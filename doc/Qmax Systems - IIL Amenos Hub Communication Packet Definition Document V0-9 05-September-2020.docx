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inorHAnsi" w:hAnsiTheme="minorHAnsi" w:cstheme="minorHAnsi"/>
        </w:rPr>
        <w:id w:val="-1809087372"/>
        <w:docPartObj>
          <w:docPartGallery w:val="AutoText"/>
        </w:docPartObj>
      </w:sdtPr>
      <w:sdtEndPr/>
      <w:sdtContent>
        <w:sdt>
          <w:sdtPr>
            <w:rPr>
              <w:rFonts w:asciiTheme="minorHAnsi" w:hAnsiTheme="minorHAnsi" w:cstheme="minorHAnsi"/>
            </w:rPr>
            <w:id w:val="6149334"/>
            <w:docPartObj>
              <w:docPartGallery w:val="AutoText"/>
            </w:docPartObj>
          </w:sdtPr>
          <w:sdtEndPr/>
          <w:sdtContent>
            <w:p w14:paraId="06E3462B" w14:textId="77777777" w:rsidR="00CD1591" w:rsidRPr="00A2695F" w:rsidRDefault="00CD1591" w:rsidP="00C072A0">
              <w:pPr>
                <w:rPr>
                  <w:rFonts w:asciiTheme="minorHAnsi" w:hAnsiTheme="minorHAnsi" w:cstheme="minorHAnsi"/>
                </w:rPr>
              </w:pPr>
            </w:p>
            <w:p w14:paraId="580798CA" w14:textId="66F46B73" w:rsidR="00361AD9" w:rsidRPr="00A2695F" w:rsidRDefault="004F17CB" w:rsidP="00C072A0">
              <w:pPr>
                <w:rPr>
                  <w:rFonts w:asciiTheme="minorHAnsi" w:hAnsiTheme="minorHAnsi" w:cstheme="minorHAnsi"/>
                </w:rPr>
              </w:pPr>
              <w:r>
                <w:rPr>
                  <w:noProof/>
                </w:rPr>
                <mc:AlternateContent>
                  <mc:Choice Requires="wpg">
                    <w:drawing>
                      <wp:anchor distT="0" distB="0" distL="114300" distR="114300" simplePos="0" relativeHeight="251670528" behindDoc="0" locked="0" layoutInCell="1" allowOverlap="1" wp14:anchorId="4F9F5776" wp14:editId="1279D531">
                        <wp:simplePos x="0" y="0"/>
                        <wp:positionH relativeFrom="page">
                          <wp:posOffset>0</wp:posOffset>
                        </wp:positionH>
                        <wp:positionV relativeFrom="paragraph">
                          <wp:posOffset>5071110</wp:posOffset>
                        </wp:positionV>
                        <wp:extent cx="5529580" cy="148590"/>
                        <wp:effectExtent l="0" t="0" r="4445" b="4445"/>
                        <wp:wrapNone/>
                        <wp:docPr id="22" name="Group 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5529580" cy="148590"/>
                                  <a:chOff x="0" y="0"/>
                                  <a:chExt cx="55298" cy="1485"/>
                                </a:xfrm>
                              </wpg:grpSpPr>
                              <wps:wsp>
                                <wps:cNvPr id="23" name="Google Shape;11;p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509" y="0"/>
                                    <a:ext cx="5410" cy="14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9715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41785" tIns="41785" rIns="41785" bIns="41785" anchor="ctr" anchorCtr="0" upright="1">
                                  <a:noAutofit/>
                                </wps:bodyPr>
                              </wps:wsp>
                              <wps:wsp>
                                <wps:cNvPr id="24" name="Google Shape;12;p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888" y="0"/>
                                    <a:ext cx="5410" cy="14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20253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41785" tIns="41785" rIns="41785" bIns="41785" anchor="ctr" anchorCtr="0" upright="1">
                                  <a:noAutofit/>
                                </wps:bodyPr>
                              </wps:wsp>
                              <wps:wsp>
                                <wps:cNvPr id="25" name="Google Shape;13;p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410" cy="14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ECEF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41785" tIns="41785" rIns="41785" bIns="41785" anchor="ctr" anchorCtr="0" upright="1">
                                  <a:noAutofit/>
                                </wps:bodyPr>
                              </wps:wsp>
                              <wps:wsp>
                                <wps:cNvPr id="28" name="Google Shape;14;p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378" y="0"/>
                                    <a:ext cx="39123" cy="14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185C5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41785" tIns="41785" rIns="41785" bIns="41785" anchor="ctr" anchorCtr="0" upright="1">
                                  <a:noAutofit/>
                                </wps:bodyPr>
                              </wps:wsp>
                            </wpg:wg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group w14:anchorId="13C78F1F" id="Group 9" o:spid="_x0000_s1026" style="position:absolute;margin-left:0;margin-top:399.3pt;width:435.4pt;height:11.7pt;z-index:251670528;mso-position-horizontal-relative:page" coordsize="55298,1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">
                        <v:rect id="Google Shape;11;p2" o:spid="_x0000_s1027" style="position:absolute;left:44509;width:5410;height:1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" fillcolor="#ff9715" stroked="f">
                          <v:textbox inset="1.1607mm,1.1607mm,1.1607mm,1.1607mm"/>
                        </v:rect>
                        <v:rect id="Google Shape;12;p2" o:spid="_x0000_s1028" style="position:absolute;left:49888;width:5410;height:1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" fillcolor="#f20253" stroked="f">
                          <v:textbox inset="1.1607mm,1.1607mm,1.1607mm,1.1607mm"/>
                        </v:rect>
                        <v:rect id="Google Shape;13;p2" o:spid="_x0000_s1029" style="position:absolute;width:5410;height:1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" fillcolor="#7ecefd" stroked="f">
                          <v:textbox inset="1.1607mm,1.1607mm,1.1607mm,1.1607mm"/>
                        </v:rect>
                        <v:rect id="Google Shape;14;p2" o:spid="_x0000_s1030" style="position:absolute;left:5378;width:39123;height:1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" fillcolor="#2185c5" stroked="f">
                          <v:textbox inset="1.1607mm,1.1607mm,1.1607mm,1.1607mm"/>
                        </v:rect>
                        <w10:wrap anchorx="page"/>
                      </v:group>
                    </w:pict>
                  </mc:Fallback>
                </mc:AlternateContent>
              </w:r>
              <w:r>
                <w:rPr>
                  <w:rFonts w:asciiTheme="minorHAnsi" w:hAnsiTheme="minorHAnsi" w:cstheme="minorHAnsi"/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8480" behindDoc="0" locked="0" layoutInCell="1" allowOverlap="1" wp14:anchorId="51E2FC9C" wp14:editId="0EA91B5D">
                        <wp:simplePos x="0" y="0"/>
                        <wp:positionH relativeFrom="page">
                          <wp:align>right</wp:align>
                        </wp:positionH>
                        <wp:positionV relativeFrom="paragraph">
                          <wp:posOffset>4673600</wp:posOffset>
                        </wp:positionV>
                        <wp:extent cx="7009130" cy="1905000"/>
                        <wp:effectExtent l="0" t="3810" r="2540" b="0"/>
                        <wp:wrapNone/>
                        <wp:docPr id="21" name="Text Box 1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009130" cy="190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EDF968" w14:textId="77777777" w:rsidR="004657D9" w:rsidRPr="00CE6940" w:rsidRDefault="004657D9" w:rsidP="00CD1591">
                                    <w:pPr>
                                      <w:spacing w:line="360" w:lineRule="auto"/>
                                      <w:rPr>
                                        <w:rFonts w:ascii="Raleway" w:eastAsia="Arial" w:hAnsi="Raleway" w:cs="Arial"/>
                                        <w:color w:val="2E74B5" w:themeColor="accent5" w:themeShade="BF"/>
                                        <w:sz w:val="44"/>
                                        <w:szCs w:val="28"/>
                                        <w:lang w:val="en-IN"/>
                                      </w:rPr>
                                    </w:pPr>
                                    <w:r w:rsidRPr="00CE6940">
                                      <w:rPr>
                                        <w:rFonts w:ascii="Raleway" w:eastAsia="Arial" w:hAnsi="Raleway" w:cs="Arial"/>
                                        <w:color w:val="2E74B5" w:themeColor="accent5" w:themeShade="BF"/>
                                        <w:sz w:val="44"/>
                                        <w:szCs w:val="28"/>
                                        <w:lang w:val="en-IN"/>
                                      </w:rPr>
                                      <w:t xml:space="preserve">Inspironics </w:t>
                                    </w:r>
                                    <w:r>
                                      <w:rPr>
                                        <w:rFonts w:ascii="Raleway" w:eastAsia="Arial" w:hAnsi="Raleway" w:cs="Arial"/>
                                        <w:color w:val="2E74B5" w:themeColor="accent5" w:themeShade="BF"/>
                                        <w:sz w:val="44"/>
                                        <w:szCs w:val="28"/>
                                        <w:lang w:val="en-IN"/>
                                      </w:rPr>
                                      <w:t xml:space="preserve">– </w:t>
                                    </w:r>
                                    <w:r w:rsidRPr="00CE6940">
                                      <w:rPr>
                                        <w:rFonts w:ascii="Raleway" w:eastAsia="Arial" w:hAnsi="Raleway" w:cs="Arial"/>
                                        <w:color w:val="2E74B5" w:themeColor="accent5" w:themeShade="BF"/>
                                        <w:sz w:val="44"/>
                                        <w:szCs w:val="28"/>
                                        <w:lang w:val="en-IN"/>
                                      </w:rPr>
                                      <w:t>Amenos</w:t>
                                    </w:r>
                                  </w:p>
                                  <w:p w14:paraId="7985E01F" w14:textId="517F11F4" w:rsidR="004657D9" w:rsidRPr="00C73D6D" w:rsidRDefault="004657D9" w:rsidP="00CD1591">
                                    <w:pPr>
                                      <w:spacing w:line="360" w:lineRule="auto"/>
                                      <w:rPr>
                                        <w:rFonts w:ascii="Raleway" w:hAnsi="Raleway"/>
                                        <w:color w:val="2E74B5" w:themeColor="accent5" w:themeShade="BF"/>
                                        <w:sz w:val="46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Raleway" w:eastAsia="Arial" w:hAnsi="Raleway" w:cs="Arial"/>
                                        <w:color w:val="2E74B5" w:themeColor="accent5" w:themeShade="BF"/>
                                        <w:sz w:val="46"/>
                                        <w:szCs w:val="32"/>
                                        <w:lang w:val="en-IN"/>
                                      </w:rPr>
                                      <w:t xml:space="preserve">Hub communication packet </w:t>
                                    </w:r>
                                    <w:r w:rsidRPr="00C73D6D">
                                      <w:rPr>
                                        <w:rFonts w:ascii="Raleway" w:eastAsia="Arial" w:hAnsi="Raleway" w:cs="Arial"/>
                                        <w:color w:val="2E74B5" w:themeColor="accent5" w:themeShade="BF"/>
                                        <w:sz w:val="46"/>
                                        <w:szCs w:val="32"/>
                                        <w:lang w:val="en-IN"/>
                                      </w:rPr>
                                      <w:t>Document</w:t>
                                    </w:r>
                                    <w:r>
                                      <w:rPr>
                                        <w:rFonts w:ascii="Raleway" w:eastAsia="Arial" w:hAnsi="Raleway" w:cs="Arial"/>
                                        <w:color w:val="2E74B5" w:themeColor="accent5" w:themeShade="BF"/>
                                        <w:sz w:val="46"/>
                                        <w:szCs w:val="32"/>
                                        <w:lang w:val="en-IN"/>
                                      </w:rPr>
                                      <w:t xml:space="preserve"> (V0.</w:t>
                                    </w:r>
                                    <w:ins w:id="0" w:author="hari prasath" w:date="2020-08-25T18:37:00Z">
                                      <w:r w:rsidR="00691B22">
                                        <w:rPr>
                                          <w:rFonts w:ascii="Raleway" w:eastAsia="Arial" w:hAnsi="Raleway" w:cs="Arial"/>
                                          <w:color w:val="2E74B5" w:themeColor="accent5" w:themeShade="BF"/>
                                          <w:sz w:val="46"/>
                                          <w:szCs w:val="32"/>
                                          <w:lang w:val="en-IN"/>
                                        </w:rPr>
                                        <w:t>9</w:t>
                                      </w:r>
                                    </w:ins>
                                    <w:del w:id="1" w:author="hari prasath" w:date="2020-07-20T20:28:00Z">
                                      <w:r w:rsidDel="00576C7C">
                                        <w:rPr>
                                          <w:rFonts w:ascii="Raleway" w:eastAsia="Arial" w:hAnsi="Raleway" w:cs="Arial"/>
                                          <w:color w:val="2E74B5" w:themeColor="accent5" w:themeShade="BF"/>
                                          <w:sz w:val="46"/>
                                          <w:szCs w:val="32"/>
                                          <w:lang w:val="en-IN"/>
                                        </w:rPr>
                                        <w:delText>7</w:delText>
                                      </w:r>
                                    </w:del>
                                    <w:r>
                                      <w:rPr>
                                        <w:rFonts w:ascii="Raleway" w:eastAsia="Arial" w:hAnsi="Raleway" w:cs="Arial"/>
                                        <w:color w:val="2E74B5" w:themeColor="accent5" w:themeShade="BF"/>
                                        <w:sz w:val="46"/>
                                        <w:szCs w:val="32"/>
                                        <w:lang w:val="en-IN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41785" tIns="41785" rIns="41785" bIns="41785" anchor="t" anchorCtr="0" upright="1"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51E2FC9C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6" o:spid="_x0000_s1026" type="#_x0000_t202" style="position:absolute;margin-left:500.7pt;margin-top:368pt;width:551.9pt;height:150pt;z-index:2516684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" filled="f" stroked="f">
                        <v:textbox inset="1.1607mm,1.1607mm,1.1607mm,1.1607mm">
                          <w:txbxContent>
                            <w:p w14:paraId="39EDF968" w14:textId="77777777" w:rsidR="004657D9" w:rsidRPr="00CE6940" w:rsidRDefault="004657D9" w:rsidP="00CD1591">
                              <w:pPr>
                                <w:spacing w:line="360" w:lineRule="auto"/>
                                <w:rPr>
                                  <w:rFonts w:ascii="Raleway" w:eastAsia="Arial" w:hAnsi="Raleway" w:cs="Arial"/>
                                  <w:color w:val="2E74B5" w:themeColor="accent5" w:themeShade="BF"/>
                                  <w:sz w:val="44"/>
                                  <w:szCs w:val="28"/>
                                  <w:lang w:val="en-IN"/>
                                </w:rPr>
                              </w:pPr>
                              <w:r w:rsidRPr="00CE6940">
                                <w:rPr>
                                  <w:rFonts w:ascii="Raleway" w:eastAsia="Arial" w:hAnsi="Raleway" w:cs="Arial"/>
                                  <w:color w:val="2E74B5" w:themeColor="accent5" w:themeShade="BF"/>
                                  <w:sz w:val="44"/>
                                  <w:szCs w:val="28"/>
                                  <w:lang w:val="en-IN"/>
                                </w:rPr>
                                <w:t xml:space="preserve">Inspironics </w:t>
                              </w:r>
                              <w:r>
                                <w:rPr>
                                  <w:rFonts w:ascii="Raleway" w:eastAsia="Arial" w:hAnsi="Raleway" w:cs="Arial"/>
                                  <w:color w:val="2E74B5" w:themeColor="accent5" w:themeShade="BF"/>
                                  <w:sz w:val="44"/>
                                  <w:szCs w:val="28"/>
                                  <w:lang w:val="en-IN"/>
                                </w:rPr>
                                <w:t xml:space="preserve">– </w:t>
                              </w:r>
                              <w:r w:rsidRPr="00CE6940">
                                <w:rPr>
                                  <w:rFonts w:ascii="Raleway" w:eastAsia="Arial" w:hAnsi="Raleway" w:cs="Arial"/>
                                  <w:color w:val="2E74B5" w:themeColor="accent5" w:themeShade="BF"/>
                                  <w:sz w:val="44"/>
                                  <w:szCs w:val="28"/>
                                  <w:lang w:val="en-IN"/>
                                </w:rPr>
                                <w:t>Amenos</w:t>
                              </w:r>
                            </w:p>
                            <w:p w14:paraId="7985E01F" w14:textId="517F11F4" w:rsidR="004657D9" w:rsidRPr="00C73D6D" w:rsidRDefault="004657D9" w:rsidP="00CD1591">
                              <w:pPr>
                                <w:spacing w:line="360" w:lineRule="auto"/>
                                <w:rPr>
                                  <w:rFonts w:ascii="Raleway" w:hAnsi="Raleway"/>
                                  <w:color w:val="2E74B5" w:themeColor="accent5" w:themeShade="BF"/>
                                  <w:sz w:val="46"/>
                                  <w:szCs w:val="28"/>
                                </w:rPr>
                              </w:pPr>
                              <w:r>
                                <w:rPr>
                                  <w:rFonts w:ascii="Raleway" w:eastAsia="Arial" w:hAnsi="Raleway" w:cs="Arial"/>
                                  <w:color w:val="2E74B5" w:themeColor="accent5" w:themeShade="BF"/>
                                  <w:sz w:val="46"/>
                                  <w:szCs w:val="32"/>
                                  <w:lang w:val="en-IN"/>
                                </w:rPr>
                                <w:t xml:space="preserve">Hub communication packet </w:t>
                              </w:r>
                              <w:r w:rsidRPr="00C73D6D">
                                <w:rPr>
                                  <w:rFonts w:ascii="Raleway" w:eastAsia="Arial" w:hAnsi="Raleway" w:cs="Arial"/>
                                  <w:color w:val="2E74B5" w:themeColor="accent5" w:themeShade="BF"/>
                                  <w:sz w:val="46"/>
                                  <w:szCs w:val="32"/>
                                  <w:lang w:val="en-IN"/>
                                </w:rPr>
                                <w:t>Document</w:t>
                              </w:r>
                              <w:r>
                                <w:rPr>
                                  <w:rFonts w:ascii="Raleway" w:eastAsia="Arial" w:hAnsi="Raleway" w:cs="Arial"/>
                                  <w:color w:val="2E74B5" w:themeColor="accent5" w:themeShade="BF"/>
                                  <w:sz w:val="46"/>
                                  <w:szCs w:val="32"/>
                                  <w:lang w:val="en-IN"/>
                                </w:rPr>
                                <w:t xml:space="preserve"> (V0.</w:t>
                              </w:r>
                              <w:ins w:id="2" w:author="hari prasath" w:date="2020-08-25T18:37:00Z">
                                <w:r w:rsidR="00691B22">
                                  <w:rPr>
                                    <w:rFonts w:ascii="Raleway" w:eastAsia="Arial" w:hAnsi="Raleway" w:cs="Arial"/>
                                    <w:color w:val="2E74B5" w:themeColor="accent5" w:themeShade="BF"/>
                                    <w:sz w:val="46"/>
                                    <w:szCs w:val="32"/>
                                    <w:lang w:val="en-IN"/>
                                  </w:rPr>
                                  <w:t>9</w:t>
                                </w:r>
                              </w:ins>
                              <w:del w:id="3" w:author="hari prasath" w:date="2020-07-20T20:28:00Z">
                                <w:r w:rsidDel="00576C7C">
                                  <w:rPr>
                                    <w:rFonts w:ascii="Raleway" w:eastAsia="Arial" w:hAnsi="Raleway" w:cs="Arial"/>
                                    <w:color w:val="2E74B5" w:themeColor="accent5" w:themeShade="BF"/>
                                    <w:sz w:val="46"/>
                                    <w:szCs w:val="32"/>
                                    <w:lang w:val="en-IN"/>
                                  </w:rPr>
                                  <w:delText>7</w:delText>
                                </w:r>
                              </w:del>
                              <w:r>
                                <w:rPr>
                                  <w:rFonts w:ascii="Raleway" w:eastAsia="Arial" w:hAnsi="Raleway" w:cs="Arial"/>
                                  <w:color w:val="2E74B5" w:themeColor="accent5" w:themeShade="BF"/>
                                  <w:sz w:val="46"/>
                                  <w:szCs w:val="32"/>
                                  <w:lang w:val="en-IN"/>
                                </w:rPr>
                                <w:t>)</w:t>
                              </w:r>
                            </w:p>
                          </w:txbxContent>
                        </v:textbox>
                        <w10:wrap anchorx="page"/>
                      </v:shape>
                    </w:pict>
                  </mc:Fallback>
                </mc:AlternateContent>
              </w:r>
              <w:r>
                <w:rPr>
                  <w:rFonts w:asciiTheme="minorHAnsi" w:hAnsiTheme="minorHAnsi" w:cstheme="minorHAnsi"/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7456" behindDoc="0" locked="0" layoutInCell="1" allowOverlap="1" wp14:anchorId="0C01DE7E" wp14:editId="4EEBC314">
                        <wp:simplePos x="0" y="0"/>
                        <wp:positionH relativeFrom="column">
                          <wp:posOffset>4248150</wp:posOffset>
                        </wp:positionH>
                        <wp:positionV relativeFrom="paragraph">
                          <wp:posOffset>8430895</wp:posOffset>
                        </wp:positionV>
                        <wp:extent cx="2372995" cy="526415"/>
                        <wp:effectExtent l="0" t="0" r="0" b="635"/>
                        <wp:wrapNone/>
                        <wp:docPr id="20" name="Text Box 1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372995" cy="5264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DE9F6C" w14:textId="77081126" w:rsidR="004657D9" w:rsidRDefault="00691B22" w:rsidP="00CD1591">
                                    <w:pPr>
                                      <w:rPr>
                                        <w:rFonts w:ascii="Raleway" w:hAnsi="Raleway"/>
                                        <w:color w:val="2E74B5" w:themeColor="accent5" w:themeShade="BF"/>
                                        <w:sz w:val="44"/>
                                        <w:szCs w:val="24"/>
                                      </w:rPr>
                                    </w:pPr>
                                    <w:ins w:id="4" w:author="hari prasath" w:date="2020-08-25T18:37:00Z">
                                      <w:r>
                                        <w:rPr>
                                          <w:rFonts w:ascii="Raleway" w:eastAsia="Arial" w:hAnsi="Raleway" w:cs="Arial"/>
                                          <w:color w:val="2E74B5" w:themeColor="accent5" w:themeShade="BF"/>
                                          <w:sz w:val="44"/>
                                          <w:szCs w:val="25"/>
                                          <w:lang w:val="en-IN"/>
                                        </w:rPr>
                                        <w:t>25</w:t>
                                      </w:r>
                                    </w:ins>
                                    <w:del w:id="5" w:author="hari prasath" w:date="2020-07-20T20:28:00Z">
                                      <w:r w:rsidR="004657D9" w:rsidDel="00576C7C">
                                        <w:rPr>
                                          <w:rFonts w:ascii="Raleway" w:eastAsia="Arial" w:hAnsi="Raleway" w:cs="Arial"/>
                                          <w:color w:val="2E74B5" w:themeColor="accent5" w:themeShade="BF"/>
                                          <w:sz w:val="44"/>
                                          <w:szCs w:val="25"/>
                                          <w:lang w:val="en-IN"/>
                                        </w:rPr>
                                        <w:delText>1</w:delText>
                                      </w:r>
                                    </w:del>
                                    <w:del w:id="6" w:author="hari prasath" w:date="2020-07-11T17:10:00Z">
                                      <w:r w:rsidR="004657D9" w:rsidDel="00E54EB5">
                                        <w:rPr>
                                          <w:rFonts w:ascii="Raleway" w:eastAsia="Arial" w:hAnsi="Raleway" w:cs="Arial"/>
                                          <w:color w:val="2E74B5" w:themeColor="accent5" w:themeShade="BF"/>
                                          <w:sz w:val="44"/>
                                          <w:szCs w:val="25"/>
                                          <w:lang w:val="en-IN"/>
                                        </w:rPr>
                                        <w:delText>0</w:delText>
                                      </w:r>
                                    </w:del>
                                    <w:r w:rsidR="004657D9">
                                      <w:rPr>
                                        <w:rFonts w:ascii="Raleway" w:eastAsia="Arial" w:hAnsi="Raleway" w:cs="Arial"/>
                                        <w:color w:val="2E74B5" w:themeColor="accent5" w:themeShade="BF"/>
                                        <w:sz w:val="44"/>
                                        <w:szCs w:val="25"/>
                                        <w:lang w:val="en-IN"/>
                                      </w:rPr>
                                      <w:t xml:space="preserve"> </w:t>
                                    </w:r>
                                    <w:del w:id="7" w:author="hari prasath" w:date="2020-08-10T17:02:00Z">
                                      <w:r w:rsidR="004657D9" w:rsidDel="00E54074">
                                        <w:rPr>
                                          <w:rFonts w:ascii="Raleway" w:eastAsia="Arial" w:hAnsi="Raleway" w:cs="Arial"/>
                                          <w:color w:val="2E74B5" w:themeColor="accent5" w:themeShade="BF"/>
                                          <w:sz w:val="44"/>
                                          <w:szCs w:val="25"/>
                                          <w:lang w:val="en-IN"/>
                                        </w:rPr>
                                        <w:delText>July</w:delText>
                                      </w:r>
                                    </w:del>
                                    <w:ins w:id="8" w:author="hari prasath" w:date="2020-08-10T17:02:00Z">
                                      <w:r w:rsidR="00E54074">
                                        <w:rPr>
                                          <w:rFonts w:ascii="Raleway" w:eastAsia="Arial" w:hAnsi="Raleway" w:cs="Arial"/>
                                          <w:color w:val="2E74B5" w:themeColor="accent5" w:themeShade="BF"/>
                                          <w:sz w:val="44"/>
                                          <w:szCs w:val="25"/>
                                          <w:lang w:val="en-IN"/>
                                        </w:rPr>
                                        <w:t>August</w:t>
                                      </w:r>
                                    </w:ins>
                                    <w:r w:rsidR="004657D9">
                                      <w:rPr>
                                        <w:rFonts w:ascii="Raleway" w:eastAsia="Arial" w:hAnsi="Raleway" w:cs="Arial"/>
                                        <w:color w:val="2E74B5" w:themeColor="accent5" w:themeShade="BF"/>
                                        <w:sz w:val="44"/>
                                        <w:szCs w:val="25"/>
                                        <w:lang w:val="en-IN"/>
                                      </w:rPr>
                                      <w:t xml:space="preserve"> 2020 </w:t>
                                    </w:r>
                                  </w:p>
                                </w:txbxContent>
                              </wps:txbx>
                              <wps:bodyPr rot="0" vert="horz" wrap="square" lIns="41785" tIns="41785" rIns="41785" bIns="41785" anchor="t" anchorCtr="0" upright="1"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0C01DE7E" id="Text Box 15" o:spid="_x0000_s1027" type="#_x0000_t202" style="position:absolute;margin-left:334.5pt;margin-top:663.85pt;width:186.85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" filled="f" stroked="f">
                        <v:textbox inset="1.1607mm,1.1607mm,1.1607mm,1.1607mm">
                          <w:txbxContent>
                            <w:p w14:paraId="6EDE9F6C" w14:textId="77081126" w:rsidR="004657D9" w:rsidRDefault="00691B22" w:rsidP="00CD1591">
                              <w:pPr>
                                <w:rPr>
                                  <w:rFonts w:ascii="Raleway" w:hAnsi="Raleway"/>
                                  <w:color w:val="2E74B5" w:themeColor="accent5" w:themeShade="BF"/>
                                  <w:sz w:val="44"/>
                                  <w:szCs w:val="24"/>
                                </w:rPr>
                              </w:pPr>
                              <w:ins w:id="9" w:author="hari prasath" w:date="2020-08-25T18:37:00Z">
                                <w:r>
                                  <w:rPr>
                                    <w:rFonts w:ascii="Raleway" w:eastAsia="Arial" w:hAnsi="Raleway" w:cs="Arial"/>
                                    <w:color w:val="2E74B5" w:themeColor="accent5" w:themeShade="BF"/>
                                    <w:sz w:val="44"/>
                                    <w:szCs w:val="25"/>
                                    <w:lang w:val="en-IN"/>
                                  </w:rPr>
                                  <w:t>25</w:t>
                                </w:r>
                              </w:ins>
                              <w:del w:id="10" w:author="hari prasath" w:date="2020-07-20T20:28:00Z">
                                <w:r w:rsidR="004657D9" w:rsidDel="00576C7C">
                                  <w:rPr>
                                    <w:rFonts w:ascii="Raleway" w:eastAsia="Arial" w:hAnsi="Raleway" w:cs="Arial"/>
                                    <w:color w:val="2E74B5" w:themeColor="accent5" w:themeShade="BF"/>
                                    <w:sz w:val="44"/>
                                    <w:szCs w:val="25"/>
                                    <w:lang w:val="en-IN"/>
                                  </w:rPr>
                                  <w:delText>1</w:delText>
                                </w:r>
                              </w:del>
                              <w:del w:id="11" w:author="hari prasath" w:date="2020-07-11T17:10:00Z">
                                <w:r w:rsidR="004657D9" w:rsidDel="00E54EB5">
                                  <w:rPr>
                                    <w:rFonts w:ascii="Raleway" w:eastAsia="Arial" w:hAnsi="Raleway" w:cs="Arial"/>
                                    <w:color w:val="2E74B5" w:themeColor="accent5" w:themeShade="BF"/>
                                    <w:sz w:val="44"/>
                                    <w:szCs w:val="25"/>
                                    <w:lang w:val="en-IN"/>
                                  </w:rPr>
                                  <w:delText>0</w:delText>
                                </w:r>
                              </w:del>
                              <w:r w:rsidR="004657D9">
                                <w:rPr>
                                  <w:rFonts w:ascii="Raleway" w:eastAsia="Arial" w:hAnsi="Raleway" w:cs="Arial"/>
                                  <w:color w:val="2E74B5" w:themeColor="accent5" w:themeShade="BF"/>
                                  <w:sz w:val="44"/>
                                  <w:szCs w:val="25"/>
                                  <w:lang w:val="en-IN"/>
                                </w:rPr>
                                <w:t xml:space="preserve"> </w:t>
                              </w:r>
                              <w:del w:id="12" w:author="hari prasath" w:date="2020-08-10T17:02:00Z">
                                <w:r w:rsidR="004657D9" w:rsidDel="00E54074">
                                  <w:rPr>
                                    <w:rFonts w:ascii="Raleway" w:eastAsia="Arial" w:hAnsi="Raleway" w:cs="Arial"/>
                                    <w:color w:val="2E74B5" w:themeColor="accent5" w:themeShade="BF"/>
                                    <w:sz w:val="44"/>
                                    <w:szCs w:val="25"/>
                                    <w:lang w:val="en-IN"/>
                                  </w:rPr>
                                  <w:delText>July</w:delText>
                                </w:r>
                              </w:del>
                              <w:ins w:id="13" w:author="hari prasath" w:date="2020-08-10T17:02:00Z">
                                <w:r w:rsidR="00E54074">
                                  <w:rPr>
                                    <w:rFonts w:ascii="Raleway" w:eastAsia="Arial" w:hAnsi="Raleway" w:cs="Arial"/>
                                    <w:color w:val="2E74B5" w:themeColor="accent5" w:themeShade="BF"/>
                                    <w:sz w:val="44"/>
                                    <w:szCs w:val="25"/>
                                    <w:lang w:val="en-IN"/>
                                  </w:rPr>
                                  <w:t>August</w:t>
                                </w:r>
                              </w:ins>
                              <w:r w:rsidR="004657D9">
                                <w:rPr>
                                  <w:rFonts w:ascii="Raleway" w:eastAsia="Arial" w:hAnsi="Raleway" w:cs="Arial"/>
                                  <w:color w:val="2E74B5" w:themeColor="accent5" w:themeShade="BF"/>
                                  <w:sz w:val="44"/>
                                  <w:szCs w:val="25"/>
                                  <w:lang w:val="en-IN"/>
                                </w:rPr>
                                <w:t xml:space="preserve"> 2020 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  <w:r>
                <w:rPr>
                  <w:rFonts w:asciiTheme="minorHAnsi" w:hAnsiTheme="minorHAnsi" w:cstheme="minorHAnsi"/>
                  <w:noProof/>
                </w:rPr>
                <mc:AlternateContent>
                  <mc:Choice Requires="wpg">
                    <w:drawing>
                      <wp:anchor distT="0" distB="0" distL="114300" distR="114300" simplePos="0" relativeHeight="251666432" behindDoc="0" locked="0" layoutInCell="1" allowOverlap="1" wp14:anchorId="3EC137E1" wp14:editId="0AAE67C6">
                        <wp:simplePos x="0" y="0"/>
                        <wp:positionH relativeFrom="page">
                          <wp:posOffset>0</wp:posOffset>
                        </wp:positionH>
                        <wp:positionV relativeFrom="paragraph">
                          <wp:posOffset>5071110</wp:posOffset>
                        </wp:positionV>
                        <wp:extent cx="5529580" cy="148590"/>
                        <wp:effectExtent l="0" t="0" r="4445" b="0"/>
                        <wp:wrapNone/>
                        <wp:docPr id="15" name="Group 1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5529580" cy="148590"/>
                                  <a:chOff x="0" y="0"/>
                                  <a:chExt cx="552" cy="14859"/>
                                </a:xfrm>
                              </wpg:grpSpPr>
                              <wps:wsp>
                                <wps:cNvPr id="16" name="Google Shape;11;p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5" y="0"/>
                                    <a:ext cx="54" cy="1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9715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41785" tIns="41785" rIns="41785" bIns="41785" anchor="ctr" anchorCtr="0" upright="1">
                                  <a:noAutofit/>
                                </wps:bodyPr>
                              </wps:wsp>
                              <wps:wsp>
                                <wps:cNvPr id="17" name="Google Shape;12;p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8" y="0"/>
                                    <a:ext cx="54" cy="1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20253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41785" tIns="41785" rIns="41785" bIns="41785" anchor="ctr" anchorCtr="0" upright="1">
                                  <a:noAutofit/>
                                </wps:bodyPr>
                              </wps:wsp>
                              <wps:wsp>
                                <wps:cNvPr id="18" name="Google Shape;13;p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4" cy="1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ECEF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41785" tIns="41785" rIns="41785" bIns="41785" anchor="ctr" anchorCtr="0" upright="1">
                                  <a:noAutofit/>
                                </wps:bodyPr>
                              </wps:wsp>
                              <wps:wsp>
                                <wps:cNvPr id="19" name="Google Shape;14;p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3" y="0"/>
                                    <a:ext cx="392" cy="1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185C5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41785" tIns="41785" rIns="41785" bIns="41785" anchor="ctr" anchorCtr="0" upright="1">
                                  <a:noAutofit/>
                                </wps:bodyPr>
                              </wps:wsp>
                            </wpg:wg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group w14:anchorId="630B1967" id="Group 10" o:spid="_x0000_s1026" style="position:absolute;margin-left:0;margin-top:399.3pt;width:435.4pt;height:11.7pt;z-index:251666432;mso-position-horizontal-relative:page" coordsize="552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">
                        <v:rect id="Google Shape;11;p2" o:spid="_x0000_s1027" style="position:absolute;left:445;width:54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" fillcolor="#ff9715" stroked="f">
                          <v:textbox inset="1.1607mm,1.1607mm,1.1607mm,1.1607mm"/>
                        </v:rect>
                        <v:rect id="Google Shape;12;p2" o:spid="_x0000_s1028" style="position:absolute;left:498;width:54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" fillcolor="#f20253" stroked="f">
                          <v:textbox inset="1.1607mm,1.1607mm,1.1607mm,1.1607mm"/>
                        </v:rect>
                        <v:rect id="Google Shape;13;p2" o:spid="_x0000_s1029" style="position:absolute;width:54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" fillcolor="#7ecefd" stroked="f">
                          <v:textbox inset="1.1607mm,1.1607mm,1.1607mm,1.1607mm"/>
                        </v:rect>
                        <v:rect id="Google Shape;14;p2" o:spid="_x0000_s1030" style="position:absolute;left:53;width:392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" fillcolor="#2185c5" stroked="f">
                          <v:textbox inset="1.1607mm,1.1607mm,1.1607mm,1.1607mm"/>
                        </v:rect>
                        <w10:wrap anchorx="page"/>
                      </v:group>
                    </w:pict>
                  </mc:Fallback>
                </mc:AlternateContent>
              </w:r>
              <w:r w:rsidR="00CD1591" w:rsidRPr="00A2695F">
                <w:rPr>
                  <w:rFonts w:asciiTheme="minorHAnsi" w:hAnsiTheme="minorHAnsi" w:cstheme="minorHAnsi"/>
                </w:rPr>
                <w:br w:type="page"/>
              </w:r>
            </w:p>
            <w:p w14:paraId="367D6DED" w14:textId="77777777" w:rsidR="00361AD9" w:rsidRPr="00A2695F" w:rsidRDefault="008B05ED" w:rsidP="00C072A0">
              <w:pPr>
                <w:rPr>
                  <w:rFonts w:asciiTheme="minorHAnsi" w:hAnsiTheme="minorHAnsi" w:cstheme="minorHAnsi"/>
                </w:rPr>
              </w:pPr>
            </w:p>
          </w:sdtContent>
        </w:sdt>
        <w:p w14:paraId="04EEF032" w14:textId="6E69DE8E" w:rsidR="00292784" w:rsidRPr="00A2695F" w:rsidRDefault="004F17CB" w:rsidP="00C072A0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6A9B50B" wp14:editId="4ED1A2BE">
                    <wp:simplePos x="0" y="0"/>
                    <wp:positionH relativeFrom="column">
                      <wp:posOffset>4248150</wp:posOffset>
                    </wp:positionH>
                    <wp:positionV relativeFrom="paragraph">
                      <wp:posOffset>8430895</wp:posOffset>
                    </wp:positionV>
                    <wp:extent cx="2372995" cy="526415"/>
                    <wp:effectExtent l="0" t="0" r="0" b="1905"/>
                    <wp:wrapNone/>
                    <wp:docPr id="1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72995" cy="526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36E4E5" w14:textId="20EA1600" w:rsidR="004657D9" w:rsidRDefault="00691B22">
                                <w:pPr>
                                  <w:rPr>
                                    <w:rFonts w:ascii="Raleway" w:hAnsi="Raleway"/>
                                    <w:color w:val="2E74B5" w:themeColor="accent5" w:themeShade="BF"/>
                                    <w:sz w:val="44"/>
                                    <w:szCs w:val="24"/>
                                  </w:rPr>
                                </w:pPr>
                                <w:ins w:id="14" w:author="hari prasath" w:date="2020-08-25T18:37:00Z">
                                  <w:r>
                                    <w:rPr>
                                      <w:rFonts w:ascii="Raleway" w:eastAsia="Arial" w:hAnsi="Raleway" w:cs="Arial"/>
                                      <w:color w:val="2E74B5" w:themeColor="accent5" w:themeShade="BF"/>
                                      <w:sz w:val="44"/>
                                      <w:szCs w:val="25"/>
                                      <w:lang w:val="en-IN"/>
                                    </w:rPr>
                                    <w:t>25</w:t>
                                  </w:r>
                                </w:ins>
                                <w:del w:id="15" w:author="hari prasath" w:date="2020-07-20T20:29:00Z">
                                  <w:r w:rsidR="004657D9" w:rsidDel="00576C7C">
                                    <w:rPr>
                                      <w:rFonts w:ascii="Raleway" w:eastAsia="Arial" w:hAnsi="Raleway" w:cs="Arial"/>
                                      <w:color w:val="2E74B5" w:themeColor="accent5" w:themeShade="BF"/>
                                      <w:sz w:val="44"/>
                                      <w:szCs w:val="25"/>
                                      <w:lang w:val="en-IN"/>
                                    </w:rPr>
                                    <w:delText>1</w:delText>
                                  </w:r>
                                </w:del>
                                <w:del w:id="16" w:author="hari prasath" w:date="2020-07-11T15:37:00Z">
                                  <w:r w:rsidR="004657D9" w:rsidDel="008649AD">
                                    <w:rPr>
                                      <w:rFonts w:ascii="Raleway" w:eastAsia="Arial" w:hAnsi="Raleway" w:cs="Arial"/>
                                      <w:color w:val="2E74B5" w:themeColor="accent5" w:themeShade="BF"/>
                                      <w:sz w:val="44"/>
                                      <w:szCs w:val="25"/>
                                      <w:lang w:val="en-IN"/>
                                    </w:rPr>
                                    <w:delText>0</w:delText>
                                  </w:r>
                                </w:del>
                                <w:r w:rsidR="004657D9">
                                  <w:rPr>
                                    <w:rFonts w:ascii="Raleway" w:eastAsia="Arial" w:hAnsi="Raleway" w:cs="Arial"/>
                                    <w:color w:val="2E74B5" w:themeColor="accent5" w:themeShade="BF"/>
                                    <w:sz w:val="44"/>
                                    <w:szCs w:val="25"/>
                                    <w:lang w:val="en-IN"/>
                                  </w:rPr>
                                  <w:t xml:space="preserve"> </w:t>
                                </w:r>
                                <w:ins w:id="17" w:author="hari prasath" w:date="2020-08-10T17:02:00Z">
                                  <w:r w:rsidR="00E54074">
                                    <w:rPr>
                                      <w:rFonts w:ascii="Raleway" w:eastAsia="Arial" w:hAnsi="Raleway" w:cs="Arial"/>
                                      <w:color w:val="2E74B5" w:themeColor="accent5" w:themeShade="BF"/>
                                      <w:sz w:val="44"/>
                                      <w:szCs w:val="25"/>
                                      <w:lang w:val="en-IN"/>
                                    </w:rPr>
                                    <w:t>Au</w:t>
                                  </w:r>
                                </w:ins>
                                <w:ins w:id="18" w:author="hari prasath" w:date="2020-08-10T17:03:00Z">
                                  <w:r w:rsidR="00E54074">
                                    <w:rPr>
                                      <w:rFonts w:ascii="Raleway" w:eastAsia="Arial" w:hAnsi="Raleway" w:cs="Arial"/>
                                      <w:color w:val="2E74B5" w:themeColor="accent5" w:themeShade="BF"/>
                                      <w:sz w:val="44"/>
                                      <w:szCs w:val="25"/>
                                      <w:lang w:val="en-IN"/>
                                    </w:rPr>
                                    <w:t>gust</w:t>
                                  </w:r>
                                </w:ins>
                                <w:del w:id="19" w:author="hari prasath" w:date="2020-08-10T17:02:00Z">
                                  <w:r w:rsidR="004657D9" w:rsidDel="00E54074">
                                    <w:rPr>
                                      <w:rFonts w:ascii="Raleway" w:eastAsia="Arial" w:hAnsi="Raleway" w:cs="Arial"/>
                                      <w:color w:val="2E74B5" w:themeColor="accent5" w:themeShade="BF"/>
                                      <w:sz w:val="44"/>
                                      <w:szCs w:val="25"/>
                                      <w:lang w:val="en-IN"/>
                                    </w:rPr>
                                    <w:delText>July</w:delText>
                                  </w:r>
                                </w:del>
                                <w:r w:rsidR="004657D9">
                                  <w:rPr>
                                    <w:rFonts w:ascii="Raleway" w:eastAsia="Arial" w:hAnsi="Raleway" w:cs="Arial"/>
                                    <w:color w:val="2E74B5" w:themeColor="accent5" w:themeShade="BF"/>
                                    <w:sz w:val="44"/>
                                    <w:szCs w:val="25"/>
                                    <w:lang w:val="en-IN"/>
                                  </w:rPr>
                                  <w:t xml:space="preserve"> 2020 </w:t>
                                </w:r>
                              </w:p>
                            </w:txbxContent>
                          </wps:txbx>
                          <wps:bodyPr rot="0" vert="horz" wrap="square" lIns="41785" tIns="41785" rIns="41785" bIns="41785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A9B50B" id="Text Box 3" o:spid="_x0000_s1028" type="#_x0000_t202" style="position:absolute;margin-left:334.5pt;margin-top:663.85pt;width:186.85pt;height:4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" filled="f" stroked="f">
                    <v:textbox inset="1.1607mm,1.1607mm,1.1607mm,1.1607mm">
                      <w:txbxContent>
                        <w:p w14:paraId="5F36E4E5" w14:textId="20EA1600" w:rsidR="004657D9" w:rsidRDefault="00691B22">
                          <w:pPr>
                            <w:rPr>
                              <w:rFonts w:ascii="Raleway" w:hAnsi="Raleway"/>
                              <w:color w:val="2E74B5" w:themeColor="accent5" w:themeShade="BF"/>
                              <w:sz w:val="44"/>
                              <w:szCs w:val="24"/>
                            </w:rPr>
                          </w:pPr>
                          <w:ins w:id="20" w:author="hari prasath" w:date="2020-08-25T18:37:00Z">
                            <w:r>
                              <w:rPr>
                                <w:rFonts w:ascii="Raleway" w:eastAsia="Arial" w:hAnsi="Raleway" w:cs="Arial"/>
                                <w:color w:val="2E74B5" w:themeColor="accent5" w:themeShade="BF"/>
                                <w:sz w:val="44"/>
                                <w:szCs w:val="25"/>
                                <w:lang w:val="en-IN"/>
                              </w:rPr>
                              <w:t>25</w:t>
                            </w:r>
                          </w:ins>
                          <w:del w:id="21" w:author="hari prasath" w:date="2020-07-20T20:29:00Z">
                            <w:r w:rsidR="004657D9" w:rsidDel="00576C7C">
                              <w:rPr>
                                <w:rFonts w:ascii="Raleway" w:eastAsia="Arial" w:hAnsi="Raleway" w:cs="Arial"/>
                                <w:color w:val="2E74B5" w:themeColor="accent5" w:themeShade="BF"/>
                                <w:sz w:val="44"/>
                                <w:szCs w:val="25"/>
                                <w:lang w:val="en-IN"/>
                              </w:rPr>
                              <w:delText>1</w:delText>
                            </w:r>
                          </w:del>
                          <w:del w:id="22" w:author="hari prasath" w:date="2020-07-11T15:37:00Z">
                            <w:r w:rsidR="004657D9" w:rsidDel="008649AD">
                              <w:rPr>
                                <w:rFonts w:ascii="Raleway" w:eastAsia="Arial" w:hAnsi="Raleway" w:cs="Arial"/>
                                <w:color w:val="2E74B5" w:themeColor="accent5" w:themeShade="BF"/>
                                <w:sz w:val="44"/>
                                <w:szCs w:val="25"/>
                                <w:lang w:val="en-IN"/>
                              </w:rPr>
                              <w:delText>0</w:delText>
                            </w:r>
                          </w:del>
                          <w:r w:rsidR="004657D9">
                            <w:rPr>
                              <w:rFonts w:ascii="Raleway" w:eastAsia="Arial" w:hAnsi="Raleway" w:cs="Arial"/>
                              <w:color w:val="2E74B5" w:themeColor="accent5" w:themeShade="BF"/>
                              <w:sz w:val="44"/>
                              <w:szCs w:val="25"/>
                              <w:lang w:val="en-IN"/>
                            </w:rPr>
                            <w:t xml:space="preserve"> </w:t>
                          </w:r>
                          <w:ins w:id="23" w:author="hari prasath" w:date="2020-08-10T17:02:00Z">
                            <w:r w:rsidR="00E54074">
                              <w:rPr>
                                <w:rFonts w:ascii="Raleway" w:eastAsia="Arial" w:hAnsi="Raleway" w:cs="Arial"/>
                                <w:color w:val="2E74B5" w:themeColor="accent5" w:themeShade="BF"/>
                                <w:sz w:val="44"/>
                                <w:szCs w:val="25"/>
                                <w:lang w:val="en-IN"/>
                              </w:rPr>
                              <w:t>Au</w:t>
                            </w:r>
                          </w:ins>
                          <w:ins w:id="24" w:author="hari prasath" w:date="2020-08-10T17:03:00Z">
                            <w:r w:rsidR="00E54074">
                              <w:rPr>
                                <w:rFonts w:ascii="Raleway" w:eastAsia="Arial" w:hAnsi="Raleway" w:cs="Arial"/>
                                <w:color w:val="2E74B5" w:themeColor="accent5" w:themeShade="BF"/>
                                <w:sz w:val="44"/>
                                <w:szCs w:val="25"/>
                                <w:lang w:val="en-IN"/>
                              </w:rPr>
                              <w:t>gust</w:t>
                            </w:r>
                          </w:ins>
                          <w:del w:id="25" w:author="hari prasath" w:date="2020-08-10T17:02:00Z">
                            <w:r w:rsidR="004657D9" w:rsidDel="00E54074">
                              <w:rPr>
                                <w:rFonts w:ascii="Raleway" w:eastAsia="Arial" w:hAnsi="Raleway" w:cs="Arial"/>
                                <w:color w:val="2E74B5" w:themeColor="accent5" w:themeShade="BF"/>
                                <w:sz w:val="44"/>
                                <w:szCs w:val="25"/>
                                <w:lang w:val="en-IN"/>
                              </w:rPr>
                              <w:delText>July</w:delText>
                            </w:r>
                          </w:del>
                          <w:r w:rsidR="004657D9">
                            <w:rPr>
                              <w:rFonts w:ascii="Raleway" w:eastAsia="Arial" w:hAnsi="Raleway" w:cs="Arial"/>
                              <w:color w:val="2E74B5" w:themeColor="accent5" w:themeShade="BF"/>
                              <w:sz w:val="44"/>
                              <w:szCs w:val="25"/>
                              <w:lang w:val="en-IN"/>
                            </w:rPr>
                            <w:t xml:space="preserve"> 2020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sdtContent>
    </w:sdt>
    <w:p w14:paraId="5D81727F" w14:textId="77777777" w:rsidR="00292784" w:rsidRPr="00BC7819" w:rsidRDefault="00292784" w:rsidP="00C072A0">
      <w:pPr>
        <w:rPr>
          <w:rFonts w:asciiTheme="majorHAnsi" w:hAnsiTheme="majorHAnsi" w:cstheme="majorHAnsi"/>
          <w:u w:val="single"/>
        </w:rPr>
      </w:pPr>
    </w:p>
    <w:p w14:paraId="4A126527" w14:textId="77777777" w:rsidR="00BC7819" w:rsidRPr="00BC7819" w:rsidRDefault="00BC7819" w:rsidP="00BC7819">
      <w:pPr>
        <w:rPr>
          <w:rFonts w:asciiTheme="majorHAnsi" w:hAnsiTheme="majorHAnsi" w:cstheme="majorHAnsi"/>
          <w:sz w:val="48"/>
          <w:szCs w:val="48"/>
          <w:u w:val="single"/>
        </w:rPr>
      </w:pPr>
      <w:r w:rsidRPr="00BC7819">
        <w:rPr>
          <w:rFonts w:asciiTheme="majorHAnsi" w:hAnsiTheme="majorHAnsi" w:cstheme="majorHAnsi"/>
          <w:sz w:val="48"/>
          <w:szCs w:val="48"/>
          <w:u w:val="single"/>
        </w:rPr>
        <w:t>Revision History</w:t>
      </w:r>
    </w:p>
    <w:p w14:paraId="3EBF5C0A" w14:textId="77777777" w:rsidR="00A128E6" w:rsidRPr="00A2695F" w:rsidRDefault="00A128E6" w:rsidP="00C072A0">
      <w:pPr>
        <w:rPr>
          <w:rFonts w:asciiTheme="minorHAnsi" w:eastAsia="Arial" w:hAnsiTheme="minorHAnsi" w:cstheme="minorHAnsi"/>
          <w:b/>
          <w:bCs/>
          <w:color w:val="2E74B5" w:themeColor="accent5" w:themeShade="BF"/>
          <w:u w:val="single"/>
          <w:lang w:val="en-IN"/>
        </w:rPr>
      </w:pPr>
    </w:p>
    <w:tbl>
      <w:tblPr>
        <w:tblpPr w:leftFromText="180" w:rightFromText="180" w:vertAnchor="text" w:horzAnchor="margin" w:tblpY="-36"/>
        <w:tblW w:w="945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449"/>
        <w:gridCol w:w="2386"/>
        <w:gridCol w:w="2610"/>
        <w:gridCol w:w="3005"/>
      </w:tblGrid>
      <w:tr w:rsidR="002F3AE5" w:rsidRPr="00A2695F" w14:paraId="0175C790" w14:textId="77777777">
        <w:trPr>
          <w:trHeight w:val="371"/>
        </w:trPr>
        <w:tc>
          <w:tcPr>
            <w:tcW w:w="1449" w:type="dxa"/>
            <w:tcBorders>
              <w:top w:val="single" w:sz="0" w:space="0" w:color="000000"/>
              <w:left w:val="single" w:sz="0" w:space="0" w:color="000000"/>
              <w:bottom w:val="single" w:sz="4" w:space="0" w:color="auto"/>
            </w:tcBorders>
            <w:shd w:val="clear" w:color="auto" w:fill="ACB9CA" w:themeFill="text2" w:themeFillTint="66"/>
          </w:tcPr>
          <w:p w14:paraId="4E3AC16D" w14:textId="77777777" w:rsidR="002F3AE5" w:rsidRPr="00A2695F" w:rsidRDefault="00853BF3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2695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Doc Version</w:t>
            </w:r>
          </w:p>
        </w:tc>
        <w:tc>
          <w:tcPr>
            <w:tcW w:w="2386" w:type="dxa"/>
            <w:tcBorders>
              <w:top w:val="single" w:sz="0" w:space="0" w:color="000000"/>
              <w:left w:val="single" w:sz="0" w:space="0" w:color="000000"/>
              <w:bottom w:val="single" w:sz="4" w:space="0" w:color="auto"/>
            </w:tcBorders>
            <w:shd w:val="clear" w:color="auto" w:fill="ACB9CA" w:themeFill="text2" w:themeFillTint="66"/>
          </w:tcPr>
          <w:p w14:paraId="3F1B4B9D" w14:textId="77777777" w:rsidR="002F3AE5" w:rsidRPr="00A2695F" w:rsidRDefault="00853BF3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2695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Release Date</w:t>
            </w:r>
          </w:p>
        </w:tc>
        <w:tc>
          <w:tcPr>
            <w:tcW w:w="2610" w:type="dxa"/>
            <w:tcBorders>
              <w:top w:val="single" w:sz="0" w:space="0" w:color="000000"/>
              <w:left w:val="single" w:sz="0" w:space="0" w:color="000000"/>
              <w:bottom w:val="single" w:sz="4" w:space="0" w:color="auto"/>
            </w:tcBorders>
            <w:shd w:val="clear" w:color="auto" w:fill="ACB9CA" w:themeFill="text2" w:themeFillTint="66"/>
          </w:tcPr>
          <w:p w14:paraId="153097C9" w14:textId="77777777" w:rsidR="002F3AE5" w:rsidRPr="00A2695F" w:rsidRDefault="00853BF3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2695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Prepared</w:t>
            </w:r>
            <w:r w:rsidR="00D231CA" w:rsidRPr="00A2695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by</w:t>
            </w:r>
          </w:p>
        </w:tc>
        <w:tc>
          <w:tcPr>
            <w:tcW w:w="3005" w:type="dxa"/>
            <w:tcBorders>
              <w:top w:val="single" w:sz="0" w:space="0" w:color="000000"/>
              <w:left w:val="single" w:sz="0" w:space="0" w:color="000000"/>
              <w:bottom w:val="single" w:sz="4" w:space="0" w:color="auto"/>
              <w:right w:val="single" w:sz="0" w:space="0" w:color="000000"/>
            </w:tcBorders>
            <w:shd w:val="clear" w:color="auto" w:fill="ACB9CA" w:themeFill="text2" w:themeFillTint="66"/>
          </w:tcPr>
          <w:p w14:paraId="043BB405" w14:textId="77777777" w:rsidR="002F3AE5" w:rsidRPr="00A2695F" w:rsidRDefault="00853BF3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2695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Remarks</w:t>
            </w:r>
          </w:p>
        </w:tc>
      </w:tr>
      <w:tr w:rsidR="002F3AE5" w:rsidRPr="00A2695F" w14:paraId="5CDEF54D" w14:textId="77777777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8514" w14:textId="77777777" w:rsidR="002F3AE5" w:rsidRPr="00A2695F" w:rsidRDefault="00853BF3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695F">
              <w:rPr>
                <w:rFonts w:asciiTheme="minorHAnsi" w:hAnsiTheme="minorHAnsi" w:cstheme="minorHAnsi"/>
                <w:sz w:val="22"/>
                <w:szCs w:val="22"/>
              </w:rPr>
              <w:t>0.1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F18BA" w14:textId="77777777" w:rsidR="002F3AE5" w:rsidRPr="00A2695F" w:rsidRDefault="00A128E6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695F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D46B1D"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A2695F">
              <w:rPr>
                <w:rFonts w:asciiTheme="minorHAnsi" w:hAnsiTheme="minorHAnsi" w:cstheme="minorHAnsi"/>
                <w:sz w:val="22"/>
                <w:szCs w:val="22"/>
              </w:rPr>
              <w:t xml:space="preserve"> April 2020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48FD" w14:textId="28001AD2" w:rsidR="002F3AE5" w:rsidRPr="00A2695F" w:rsidRDefault="002120DF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695F">
              <w:rPr>
                <w:rFonts w:asciiTheme="minorHAnsi" w:hAnsiTheme="minorHAnsi" w:cstheme="minorHAnsi"/>
                <w:sz w:val="22"/>
                <w:szCs w:val="22"/>
              </w:rPr>
              <w:t xml:space="preserve">Hari </w:t>
            </w:r>
            <w:r w:rsidR="00CF5AC5" w:rsidRPr="00A2695F">
              <w:rPr>
                <w:rFonts w:asciiTheme="minorHAnsi" w:hAnsiTheme="minorHAnsi" w:cstheme="minorHAnsi"/>
                <w:sz w:val="22"/>
                <w:szCs w:val="22"/>
              </w:rPr>
              <w:t>Prasath</w:t>
            </w:r>
            <w:r w:rsidRPr="00A2695F">
              <w:rPr>
                <w:rFonts w:asciiTheme="minorHAnsi" w:hAnsiTheme="minorHAnsi" w:cstheme="minorHAnsi"/>
                <w:sz w:val="22"/>
                <w:szCs w:val="22"/>
              </w:rPr>
              <w:t xml:space="preserve"> A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D096" w14:textId="77777777" w:rsidR="002F3AE5" w:rsidRPr="00A2695F" w:rsidRDefault="00853BF3" w:rsidP="00EF7354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695F">
              <w:rPr>
                <w:rFonts w:asciiTheme="minorHAnsi" w:hAnsiTheme="minorHAnsi" w:cstheme="minorHAnsi"/>
                <w:sz w:val="22"/>
                <w:szCs w:val="22"/>
              </w:rPr>
              <w:t>Initial Version</w:t>
            </w:r>
          </w:p>
        </w:tc>
      </w:tr>
      <w:tr w:rsidR="002F3AE5" w:rsidRPr="00A2695F" w14:paraId="4799F436" w14:textId="77777777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7538" w14:textId="77777777" w:rsidR="002F3AE5" w:rsidRPr="00A2695F" w:rsidRDefault="00A90203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0.2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D4E9" w14:textId="77777777" w:rsidR="002F3AE5" w:rsidRPr="00A2695F" w:rsidRDefault="007B3D95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2</w:t>
            </w:r>
            <w:r w:rsidR="0095347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 May</w:t>
            </w:r>
            <w:r w:rsidR="00A90203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 2020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ADA50" w14:textId="48CC65AE" w:rsidR="002F3AE5" w:rsidRPr="00A2695F" w:rsidRDefault="00A90203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Hari </w:t>
            </w:r>
            <w:r w:rsidR="00CF5AC5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Prasath</w:t>
            </w: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 A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2FF0" w14:textId="24D2DA4D" w:rsidR="002F3AE5" w:rsidRPr="00A2695F" w:rsidRDefault="00A90203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Added KINISI communication packet</w:t>
            </w:r>
            <w:r w:rsidR="00BD37C0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 and initiate </w:t>
            </w:r>
            <w:r w:rsidR="00CF5AC5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ZigBee</w:t>
            </w:r>
            <w:r w:rsidR="00BD37C0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 device (light) pair packet</w:t>
            </w:r>
          </w:p>
        </w:tc>
      </w:tr>
      <w:tr w:rsidR="00113AD9" w:rsidRPr="00A2695F" w14:paraId="438CB5A6" w14:textId="77777777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4D16" w14:textId="3C8C14DE" w:rsidR="00113AD9" w:rsidRDefault="00113AD9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0.3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1BD6" w14:textId="5F7A00F2" w:rsidR="00113AD9" w:rsidRDefault="00113AD9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14 May 2020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A839" w14:textId="56C91B98" w:rsidR="00113AD9" w:rsidRDefault="00113AD9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Hari Prasath A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777C" w14:textId="34AADFB4" w:rsidR="00113AD9" w:rsidRDefault="00113AD9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Added room and AC temperature value in Amenos sensor packet</w:t>
            </w:r>
          </w:p>
        </w:tc>
      </w:tr>
      <w:tr w:rsidR="003A19BD" w:rsidRPr="00A2695F" w14:paraId="5D4F2B73" w14:textId="77777777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DBFB1" w14:textId="1207D7C7" w:rsidR="003A19BD" w:rsidRDefault="003A19BD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0.4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DAD2" w14:textId="7F308411" w:rsidR="003A19BD" w:rsidRDefault="00967186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29</w:t>
            </w:r>
            <w:r w:rsidR="003A19BD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 May 2020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64E1" w14:textId="2D369E69" w:rsidR="003A19BD" w:rsidRDefault="003A19BD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Hari Prasath A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0D97" w14:textId="75A331FF" w:rsidR="003A19BD" w:rsidRDefault="003A19BD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Updated customer review commands given on 15 May 2020</w:t>
            </w:r>
          </w:p>
        </w:tc>
      </w:tr>
      <w:tr w:rsidR="003D678B" w:rsidRPr="00A2695F" w14:paraId="625C7940" w14:textId="77777777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2B8D" w14:textId="5286BA65" w:rsidR="003D678B" w:rsidRDefault="003D678B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0.5 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AA06" w14:textId="47703DF8" w:rsidR="003D678B" w:rsidRDefault="003D678B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01 June 2020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6DEF" w14:textId="400B447F" w:rsidR="003D678B" w:rsidRDefault="003D678B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Hari Prasath A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6E26" w14:textId="787C31C5" w:rsidR="003D678B" w:rsidRDefault="003D678B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Added ZigBee device(light) health status and Decommission packet added</w:t>
            </w:r>
          </w:p>
        </w:tc>
      </w:tr>
      <w:tr w:rsidR="00085C2F" w:rsidRPr="00A2695F" w14:paraId="01F5BF03" w14:textId="77777777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1C4FF" w14:textId="68D070C0" w:rsidR="00085C2F" w:rsidRDefault="00085C2F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0.6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6332" w14:textId="4783229B" w:rsidR="00085C2F" w:rsidRDefault="008C176F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25</w:t>
            </w:r>
            <w:r w:rsidR="00085C2F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 June 2020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D590C" w14:textId="53992654" w:rsidR="00085C2F" w:rsidRDefault="00085C2F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Hari Prasath A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D9B5" w14:textId="2509DC1E" w:rsidR="00085C2F" w:rsidRDefault="00085C2F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Added </w:t>
            </w:r>
            <w:r w:rsidR="0021341E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OTAP, section </w:t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begin"/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instrText xml:space="preserve"> REF _Ref43977918 \r \h </w:instrText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3.1</w:t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end"/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, </w:t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begin"/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instrText xml:space="preserve"> REF _Ref43917621 \r \h </w:instrText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3.11</w:t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end"/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,</w:t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begin"/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instrText xml:space="preserve"> REF _Ref43977962 \r \h </w:instrText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3.12</w:t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end"/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 and updated </w:t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begin"/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instrText xml:space="preserve"> REF _Ref43978014 \r \h </w:instrText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3.3</w:t>
            </w:r>
            <w:r w:rsidR="00724649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end"/>
            </w:r>
          </w:p>
        </w:tc>
      </w:tr>
      <w:tr w:rsidR="00917E88" w:rsidRPr="00A2695F" w14:paraId="0B9A87C2" w14:textId="77777777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9742" w14:textId="33C5326E" w:rsidR="00917E88" w:rsidRDefault="00917E88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0.7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8FF9" w14:textId="5B14B643" w:rsidR="00917E88" w:rsidRDefault="00056815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1</w:t>
            </w:r>
            <w:ins w:id="26" w:author="hari prasath" w:date="2020-07-16T18:14:00Z">
              <w:r w:rsidR="00964B01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6</w:t>
              </w:r>
            </w:ins>
            <w:del w:id="27" w:author="hari prasath" w:date="2020-07-11T15:37:00Z">
              <w:r w:rsidDel="008649AD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delText>0</w:delText>
              </w:r>
            </w:del>
            <w:r w:rsidR="00917E88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 July 2020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2ADC" w14:textId="1E21FB4C" w:rsidR="00917E88" w:rsidRDefault="00D05FBF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Hari Prasath A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06DF" w14:textId="0EEFFC8A" w:rsidR="00917E88" w:rsidRDefault="00D05FBF" w:rsidP="002A3875">
            <w:pPr>
              <w:pStyle w:val="TableContents"/>
              <w:snapToGrid w:val="0"/>
              <w:spacing w:after="16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Updated </w:t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section </w:t>
            </w: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begin"/>
            </w: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instrText xml:space="preserve"> REF _Ref44688381 \r \h </w:instrText>
            </w: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2.5.1</w:t>
            </w: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end"/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,</w:t>
            </w:r>
            <w:r w:rsidR="006737D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 </w:t>
            </w:r>
            <w:r w:rsidR="006737D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begin"/>
            </w:r>
            <w:r w:rsidR="006737D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instrText xml:space="preserve"> REF _Ref45126302 \r \h </w:instrText>
            </w:r>
            <w:r w:rsidR="006737D4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6737D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r w:rsidR="006737D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2.5.2</w:t>
            </w:r>
            <w:r w:rsidR="006737D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end"/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 </w:t>
            </w:r>
            <w:ins w:id="28" w:author="hari prasath" w:date="2020-07-11T17:19:00Z"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,</w:t>
              </w:r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begin"/>
              </w:r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instrText xml:space="preserve"> REF _Ref45380404 \r \h </w:instrText>
              </w:r>
            </w:ins>
            <w:r w:rsidR="00E54EB5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E54EB5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ins w:id="29" w:author="hari prasath" w:date="2020-07-11T17:19:00Z"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2.2</w:t>
              </w:r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end"/>
              </w:r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 xml:space="preserve"> </w:t>
              </w:r>
            </w:ins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added section </w:t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begin"/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instrText xml:space="preserve"> REF _Ref44690092 \r \h </w:instrText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3.13</w:t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end"/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 xml:space="preserve">, </w:t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begin"/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instrText xml:space="preserve"> REF _Ref44690096 \r \h </w:instrText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3.14</w:t>
            </w:r>
            <w:r w:rsidR="005F7EC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end"/>
            </w:r>
            <w:r w:rsidR="00D16B8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,</w:t>
            </w:r>
            <w:r w:rsidR="00D16B8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begin"/>
            </w:r>
            <w:r w:rsidR="00D16B8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instrText xml:space="preserve"> REF _Ref45194077 \r \h </w:instrText>
            </w:r>
            <w:r w:rsidR="00D16B81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D16B8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r w:rsidR="00D16B8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3.15</w:t>
            </w:r>
            <w:r w:rsidR="00D16B8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end"/>
            </w:r>
            <w:ins w:id="30" w:author="hari prasath" w:date="2020-07-11T17:18:00Z"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,</w:t>
              </w:r>
            </w:ins>
            <w:ins w:id="31" w:author="hari prasath" w:date="2020-07-11T17:19:00Z"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begin"/>
              </w:r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instrText xml:space="preserve"> REF _Ref45380363 \r \h </w:instrText>
              </w:r>
            </w:ins>
            <w:r w:rsidR="00E54EB5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E54EB5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ins w:id="32" w:author="hari prasath" w:date="2020-07-11T17:19:00Z"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3.16</w:t>
              </w:r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end"/>
              </w:r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,</w:t>
              </w:r>
            </w:ins>
            <w:ins w:id="33" w:author="hari prasath" w:date="2020-07-11T17:18:00Z"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 xml:space="preserve"> </w:t>
              </w:r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begin"/>
              </w:r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instrText xml:space="preserve"> REF _Ref45380314 \r \h </w:instrText>
              </w:r>
            </w:ins>
            <w:r w:rsidR="00E54EB5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E54EB5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ins w:id="34" w:author="hari prasath" w:date="2020-07-11T17:18:00Z"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2.5</w:t>
              </w:r>
              <w:r w:rsidR="00E54EB5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end"/>
              </w:r>
            </w:ins>
            <w:ins w:id="35" w:author="hari prasath" w:date="2020-07-16T18:06:00Z">
              <w:r w:rsidR="00E826ED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 xml:space="preserve">, </w:t>
              </w:r>
              <w:r w:rsidR="00E826ED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begin"/>
              </w:r>
              <w:r w:rsidR="00E826ED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instrText xml:space="preserve"> REF _Ref45815209 \r \h </w:instrText>
              </w:r>
            </w:ins>
            <w:r w:rsidR="00E826ED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E826ED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ins w:id="36" w:author="hari prasath" w:date="2020-07-16T18:06:00Z">
              <w:r w:rsidR="00E826ED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3.10</w:t>
              </w:r>
              <w:r w:rsidR="00E826ED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end"/>
              </w:r>
            </w:ins>
          </w:p>
        </w:tc>
      </w:tr>
      <w:tr w:rsidR="00576C7C" w:rsidRPr="00A2695F" w14:paraId="50905DAF" w14:textId="77777777">
        <w:trPr>
          <w:ins w:id="37" w:author="hari prasath" w:date="2020-07-20T20:28:00Z"/>
        </w:trPr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001E" w14:textId="2867CA98" w:rsidR="00576C7C" w:rsidRDefault="00576C7C" w:rsidP="002A3875">
            <w:pPr>
              <w:pStyle w:val="TableContents"/>
              <w:snapToGrid w:val="0"/>
              <w:spacing w:after="160" w:line="240" w:lineRule="auto"/>
              <w:rPr>
                <w:ins w:id="38" w:author="hari prasath" w:date="2020-07-20T20:28:00Z"/>
                <w:rFonts w:asciiTheme="minorHAnsi" w:hAnsiTheme="minorHAnsi" w:cstheme="minorHAnsi"/>
                <w:sz w:val="22"/>
                <w:szCs w:val="22"/>
                <w:lang w:val="en-IN"/>
              </w:rPr>
            </w:pPr>
            <w:ins w:id="39" w:author="hari prasath" w:date="2020-07-20T20:28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0.8</w:t>
              </w:r>
            </w:ins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2A83" w14:textId="6351F5CF" w:rsidR="00576C7C" w:rsidRDefault="00E54074" w:rsidP="002A3875">
            <w:pPr>
              <w:pStyle w:val="TableContents"/>
              <w:snapToGrid w:val="0"/>
              <w:spacing w:after="160" w:line="240" w:lineRule="auto"/>
              <w:rPr>
                <w:ins w:id="40" w:author="hari prasath" w:date="2020-07-20T20:28:00Z"/>
                <w:rFonts w:asciiTheme="minorHAnsi" w:hAnsiTheme="minorHAnsi" w:cstheme="minorHAnsi"/>
                <w:sz w:val="22"/>
                <w:szCs w:val="22"/>
                <w:lang w:val="en-IN"/>
              </w:rPr>
            </w:pPr>
            <w:ins w:id="41" w:author="hari prasath" w:date="2020-08-10T17:02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10</w:t>
              </w:r>
            </w:ins>
            <w:ins w:id="42" w:author="hari prasath" w:date="2020-07-20T20:28:00Z">
              <w:r w:rsidR="00576C7C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 xml:space="preserve"> </w:t>
              </w:r>
            </w:ins>
            <w:ins w:id="43" w:author="hari prasath" w:date="2020-08-10T17:02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August</w:t>
              </w:r>
            </w:ins>
            <w:ins w:id="44" w:author="hari prasath" w:date="2020-07-20T20:28:00Z">
              <w:r w:rsidR="00576C7C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 xml:space="preserve"> 2020</w:t>
              </w:r>
            </w:ins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8C21" w14:textId="1B0D2B03" w:rsidR="00576C7C" w:rsidRDefault="00576C7C" w:rsidP="002A3875">
            <w:pPr>
              <w:pStyle w:val="TableContents"/>
              <w:snapToGrid w:val="0"/>
              <w:spacing w:after="160" w:line="240" w:lineRule="auto"/>
              <w:rPr>
                <w:ins w:id="45" w:author="hari prasath" w:date="2020-07-20T20:28:00Z"/>
                <w:rFonts w:asciiTheme="minorHAnsi" w:hAnsiTheme="minorHAnsi" w:cstheme="minorHAnsi"/>
                <w:sz w:val="22"/>
                <w:szCs w:val="22"/>
                <w:lang w:val="en-IN"/>
              </w:rPr>
            </w:pPr>
            <w:ins w:id="46" w:author="hari prasath" w:date="2020-07-20T20:28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Hari Prasath A</w:t>
              </w:r>
            </w:ins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F8BBC" w14:textId="4EEE0200" w:rsidR="00576C7C" w:rsidRDefault="00576C7C" w:rsidP="002A3875">
            <w:pPr>
              <w:pStyle w:val="TableContents"/>
              <w:snapToGrid w:val="0"/>
              <w:spacing w:after="160" w:line="240" w:lineRule="auto"/>
              <w:rPr>
                <w:ins w:id="47" w:author="hari prasath" w:date="2020-07-20T20:28:00Z"/>
                <w:rFonts w:asciiTheme="minorHAnsi" w:hAnsiTheme="minorHAnsi" w:cstheme="minorHAnsi"/>
                <w:sz w:val="22"/>
                <w:szCs w:val="22"/>
                <w:lang w:val="en-IN"/>
              </w:rPr>
            </w:pPr>
            <w:ins w:id="48" w:author="hari prasath" w:date="2020-07-20T20:30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Added</w:t>
              </w:r>
            </w:ins>
            <w:ins w:id="49" w:author="hari prasath" w:date="2020-08-10T19:26:00Z">
              <w:r w:rsidR="00F403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 xml:space="preserve"> </w:t>
              </w:r>
            </w:ins>
            <w:ins w:id="50" w:author="hari prasath" w:date="2020-08-10T19:27:00Z">
              <w:r w:rsidR="00F403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begin"/>
              </w:r>
              <w:r w:rsidR="00F403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instrText xml:space="preserve"> REF _Ref46169463 \r \h </w:instrText>
              </w:r>
            </w:ins>
            <w:r w:rsidR="00F4036F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F4036F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ins w:id="51" w:author="hari prasath" w:date="2020-08-10T19:27:00Z">
              <w:r w:rsidR="00F403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2.5</w:t>
              </w:r>
              <w:r w:rsidR="00F403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end"/>
              </w:r>
            </w:ins>
            <w:ins w:id="52" w:author="hari prasath" w:date="2020-07-20T20:31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,</w:t>
              </w:r>
            </w:ins>
            <w:ins w:id="53" w:author="hari prasath" w:date="2020-08-10T19:28:00Z">
              <w:r w:rsidR="00090B1E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 xml:space="preserve"> </w:t>
              </w:r>
            </w:ins>
            <w:ins w:id="54" w:author="hari prasath" w:date="2020-08-10T19:29:00Z">
              <w:r w:rsidR="00090B1E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begin"/>
              </w:r>
              <w:r w:rsidR="00090B1E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instrText xml:space="preserve"> REF _Ref46169484 \r \h </w:instrText>
              </w:r>
            </w:ins>
            <w:r w:rsidR="00090B1E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090B1E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ins w:id="55" w:author="hari prasath" w:date="2020-08-10T19:29:00Z">
              <w:r w:rsidR="00090B1E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3.8</w:t>
              </w:r>
              <w:r w:rsidR="00090B1E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end"/>
              </w:r>
            </w:ins>
            <w:ins w:id="56" w:author="hari prasath" w:date="2020-07-20T20:31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,</w:t>
              </w:r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begin"/>
              </w:r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instrText xml:space="preserve"> REF _Ref46169488 \r \h </w:instrText>
              </w:r>
            </w:ins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ins w:id="57" w:author="hari prasath" w:date="2020-07-20T20:31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3.18</w:t>
              </w:r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end"/>
              </w:r>
            </w:ins>
            <w:ins w:id="58" w:author="hari prasath" w:date="2020-07-20T20:34:00Z">
              <w:r w:rsidR="00092C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 xml:space="preserve"> and updated section </w:t>
              </w:r>
              <w:r w:rsidR="00092C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begin"/>
              </w:r>
              <w:r w:rsidR="00092C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instrText xml:space="preserve"> REF _Ref46169688 \r \h </w:instrText>
              </w:r>
            </w:ins>
            <w:r w:rsidR="00092C6F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092C6F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ins w:id="59" w:author="hari prasath" w:date="2020-07-20T20:34:00Z">
              <w:r w:rsidR="00092C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2</w:t>
              </w:r>
              <w:r w:rsidR="00092C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end"/>
              </w:r>
              <w:r w:rsidR="00092C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,</w:t>
              </w:r>
              <w:r w:rsidR="00092C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begin"/>
              </w:r>
              <w:r w:rsidR="00092C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instrText xml:space="preserve"> REF _Ref46169693 \r \h </w:instrText>
              </w:r>
            </w:ins>
            <w:r w:rsidR="00092C6F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092C6F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ins w:id="60" w:author="hari prasath" w:date="2020-07-20T20:34:00Z">
              <w:r w:rsidR="00092C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3</w:t>
              </w:r>
              <w:r w:rsidR="00092C6F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end"/>
              </w:r>
            </w:ins>
          </w:p>
        </w:tc>
      </w:tr>
      <w:tr w:rsidR="00E761F7" w:rsidRPr="00A2695F" w14:paraId="541FD1CF" w14:textId="77777777">
        <w:trPr>
          <w:ins w:id="61" w:author="hari prasath" w:date="2020-08-25T18:33:00Z"/>
        </w:trPr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4008" w14:textId="1537C0ED" w:rsidR="00E761F7" w:rsidRDefault="00E761F7" w:rsidP="00E761F7">
            <w:pPr>
              <w:pStyle w:val="TableContents"/>
              <w:snapToGrid w:val="0"/>
              <w:spacing w:after="160" w:line="240" w:lineRule="auto"/>
              <w:rPr>
                <w:ins w:id="62" w:author="hari prasath" w:date="2020-08-25T18:33:00Z"/>
                <w:rFonts w:asciiTheme="minorHAnsi" w:hAnsiTheme="minorHAnsi" w:cstheme="minorHAnsi"/>
                <w:sz w:val="22"/>
                <w:szCs w:val="22"/>
                <w:lang w:val="en-IN"/>
              </w:rPr>
            </w:pPr>
            <w:ins w:id="63" w:author="hari prasath" w:date="2020-08-25T18:33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0.9</w:t>
              </w:r>
            </w:ins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536A" w14:textId="556D91E5" w:rsidR="00E761F7" w:rsidRDefault="00E761F7" w:rsidP="00E761F7">
            <w:pPr>
              <w:pStyle w:val="TableContents"/>
              <w:snapToGrid w:val="0"/>
              <w:spacing w:after="160" w:line="240" w:lineRule="auto"/>
              <w:rPr>
                <w:ins w:id="64" w:author="hari prasath" w:date="2020-08-25T18:33:00Z"/>
                <w:rFonts w:asciiTheme="minorHAnsi" w:hAnsiTheme="minorHAnsi" w:cstheme="minorHAnsi"/>
                <w:sz w:val="22"/>
                <w:szCs w:val="22"/>
                <w:lang w:val="en-IN"/>
              </w:rPr>
            </w:pPr>
            <w:ins w:id="65" w:author="hari prasath" w:date="2020-08-25T18:33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25 August 2020</w:t>
              </w:r>
            </w:ins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F88E" w14:textId="4450C150" w:rsidR="00E761F7" w:rsidRDefault="00E761F7" w:rsidP="00E761F7">
            <w:pPr>
              <w:pStyle w:val="TableContents"/>
              <w:snapToGrid w:val="0"/>
              <w:spacing w:after="160" w:line="240" w:lineRule="auto"/>
              <w:rPr>
                <w:ins w:id="66" w:author="hari prasath" w:date="2020-08-25T18:33:00Z"/>
                <w:rFonts w:asciiTheme="minorHAnsi" w:hAnsiTheme="minorHAnsi" w:cstheme="minorHAnsi"/>
                <w:sz w:val="22"/>
                <w:szCs w:val="22"/>
                <w:lang w:val="en-IN"/>
              </w:rPr>
            </w:pPr>
            <w:ins w:id="67" w:author="hari prasath" w:date="2020-08-25T18:33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Hari Prasath A</w:t>
              </w:r>
            </w:ins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1A68" w14:textId="64CF3028" w:rsidR="00E761F7" w:rsidRDefault="009C0870" w:rsidP="00E761F7">
            <w:pPr>
              <w:pStyle w:val="TableContents"/>
              <w:snapToGrid w:val="0"/>
              <w:spacing w:after="160" w:line="240" w:lineRule="auto"/>
              <w:rPr>
                <w:ins w:id="68" w:author="hari prasath" w:date="2020-08-25T18:33:00Z"/>
                <w:rFonts w:asciiTheme="minorHAnsi" w:hAnsiTheme="minorHAnsi" w:cstheme="minorHAnsi"/>
                <w:sz w:val="22"/>
                <w:szCs w:val="22"/>
                <w:lang w:val="en-IN"/>
              </w:rPr>
            </w:pPr>
            <w:ins w:id="69" w:author="hari prasath" w:date="2020-08-25T18:33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 xml:space="preserve">Added </w:t>
              </w:r>
            </w:ins>
            <w:ins w:id="70" w:author="hari prasath" w:date="2020-08-25T18:34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begin"/>
              </w:r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instrText xml:space="preserve"> REF _Ref49272856 \r \h </w:instrText>
              </w:r>
            </w:ins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ins w:id="71" w:author="hari prasath" w:date="2020-08-25T18:34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3.14</w:t>
              </w:r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end"/>
              </w:r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,</w:t>
              </w:r>
            </w:ins>
            <w:ins w:id="72" w:author="hari prasath" w:date="2020-08-25T18:37:00Z">
              <w:r w:rsidR="00D77EF1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begin"/>
              </w:r>
              <w:r w:rsidR="00D77EF1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instrText xml:space="preserve"> REF _Ref49273036 \r \h </w:instrText>
              </w:r>
            </w:ins>
            <w:r w:rsidR="00D77EF1"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 w:rsidR="00D77EF1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ins w:id="73" w:author="hari prasath" w:date="2020-08-25T18:37:00Z">
              <w:r w:rsidR="00D77EF1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2.8.2</w:t>
              </w:r>
              <w:r w:rsidR="00D77EF1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end"/>
              </w:r>
              <w:r w:rsidR="00D77EF1"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,</w:t>
              </w:r>
            </w:ins>
            <w:ins w:id="74" w:author="hari prasath" w:date="2020-08-25T18:34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 xml:space="preserve">updated </w:t>
              </w:r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begin"/>
              </w:r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instrText xml:space="preserve"> REF _Ref49272872 \r \h </w:instrText>
              </w:r>
            </w:ins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en-IN"/>
              </w:rPr>
              <w:fldChar w:fldCharType="separate"/>
            </w:r>
            <w:ins w:id="75" w:author="hari prasath" w:date="2020-08-25T18:34:00Z"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t>2.1</w:t>
              </w:r>
              <w:r>
                <w:rPr>
                  <w:rFonts w:asciiTheme="minorHAnsi" w:hAnsiTheme="minorHAnsi" w:cstheme="minorHAnsi"/>
                  <w:sz w:val="22"/>
                  <w:szCs w:val="22"/>
                  <w:lang w:val="en-IN"/>
                </w:rPr>
                <w:fldChar w:fldCharType="end"/>
              </w:r>
            </w:ins>
          </w:p>
        </w:tc>
      </w:tr>
    </w:tbl>
    <w:p w14:paraId="783A9647" w14:textId="77777777" w:rsidR="002F3AE5" w:rsidRPr="00A2695F" w:rsidRDefault="002F3AE5" w:rsidP="002A3875">
      <w:pPr>
        <w:rPr>
          <w:rFonts w:asciiTheme="minorHAnsi" w:hAnsiTheme="minorHAnsi" w:cstheme="minorHAnsi"/>
        </w:rPr>
      </w:pPr>
    </w:p>
    <w:p w14:paraId="7AA419C0" w14:textId="62CD95CF" w:rsidR="002F3AE5" w:rsidRPr="00A2695F" w:rsidRDefault="00A30BC5" w:rsidP="00C072A0">
      <w:pPr>
        <w:rPr>
          <w:rFonts w:asciiTheme="minorHAnsi" w:eastAsia="Arial" w:hAnsiTheme="minorHAnsi" w:cstheme="minorHAnsi"/>
          <w:color w:val="2E74B5" w:themeColor="accent5" w:themeShade="BF"/>
          <w:lang w:val="en-IN"/>
        </w:rPr>
      </w:pPr>
      <w:del w:id="76" w:author="hari prasath" w:date="2020-07-28T13:50:00Z">
        <w:r w:rsidDel="00A30BC5">
          <w:rPr>
            <w:rFonts w:asciiTheme="minorHAnsi" w:hAnsiTheme="minorHAnsi" w:cstheme="minorHAnsi"/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15897DBF" wp14:editId="03F9024A">
                  <wp:simplePos x="0" y="0"/>
                  <wp:positionH relativeFrom="page">
                    <wp:posOffset>601980</wp:posOffset>
                  </wp:positionH>
                  <wp:positionV relativeFrom="paragraph">
                    <wp:posOffset>58420</wp:posOffset>
                  </wp:positionV>
                  <wp:extent cx="7009130" cy="371475"/>
                  <wp:effectExtent l="0" t="1270" r="2540" b="0"/>
                  <wp:wrapNone/>
                  <wp:docPr id="14" name="Google Shape;88;p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00913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DA474C" w14:textId="4276CE1A" w:rsidR="004657D9" w:rsidRDefault="004657D9"/>
                          </w:txbxContent>
                        </wps:txbx>
                        <wps:bodyPr rot="0" vert="horz" wrap="square" lIns="41785" tIns="41785" rIns="41785" bIns="41785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15897DBF" id="Google Shape;88;p12" o:spid="_x0000_s1029" type="#_x0000_t202" style="position:absolute;margin-left:47.4pt;margin-top:4.6pt;width:551.9pt;height:29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" filled="f" stroked="f">
                  <v:textbox inset="1.1607mm,1.1607mm,1.1607mm,1.1607mm">
                    <w:txbxContent>
                      <w:p w14:paraId="4FDA474C" w14:textId="4276CE1A" w:rsidR="004657D9" w:rsidRDefault="004657D9"/>
                    </w:txbxContent>
                  </v:textbox>
                  <w10:wrap anchorx="page"/>
                </v:shape>
              </w:pict>
            </mc:Fallback>
          </mc:AlternateContent>
        </w:r>
      </w:del>
    </w:p>
    <w:p w14:paraId="047CD39D" w14:textId="74D3F690" w:rsidR="002F3AE5" w:rsidRPr="00A2695F" w:rsidRDefault="00853BF3" w:rsidP="00C072A0">
      <w:pPr>
        <w:rPr>
          <w:rFonts w:asciiTheme="minorHAnsi" w:eastAsia="Arial" w:hAnsiTheme="minorHAnsi" w:cstheme="minorHAnsi"/>
          <w:color w:val="2E74B5" w:themeColor="accent5" w:themeShade="BF"/>
          <w:lang w:val="en-IN"/>
        </w:rPr>
      </w:pPr>
      <w:r w:rsidRPr="00A2695F">
        <w:rPr>
          <w:rFonts w:asciiTheme="minorHAnsi" w:eastAsia="Arial" w:hAnsiTheme="minorHAnsi" w:cstheme="minorHAnsi"/>
          <w:color w:val="2E74B5" w:themeColor="accent5" w:themeShade="BF"/>
          <w:lang w:val="en-IN"/>
        </w:rPr>
        <w:t>Ref. no.: QM/</w:t>
      </w:r>
      <w:r w:rsidR="00A3223E" w:rsidRPr="00A2695F">
        <w:rPr>
          <w:rFonts w:asciiTheme="minorHAnsi" w:eastAsia="Arial" w:hAnsiTheme="minorHAnsi" w:cstheme="minorHAnsi"/>
          <w:color w:val="2E74B5" w:themeColor="accent5" w:themeShade="BF"/>
          <w:lang w:val="en-IN"/>
        </w:rPr>
        <w:t>IIL</w:t>
      </w:r>
      <w:r w:rsidRPr="00A2695F">
        <w:rPr>
          <w:rFonts w:asciiTheme="minorHAnsi" w:eastAsia="Arial" w:hAnsiTheme="minorHAnsi" w:cstheme="minorHAnsi"/>
          <w:color w:val="2E74B5" w:themeColor="accent5" w:themeShade="BF"/>
          <w:lang w:val="en-IN"/>
        </w:rPr>
        <w:t>/</w:t>
      </w:r>
      <w:ins w:id="77" w:author="hari prasath" w:date="2020-07-11T17:57:00Z">
        <w:r w:rsidR="009F4059">
          <w:rPr>
            <w:rFonts w:asciiTheme="minorHAnsi" w:eastAsia="Arial" w:hAnsiTheme="minorHAnsi" w:cstheme="minorHAnsi"/>
            <w:color w:val="2E74B5" w:themeColor="accent5" w:themeShade="BF"/>
            <w:lang w:val="en-IN"/>
          </w:rPr>
          <w:t>AM</w:t>
        </w:r>
      </w:ins>
      <w:ins w:id="78" w:author="hari prasath" w:date="2020-07-11T18:03:00Z">
        <w:r w:rsidR="00057C9B">
          <w:rPr>
            <w:rFonts w:asciiTheme="minorHAnsi" w:eastAsia="Arial" w:hAnsiTheme="minorHAnsi" w:cstheme="minorHAnsi"/>
            <w:color w:val="2E74B5" w:themeColor="accent5" w:themeShade="BF"/>
            <w:lang w:val="en-IN"/>
          </w:rPr>
          <w:t>EN</w:t>
        </w:r>
      </w:ins>
      <w:ins w:id="79" w:author="hari prasath" w:date="2020-07-11T17:57:00Z">
        <w:r w:rsidR="009F4059">
          <w:rPr>
            <w:rFonts w:asciiTheme="minorHAnsi" w:eastAsia="Arial" w:hAnsiTheme="minorHAnsi" w:cstheme="minorHAnsi"/>
            <w:color w:val="2E74B5" w:themeColor="accent5" w:themeShade="BF"/>
            <w:lang w:val="en-IN"/>
          </w:rPr>
          <w:t>OS-HUB-COMM</w:t>
        </w:r>
      </w:ins>
      <w:del w:id="80" w:author="hari prasath" w:date="2020-07-11T17:57:00Z">
        <w:r w:rsidR="006C76E4" w:rsidRPr="00A2695F" w:rsidDel="009F4059">
          <w:rPr>
            <w:rFonts w:asciiTheme="minorHAnsi" w:eastAsia="Arial" w:hAnsiTheme="minorHAnsi" w:cstheme="minorHAnsi"/>
            <w:color w:val="2E74B5" w:themeColor="accent5" w:themeShade="BF"/>
            <w:lang w:val="en-IN"/>
          </w:rPr>
          <w:delText>SDD</w:delText>
        </w:r>
      </w:del>
      <w:r w:rsidR="006C76E4" w:rsidRPr="00A2695F">
        <w:rPr>
          <w:rFonts w:asciiTheme="minorHAnsi" w:eastAsia="Arial" w:hAnsiTheme="minorHAnsi" w:cstheme="minorHAnsi"/>
          <w:color w:val="2E74B5" w:themeColor="accent5" w:themeShade="BF"/>
          <w:lang w:val="en-IN"/>
        </w:rPr>
        <w:t>/</w:t>
      </w:r>
      <w:ins w:id="81" w:author="hari prasath" w:date="2020-08-10T17:02:00Z">
        <w:r w:rsidR="00E54074">
          <w:rPr>
            <w:rFonts w:asciiTheme="minorHAnsi" w:eastAsia="Arial" w:hAnsiTheme="minorHAnsi" w:cstheme="minorHAnsi"/>
            <w:color w:val="2E74B5" w:themeColor="accent5" w:themeShade="BF"/>
            <w:lang w:val="en-IN"/>
          </w:rPr>
          <w:t xml:space="preserve">August </w:t>
        </w:r>
      </w:ins>
      <w:ins w:id="82" w:author="hari prasath" w:date="2020-08-25T18:37:00Z">
        <w:r w:rsidR="00691B22">
          <w:rPr>
            <w:rFonts w:asciiTheme="minorHAnsi" w:eastAsia="Arial" w:hAnsiTheme="minorHAnsi" w:cstheme="minorHAnsi"/>
            <w:color w:val="2E74B5" w:themeColor="accent5" w:themeShade="BF"/>
            <w:lang w:val="en-IN"/>
          </w:rPr>
          <w:t>25</w:t>
        </w:r>
      </w:ins>
      <w:del w:id="83" w:author="hari prasath" w:date="2020-08-10T17:02:00Z">
        <w:r w:rsidR="00085C2F" w:rsidDel="00E54074">
          <w:rPr>
            <w:rFonts w:asciiTheme="minorHAnsi" w:eastAsia="Arial" w:hAnsiTheme="minorHAnsi" w:cstheme="minorHAnsi"/>
            <w:color w:val="2E74B5" w:themeColor="accent5" w:themeShade="BF"/>
            <w:lang w:val="en-IN"/>
          </w:rPr>
          <w:delText>Ju</w:delText>
        </w:r>
        <w:r w:rsidR="00917E88" w:rsidDel="00E54074">
          <w:rPr>
            <w:rFonts w:asciiTheme="minorHAnsi" w:eastAsia="Arial" w:hAnsiTheme="minorHAnsi" w:cstheme="minorHAnsi"/>
            <w:color w:val="2E74B5" w:themeColor="accent5" w:themeShade="BF"/>
            <w:lang w:val="en-IN"/>
          </w:rPr>
          <w:delText xml:space="preserve">ly </w:delText>
        </w:r>
      </w:del>
      <w:del w:id="84" w:author="hari prasath" w:date="2020-07-20T20:28:00Z">
        <w:r w:rsidR="00056815" w:rsidDel="00576C7C">
          <w:rPr>
            <w:rFonts w:asciiTheme="minorHAnsi" w:eastAsia="Arial" w:hAnsiTheme="minorHAnsi" w:cstheme="minorHAnsi"/>
            <w:color w:val="2E74B5" w:themeColor="accent5" w:themeShade="BF"/>
            <w:lang w:val="en-IN"/>
          </w:rPr>
          <w:delText>1</w:delText>
        </w:r>
      </w:del>
      <w:del w:id="85" w:author="hari prasath" w:date="2020-07-11T15:37:00Z">
        <w:r w:rsidR="00056815" w:rsidDel="008649AD">
          <w:rPr>
            <w:rFonts w:asciiTheme="minorHAnsi" w:eastAsia="Arial" w:hAnsiTheme="minorHAnsi" w:cstheme="minorHAnsi"/>
            <w:color w:val="2E74B5" w:themeColor="accent5" w:themeShade="BF"/>
            <w:lang w:val="en-IN"/>
          </w:rPr>
          <w:delText>0</w:delText>
        </w:r>
      </w:del>
    </w:p>
    <w:p w14:paraId="43CEE110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729CF109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09D7D864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38951A05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4B13F34E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5769C7BC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10204D51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4242E3FC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1B30FFEF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41D72EF1" w14:textId="77777777" w:rsidR="00D94BA9" w:rsidRPr="00A2695F" w:rsidDel="00691B22" w:rsidRDefault="00D94BA9" w:rsidP="00D94BA9">
      <w:pPr>
        <w:rPr>
          <w:del w:id="86" w:author="hari prasath" w:date="2020-08-25T18:38:00Z"/>
          <w:rFonts w:asciiTheme="minorHAnsi" w:hAnsiTheme="minorHAnsi" w:cstheme="minorHAnsi"/>
        </w:rPr>
      </w:pPr>
    </w:p>
    <w:p w14:paraId="7730B973" w14:textId="77777777" w:rsidR="00D94BA9" w:rsidRPr="00A2695F" w:rsidDel="00691B22" w:rsidRDefault="00D94BA9" w:rsidP="00D94BA9">
      <w:pPr>
        <w:rPr>
          <w:del w:id="87" w:author="hari prasath" w:date="2020-08-25T18:38:00Z"/>
          <w:rFonts w:asciiTheme="minorHAnsi" w:hAnsiTheme="minorHAnsi" w:cstheme="minorHAnsi"/>
        </w:rPr>
      </w:pPr>
    </w:p>
    <w:p w14:paraId="2347722E" w14:textId="77777777" w:rsidR="00D94BA9" w:rsidRPr="00A2695F" w:rsidDel="00691B22" w:rsidRDefault="00D94BA9" w:rsidP="00D94BA9">
      <w:pPr>
        <w:rPr>
          <w:del w:id="88" w:author="hari prasath" w:date="2020-08-25T18:38:00Z"/>
          <w:rFonts w:asciiTheme="minorHAnsi" w:hAnsiTheme="minorHAnsi" w:cstheme="minorHAnsi"/>
        </w:rPr>
      </w:pPr>
    </w:p>
    <w:p w14:paraId="06F41CDD" w14:textId="77777777" w:rsidR="00D94BA9" w:rsidRPr="00A2695F" w:rsidDel="00576C7C" w:rsidRDefault="00D94BA9" w:rsidP="00D94BA9">
      <w:pPr>
        <w:rPr>
          <w:del w:id="89" w:author="hari prasath" w:date="2020-07-20T20:29:00Z"/>
          <w:rFonts w:asciiTheme="minorHAnsi" w:hAnsiTheme="minorHAnsi" w:cstheme="minorHAnsi"/>
        </w:rPr>
      </w:pPr>
    </w:p>
    <w:p w14:paraId="5E040F11" w14:textId="77777777" w:rsidR="00D94BA9" w:rsidRPr="00A2695F" w:rsidDel="00576C7C" w:rsidRDefault="00D94BA9" w:rsidP="00D94BA9">
      <w:pPr>
        <w:rPr>
          <w:del w:id="90" w:author="hari prasath" w:date="2020-07-20T20:29:00Z"/>
          <w:rFonts w:asciiTheme="minorHAnsi" w:hAnsiTheme="minorHAnsi" w:cstheme="minorHAnsi"/>
        </w:rPr>
      </w:pPr>
    </w:p>
    <w:p w14:paraId="5CC2F5A3" w14:textId="77777777" w:rsidR="00D94BA9" w:rsidRPr="00A2695F" w:rsidDel="00576C7C" w:rsidRDefault="00D94BA9" w:rsidP="00D94BA9">
      <w:pPr>
        <w:rPr>
          <w:del w:id="91" w:author="hari prasath" w:date="2020-07-20T20:29:00Z"/>
          <w:rFonts w:asciiTheme="minorHAnsi" w:hAnsiTheme="minorHAnsi" w:cstheme="minorHAnsi"/>
        </w:rPr>
      </w:pPr>
    </w:p>
    <w:p w14:paraId="53EBB8B6" w14:textId="77777777" w:rsidR="00956093" w:rsidRPr="00A2695F" w:rsidRDefault="00956093" w:rsidP="00D94BA9">
      <w:pPr>
        <w:rPr>
          <w:rFonts w:asciiTheme="minorHAnsi" w:hAnsiTheme="minorHAnsi" w:cstheme="minorHAnsi"/>
        </w:rPr>
      </w:pPr>
    </w:p>
    <w:sdt>
      <w:sdtPr>
        <w:rPr>
          <w:rFonts w:ascii="Arial" w:eastAsiaTheme="minorHAnsi" w:hAnsi="Arial" w:cstheme="majorHAnsi"/>
          <w:color w:val="auto"/>
          <w:sz w:val="22"/>
          <w:szCs w:val="22"/>
        </w:rPr>
        <w:id w:val="8846252"/>
        <w:docPartObj>
          <w:docPartGallery w:val="Table of Contents"/>
          <w:docPartUnique/>
        </w:docPartObj>
      </w:sdtPr>
      <w:sdtEndPr/>
      <w:sdtContent>
        <w:p w14:paraId="1519FF87" w14:textId="77777777" w:rsidR="00D46B1D" w:rsidRPr="000E48CC" w:rsidRDefault="00D46B1D" w:rsidP="00D46B1D">
          <w:pPr>
            <w:pStyle w:val="TOCHeading"/>
            <w:numPr>
              <w:ilvl w:val="0"/>
              <w:numId w:val="0"/>
            </w:numPr>
            <w:jc w:val="center"/>
            <w:rPr>
              <w:rFonts w:cstheme="majorHAnsi"/>
            </w:rPr>
          </w:pPr>
          <w:r w:rsidRPr="000E48CC">
            <w:rPr>
              <w:rFonts w:cstheme="majorHAnsi"/>
            </w:rPr>
            <w:t>Table of Contents</w:t>
          </w:r>
        </w:p>
        <w:p w14:paraId="00BBBBAD" w14:textId="78AF2CF6" w:rsidR="000E48CC" w:rsidRPr="000E48CC" w:rsidRDefault="00F76FDB">
          <w:pPr>
            <w:pStyle w:val="TOC1"/>
            <w:tabs>
              <w:tab w:val="left" w:pos="440"/>
              <w:tab w:val="right" w:leader="dot" w:pos="9736"/>
            </w:tabs>
            <w:rPr>
              <w:ins w:id="92" w:author="hari prasath" w:date="2020-09-05T10:07:00Z"/>
              <w:rFonts w:asciiTheme="majorHAnsi" w:eastAsiaTheme="minorEastAsia" w:hAnsiTheme="majorHAnsi" w:cstheme="majorHAnsi"/>
              <w:noProof/>
              <w:sz w:val="22"/>
              <w:szCs w:val="22"/>
              <w:lang w:val="en-IN" w:eastAsia="en-IN"/>
              <w:rPrChange w:id="93" w:author="hari prasath" w:date="2020-09-05T10:07:00Z">
                <w:rPr>
                  <w:ins w:id="94" w:author="hari prasath" w:date="2020-09-05T10:07:00Z"/>
                  <w:rFonts w:asciiTheme="minorHAnsi" w:eastAsiaTheme="minorEastAsia" w:hAnsiTheme="minorHAnsi" w:cstheme="minorBidi"/>
                  <w:noProof/>
                  <w:sz w:val="22"/>
                  <w:szCs w:val="22"/>
                  <w:lang w:val="en-IN" w:eastAsia="en-IN"/>
                </w:rPr>
              </w:rPrChange>
            </w:rPr>
          </w:pPr>
          <w:r w:rsidRPr="000E48CC">
            <w:rPr>
              <w:rFonts w:asciiTheme="majorHAnsi" w:hAnsiTheme="majorHAnsi" w:cstheme="majorHAnsi"/>
              <w:rPrChange w:id="95" w:author="hari prasath" w:date="2020-09-05T10:07:00Z">
                <w:rPr>
                  <w:rFonts w:asciiTheme="majorHAnsi" w:hAnsiTheme="majorHAnsi" w:cstheme="majorHAnsi"/>
                </w:rPr>
              </w:rPrChange>
            </w:rPr>
            <w:fldChar w:fldCharType="begin"/>
          </w:r>
          <w:r w:rsidR="00D46B1D" w:rsidRPr="000E48CC">
            <w:rPr>
              <w:rFonts w:asciiTheme="majorHAnsi" w:hAnsiTheme="majorHAnsi" w:cstheme="majorHAnsi"/>
            </w:rPr>
            <w:instrText xml:space="preserve"> TOC \o "1-3" \h \z \u </w:instrText>
          </w:r>
          <w:r w:rsidRPr="000E48CC">
            <w:rPr>
              <w:rFonts w:asciiTheme="majorHAnsi" w:hAnsiTheme="majorHAnsi" w:cstheme="majorHAnsi"/>
              <w:rPrChange w:id="96" w:author="hari prasath" w:date="2020-09-05T10:07:00Z">
                <w:rPr>
                  <w:rFonts w:asciiTheme="majorHAnsi" w:eastAsiaTheme="minorHAnsi" w:hAnsiTheme="majorHAnsi" w:cstheme="majorHAnsi"/>
                  <w:sz w:val="22"/>
                  <w:szCs w:val="22"/>
                  <w:lang w:eastAsia="en-US"/>
                </w:rPr>
              </w:rPrChange>
            </w:rPr>
            <w:fldChar w:fldCharType="separate"/>
          </w:r>
          <w:ins w:id="97" w:author="hari prasath" w:date="2020-09-05T10:07:00Z">
            <w:r w:rsidR="000E48CC" w:rsidRPr="000E48CC">
              <w:rPr>
                <w:rStyle w:val="Hyperlink"/>
                <w:rFonts w:asciiTheme="majorHAnsi" w:hAnsiTheme="majorHAnsi" w:cstheme="majorHAnsi"/>
                <w:noProof/>
                <w:rPrChange w:id="9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="000E48CC" w:rsidRPr="000E48CC">
              <w:rPr>
                <w:rStyle w:val="Hyperlink"/>
                <w:rFonts w:asciiTheme="majorHAnsi" w:hAnsiTheme="majorHAnsi" w:cstheme="majorHAnsi"/>
                <w:noProof/>
                <w:rPrChange w:id="99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="000E48CC" w:rsidRPr="000E48CC">
              <w:rPr>
                <w:rFonts w:asciiTheme="majorHAnsi" w:hAnsiTheme="majorHAnsi" w:cstheme="majorHAnsi"/>
                <w:noProof/>
                <w:rPrChange w:id="100" w:author="hari prasath" w:date="2020-09-05T10:07:00Z">
                  <w:rPr>
                    <w:noProof/>
                  </w:rPr>
                </w:rPrChange>
              </w:rPr>
              <w:instrText>HYPERLINK \l "_Toc50192847"</w:instrText>
            </w:r>
            <w:r w:rsidR="000E48CC" w:rsidRPr="000E48CC">
              <w:rPr>
                <w:rStyle w:val="Hyperlink"/>
                <w:rFonts w:asciiTheme="majorHAnsi" w:hAnsiTheme="majorHAnsi" w:cstheme="majorHAnsi"/>
                <w:noProof/>
                <w:rPrChange w:id="101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="000E48CC" w:rsidRPr="000E48CC">
              <w:rPr>
                <w:rStyle w:val="Hyperlink"/>
                <w:rFonts w:asciiTheme="majorHAnsi" w:hAnsiTheme="majorHAnsi" w:cstheme="majorHAnsi"/>
                <w:noProof/>
                <w:rPrChange w:id="10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="000E48CC" w:rsidRPr="000E48CC">
              <w:rPr>
                <w:rStyle w:val="Hyperlink"/>
                <w:rFonts w:asciiTheme="majorHAnsi" w:hAnsiTheme="majorHAnsi" w:cstheme="majorHAnsi"/>
                <w:noProof/>
                <w:rPrChange w:id="103" w:author="hari prasath" w:date="2020-09-05T10:07:00Z">
                  <w:rPr>
                    <w:rStyle w:val="Hyperlink"/>
                    <w:noProof/>
                  </w:rPr>
                </w:rPrChange>
              </w:rPr>
              <w:t>1</w:t>
            </w:r>
            <w:r w:rsidR="000E48CC" w:rsidRPr="000E48CC">
              <w:rPr>
                <w:rFonts w:asciiTheme="majorHAnsi" w:eastAsiaTheme="minorEastAsia" w:hAnsiTheme="majorHAnsi" w:cstheme="majorHAnsi"/>
                <w:noProof/>
                <w:sz w:val="22"/>
                <w:szCs w:val="22"/>
                <w:lang w:val="en-IN" w:eastAsia="en-IN"/>
                <w:rPrChange w:id="104" w:author="hari prasath" w:date="2020-09-05T10:07:00Z"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en-IN" w:eastAsia="en-IN"/>
                  </w:rPr>
                </w:rPrChange>
              </w:rPr>
              <w:tab/>
            </w:r>
            <w:r w:rsidR="000E48CC" w:rsidRPr="000E48CC">
              <w:rPr>
                <w:rStyle w:val="Hyperlink"/>
                <w:rFonts w:asciiTheme="majorHAnsi" w:hAnsiTheme="majorHAnsi" w:cstheme="majorHAnsi"/>
                <w:noProof/>
                <w:rPrChange w:id="105" w:author="hari prasath" w:date="2020-09-05T10:07:00Z">
                  <w:rPr>
                    <w:rStyle w:val="Hyperlink"/>
                    <w:noProof/>
                  </w:rPr>
                </w:rPrChange>
              </w:rPr>
              <w:t>Document Purpose</w:t>
            </w:r>
            <w:r w:rsidR="000E48CC" w:rsidRPr="000E48CC">
              <w:rPr>
                <w:rFonts w:asciiTheme="majorHAnsi" w:hAnsiTheme="majorHAnsi" w:cstheme="majorHAnsi"/>
                <w:noProof/>
                <w:webHidden/>
                <w:rPrChange w:id="106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="000E48CC" w:rsidRPr="000E48CC">
              <w:rPr>
                <w:rFonts w:asciiTheme="majorHAnsi" w:hAnsiTheme="majorHAnsi" w:cstheme="majorHAnsi"/>
                <w:noProof/>
                <w:webHidden/>
                <w:rPrChange w:id="107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="000E48CC" w:rsidRPr="000E48CC">
              <w:rPr>
                <w:rFonts w:asciiTheme="majorHAnsi" w:hAnsiTheme="majorHAnsi" w:cstheme="majorHAnsi"/>
                <w:noProof/>
                <w:webHidden/>
                <w:rPrChange w:id="108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_Toc50192847 \h </w:instrText>
            </w:r>
          </w:ins>
          <w:r w:rsidR="000E48CC" w:rsidRPr="000E48CC">
            <w:rPr>
              <w:rFonts w:asciiTheme="majorHAnsi" w:hAnsiTheme="majorHAnsi" w:cstheme="majorHAnsi"/>
              <w:noProof/>
              <w:webHidden/>
              <w:rPrChange w:id="109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="000E48CC" w:rsidRPr="000E48CC">
            <w:rPr>
              <w:rFonts w:asciiTheme="majorHAnsi" w:hAnsiTheme="majorHAnsi" w:cstheme="majorHAnsi"/>
              <w:noProof/>
              <w:webHidden/>
              <w:rPrChange w:id="110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111" w:author="hari prasath" w:date="2020-09-05T10:07:00Z">
            <w:r w:rsidR="000E48CC" w:rsidRPr="000E48CC">
              <w:rPr>
                <w:rFonts w:asciiTheme="majorHAnsi" w:hAnsiTheme="majorHAnsi" w:cstheme="majorHAnsi"/>
                <w:noProof/>
                <w:webHidden/>
                <w:rPrChange w:id="112" w:author="hari prasath" w:date="2020-09-05T10:07:00Z">
                  <w:rPr>
                    <w:noProof/>
                    <w:webHidden/>
                  </w:rPr>
                </w:rPrChange>
              </w:rPr>
              <w:t>6</w:t>
            </w:r>
            <w:r w:rsidR="000E48CC" w:rsidRPr="000E48CC">
              <w:rPr>
                <w:rFonts w:asciiTheme="majorHAnsi" w:hAnsiTheme="majorHAnsi" w:cstheme="majorHAnsi"/>
                <w:noProof/>
                <w:webHidden/>
                <w:rPrChange w:id="113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="000E48CC" w:rsidRPr="000E48CC">
              <w:rPr>
                <w:rStyle w:val="Hyperlink"/>
                <w:rFonts w:asciiTheme="majorHAnsi" w:hAnsiTheme="majorHAnsi" w:cstheme="majorHAnsi"/>
                <w:noProof/>
                <w:rPrChange w:id="11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3D1B9937" w14:textId="6D804597" w:rsidR="000E48CC" w:rsidRPr="000E48CC" w:rsidRDefault="000E48CC">
          <w:pPr>
            <w:pStyle w:val="TOC1"/>
            <w:tabs>
              <w:tab w:val="left" w:pos="440"/>
              <w:tab w:val="right" w:leader="dot" w:pos="9736"/>
            </w:tabs>
            <w:rPr>
              <w:ins w:id="115" w:author="hari prasath" w:date="2020-09-05T10:07:00Z"/>
              <w:rFonts w:asciiTheme="majorHAnsi" w:eastAsiaTheme="minorEastAsia" w:hAnsiTheme="majorHAnsi" w:cstheme="majorHAnsi"/>
              <w:noProof/>
              <w:sz w:val="22"/>
              <w:szCs w:val="22"/>
              <w:lang w:val="en-IN" w:eastAsia="en-IN"/>
              <w:rPrChange w:id="116" w:author="hari prasath" w:date="2020-09-05T10:07:00Z">
                <w:rPr>
                  <w:ins w:id="117" w:author="hari prasath" w:date="2020-09-05T10:07:00Z"/>
                  <w:rFonts w:asciiTheme="minorHAnsi" w:eastAsiaTheme="minorEastAsia" w:hAnsiTheme="minorHAnsi" w:cstheme="minorBidi"/>
                  <w:noProof/>
                  <w:sz w:val="22"/>
                  <w:szCs w:val="22"/>
                  <w:lang w:val="en-IN" w:eastAsia="en-IN"/>
                </w:rPr>
              </w:rPrChange>
            </w:rPr>
          </w:pPr>
          <w:ins w:id="118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11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20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121" w:author="hari prasath" w:date="2020-09-05T10:07:00Z">
                  <w:rPr>
                    <w:noProof/>
                  </w:rPr>
                </w:rPrChange>
              </w:rPr>
              <w:instrText>HYPERLINK \l "_Toc50192848"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22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2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24" w:author="hari prasath" w:date="2020-09-05T10:07:00Z">
                  <w:rPr>
                    <w:rStyle w:val="Hyperlink"/>
                    <w:noProof/>
                  </w:rPr>
                </w:rPrChange>
              </w:rPr>
              <w:t>2</w:t>
            </w:r>
            <w:r w:rsidRPr="000E48CC">
              <w:rPr>
                <w:rFonts w:asciiTheme="majorHAnsi" w:eastAsiaTheme="minorEastAsia" w:hAnsiTheme="majorHAnsi" w:cstheme="majorHAnsi"/>
                <w:noProof/>
                <w:sz w:val="22"/>
                <w:szCs w:val="22"/>
                <w:lang w:val="en-IN" w:eastAsia="en-IN"/>
                <w:rPrChange w:id="125" w:author="hari prasath" w:date="2020-09-05T10:07:00Z"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26" w:author="hari prasath" w:date="2020-09-05T10:07:00Z">
                  <w:rPr>
                    <w:rStyle w:val="Hyperlink"/>
                    <w:noProof/>
                  </w:rPr>
                </w:rPrChange>
              </w:rPr>
              <w:t>Sensor to Hub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27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28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29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_Toc50192848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130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131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132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133" w:author="hari prasath" w:date="2020-09-05T10:07:00Z">
                  <w:rPr>
                    <w:noProof/>
                    <w:webHidden/>
                  </w:rPr>
                </w:rPrChange>
              </w:rPr>
              <w:t>6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34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3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66D1A3C1" w14:textId="5CAA5A8A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136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137" w:author="hari prasath" w:date="2020-09-05T10:07:00Z">
                <w:rPr>
                  <w:ins w:id="138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139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14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41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142" w:author="hari prasath" w:date="2020-09-05T10:07:00Z">
                  <w:rPr>
                    <w:noProof/>
                  </w:rPr>
                </w:rPrChange>
              </w:rPr>
              <w:instrText>HYPERLINK \l "_Toc50192849"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43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4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45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2.1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146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47" w:author="hari prasath" w:date="2020-09-05T10:07:00Z">
                  <w:rPr>
                    <w:rStyle w:val="Hyperlink"/>
                    <w:noProof/>
                  </w:rPr>
                </w:rPrChange>
              </w:rPr>
              <w:t>Device registration packets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48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49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50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_Toc50192849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151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152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153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154" w:author="hari prasath" w:date="2020-09-05T10:07:00Z">
                  <w:rPr>
                    <w:noProof/>
                    <w:webHidden/>
                  </w:rPr>
                </w:rPrChange>
              </w:rPr>
              <w:t>6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55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5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13840114" w14:textId="33087CBC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157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158" w:author="hari prasath" w:date="2020-09-05T10:07:00Z">
                <w:rPr>
                  <w:ins w:id="159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160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16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62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163" w:author="hari prasath" w:date="2020-09-05T10:07:00Z">
                  <w:rPr>
                    <w:noProof/>
                  </w:rPr>
                </w:rPrChange>
              </w:rPr>
              <w:instrText>HYPERLINK \l "_Toc50192850"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64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6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66" w:author="hari prasath" w:date="2020-09-05T10:07:00Z">
                  <w:rPr>
                    <w:rStyle w:val="Hyperlink"/>
                    <w:noProof/>
                  </w:rPr>
                </w:rPrChange>
              </w:rPr>
              <w:t>2.1.1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167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68" w:author="hari prasath" w:date="2020-09-05T10:07:00Z">
                  <w:rPr>
                    <w:rStyle w:val="Hyperlink"/>
                    <w:noProof/>
                  </w:rPr>
                </w:rPrChange>
              </w:rPr>
              <w:t>Amenos registration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69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70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71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_Toc50192850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172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173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174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175" w:author="hari prasath" w:date="2020-09-05T10:07:00Z">
                  <w:rPr>
                    <w:noProof/>
                    <w:webHidden/>
                  </w:rPr>
                </w:rPrChange>
              </w:rPr>
              <w:t>6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76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7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4A2A0733" w14:textId="3001413E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178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179" w:author="hari prasath" w:date="2020-09-05T10:07:00Z">
                <w:rPr>
                  <w:ins w:id="180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181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18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83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184" w:author="hari prasath" w:date="2020-09-05T10:07:00Z">
                  <w:rPr>
                    <w:noProof/>
                  </w:rPr>
                </w:rPrChange>
              </w:rPr>
              <w:instrText>HYPERLINK \l "_Toc50192852"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85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8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87" w:author="hari prasath" w:date="2020-09-05T10:07:00Z">
                  <w:rPr>
                    <w:rStyle w:val="Hyperlink"/>
                    <w:noProof/>
                  </w:rPr>
                </w:rPrChange>
              </w:rPr>
              <w:t>2.1.2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188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89" w:author="hari prasath" w:date="2020-09-05T10:07:00Z">
                  <w:rPr>
                    <w:rStyle w:val="Hyperlink"/>
                    <w:noProof/>
                  </w:rPr>
                </w:rPrChange>
              </w:rPr>
              <w:t>Kinisi registration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90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91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92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_Toc50192852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193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194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195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196" w:author="hari prasath" w:date="2020-09-05T10:07:00Z">
                  <w:rPr>
                    <w:noProof/>
                    <w:webHidden/>
                  </w:rPr>
                </w:rPrChange>
              </w:rPr>
              <w:t>6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97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9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49630C70" w14:textId="26BDD334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199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200" w:author="hari prasath" w:date="2020-09-05T10:07:00Z">
                <w:rPr>
                  <w:ins w:id="201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202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20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04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205" w:author="hari prasath" w:date="2020-09-05T10:07:00Z">
                  <w:rPr>
                    <w:noProof/>
                  </w:rPr>
                </w:rPrChange>
              </w:rPr>
              <w:instrText>HYPERLINK \l "_Toc50192853"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06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0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08" w:author="hari prasath" w:date="2020-09-05T10:07:00Z">
                  <w:rPr>
                    <w:rStyle w:val="Hyperlink"/>
                    <w:noProof/>
                  </w:rPr>
                </w:rPrChange>
              </w:rPr>
              <w:t>2.1.3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209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10" w:author="hari prasath" w:date="2020-09-05T10:07:00Z">
                  <w:rPr>
                    <w:rStyle w:val="Hyperlink"/>
                    <w:noProof/>
                  </w:rPr>
                </w:rPrChange>
              </w:rPr>
              <w:t>Light registration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11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12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13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_Toc50192853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214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215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216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217" w:author="hari prasath" w:date="2020-09-05T10:07:00Z">
                  <w:rPr>
                    <w:noProof/>
                    <w:webHidden/>
                  </w:rPr>
                </w:rPrChange>
              </w:rPr>
              <w:t>7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18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1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77E10784" w14:textId="1F0E4973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220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221" w:author="hari prasath" w:date="2020-09-05T10:07:00Z">
                <w:rPr>
                  <w:ins w:id="222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223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22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25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226" w:author="hari prasath" w:date="2020-09-05T10:07:00Z">
                  <w:rPr>
                    <w:noProof/>
                  </w:rPr>
                </w:rPrChange>
              </w:rPr>
              <w:instrText>HYPERLINK \l "_Toc50192854"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27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2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29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2.2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230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31" w:author="hari prasath" w:date="2020-09-05T10:07:00Z">
                  <w:rPr>
                    <w:rStyle w:val="Hyperlink"/>
                    <w:noProof/>
                  </w:rPr>
                </w:rPrChange>
              </w:rPr>
              <w:t>Device health status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32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33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34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_Toc50192854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235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236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237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238" w:author="hari prasath" w:date="2020-09-05T10:07:00Z">
                  <w:rPr>
                    <w:noProof/>
                    <w:webHidden/>
                  </w:rPr>
                </w:rPrChange>
              </w:rPr>
              <w:t>7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39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4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0EEA4333" w14:textId="00B820D8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241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242" w:author="hari prasath" w:date="2020-09-05T10:07:00Z">
                <w:rPr>
                  <w:ins w:id="243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244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24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46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247" w:author="hari prasath" w:date="2020-09-05T10:07:00Z">
                  <w:rPr>
                    <w:noProof/>
                  </w:rPr>
                </w:rPrChange>
              </w:rPr>
              <w:instrText>HYPERLINK \l "_Toc50192855"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48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4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50" w:author="hari prasath" w:date="2020-09-05T10:07:00Z">
                  <w:rPr>
                    <w:rStyle w:val="Hyperlink"/>
                    <w:noProof/>
                  </w:rPr>
                </w:rPrChange>
              </w:rPr>
              <w:t>2.2.1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251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52" w:author="hari prasath" w:date="2020-09-05T10:07:00Z">
                  <w:rPr>
                    <w:rStyle w:val="Hyperlink"/>
                    <w:noProof/>
                  </w:rPr>
                </w:rPrChange>
              </w:rPr>
              <w:t>Amenos health status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53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54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55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_Toc50192855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256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257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258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259" w:author="hari prasath" w:date="2020-09-05T10:07:00Z">
                  <w:rPr>
                    <w:noProof/>
                    <w:webHidden/>
                  </w:rPr>
                </w:rPrChange>
              </w:rPr>
              <w:t>7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60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6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4C20B2E6" w14:textId="71AF0307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262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263" w:author="hari prasath" w:date="2020-09-05T10:07:00Z">
                <w:rPr>
                  <w:ins w:id="264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265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26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67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268" w:author="hari prasath" w:date="2020-09-05T10:07:00Z">
                  <w:rPr>
                    <w:noProof/>
                  </w:rPr>
                </w:rPrChange>
              </w:rPr>
              <w:instrText>HYPERLINK \l "_Toc50192856"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69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7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71" w:author="hari prasath" w:date="2020-09-05T10:07:00Z">
                  <w:rPr>
                    <w:rStyle w:val="Hyperlink"/>
                    <w:noProof/>
                  </w:rPr>
                </w:rPrChange>
              </w:rPr>
              <w:t>2.2.2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272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73" w:author="hari prasath" w:date="2020-09-05T10:07:00Z">
                  <w:rPr>
                    <w:rStyle w:val="Hyperlink"/>
                    <w:noProof/>
                  </w:rPr>
                </w:rPrChange>
              </w:rPr>
              <w:t>Kinisi health status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74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75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76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_Toc50192856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277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278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279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280" w:author="hari prasath" w:date="2020-09-05T10:07:00Z">
                  <w:rPr>
                    <w:noProof/>
                    <w:webHidden/>
                  </w:rPr>
                </w:rPrChange>
              </w:rPr>
              <w:t>7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81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8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1D7C0450" w14:textId="4F0680B6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283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284" w:author="hari prasath" w:date="2020-09-05T10:07:00Z">
                <w:rPr>
                  <w:ins w:id="285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286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28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88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289" w:author="hari prasath" w:date="2020-09-05T10:07:00Z">
                  <w:rPr>
                    <w:noProof/>
                  </w:rPr>
                </w:rPrChange>
              </w:rPr>
              <w:instrText>HYPERLINK \l "_Toc50192857"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90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9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92" w:author="hari prasath" w:date="2020-09-05T10:07:00Z">
                  <w:rPr>
                    <w:rStyle w:val="Hyperlink"/>
                    <w:noProof/>
                  </w:rPr>
                </w:rPrChange>
              </w:rPr>
              <w:t>2.2.3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293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294" w:author="hari prasath" w:date="2020-09-05T10:07:00Z">
                  <w:rPr>
                    <w:rStyle w:val="Hyperlink"/>
                    <w:noProof/>
                  </w:rPr>
                </w:rPrChange>
              </w:rPr>
              <w:t>Light health status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95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96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297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_Toc50192857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298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299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300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301" w:author="hari prasath" w:date="2020-09-05T10:07:00Z">
                  <w:rPr>
                    <w:noProof/>
                    <w:webHidden/>
                  </w:rPr>
                </w:rPrChange>
              </w:rPr>
              <w:t>8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02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0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39BE33F9" w14:textId="06FECA7A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304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305" w:author="hari prasath" w:date="2020-09-05T10:07:00Z">
                <w:rPr>
                  <w:ins w:id="306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307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30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09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310" w:author="hari prasath" w:date="2020-09-05T10:07:00Z">
                  <w:rPr>
                    <w:noProof/>
                  </w:rPr>
                </w:rPrChange>
              </w:rPr>
              <w:instrText>HYPERLINK \l "_Toc50192858"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11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1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13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2.3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314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15" w:author="hari prasath" w:date="2020-09-05T10:07:00Z">
                  <w:rPr>
                    <w:rStyle w:val="Hyperlink"/>
                    <w:noProof/>
                  </w:rPr>
                </w:rPrChange>
              </w:rPr>
              <w:t>Sensor data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16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17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18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_Toc50192858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319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320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321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322" w:author="hari prasath" w:date="2020-09-05T10:07:00Z">
                  <w:rPr>
                    <w:noProof/>
                    <w:webHidden/>
                  </w:rPr>
                </w:rPrChange>
              </w:rPr>
              <w:t>8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23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2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50DCB92A" w14:textId="09DE5C26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325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326" w:author="hari prasath" w:date="2020-09-05T10:07:00Z">
                <w:rPr>
                  <w:ins w:id="327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328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32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30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331" w:author="hari prasath" w:date="2020-09-05T10:07:00Z">
                  <w:rPr>
                    <w:noProof/>
                  </w:rPr>
                </w:rPrChange>
              </w:rPr>
              <w:instrText>HYPERLINK \l "_Toc50192859"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32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3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34" w:author="hari prasath" w:date="2020-09-05T10:07:00Z">
                  <w:rPr>
                    <w:rStyle w:val="Hyperlink"/>
                    <w:noProof/>
                  </w:rPr>
                </w:rPrChange>
              </w:rPr>
              <w:t>2.3.1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335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36" w:author="hari prasath" w:date="2020-09-05T10:07:00Z">
                  <w:rPr>
                    <w:rStyle w:val="Hyperlink"/>
                    <w:noProof/>
                  </w:rPr>
                </w:rPrChange>
              </w:rPr>
              <w:t>Amenos sensor data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37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38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39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_Toc50192859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340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341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342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343" w:author="hari prasath" w:date="2020-09-05T10:07:00Z">
                  <w:rPr>
                    <w:noProof/>
                    <w:webHidden/>
                  </w:rPr>
                </w:rPrChange>
              </w:rPr>
              <w:t>8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44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4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3EB854B4" w14:textId="05231B3F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346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347" w:author="hari prasath" w:date="2020-09-05T10:07:00Z">
                <w:rPr>
                  <w:ins w:id="348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349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35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51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352" w:author="hari prasath" w:date="2020-09-05T10:07:00Z">
                  <w:rPr>
                    <w:noProof/>
                  </w:rPr>
                </w:rPrChange>
              </w:rPr>
              <w:instrText>HYPERLINK \l "_Toc50192860"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53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5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55" w:author="hari prasath" w:date="2020-09-05T10:07:00Z">
                  <w:rPr>
                    <w:rStyle w:val="Hyperlink"/>
                    <w:noProof/>
                  </w:rPr>
                </w:rPrChange>
              </w:rPr>
              <w:t>2.3.2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356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57" w:author="hari prasath" w:date="2020-09-05T10:07:00Z">
                  <w:rPr>
                    <w:rStyle w:val="Hyperlink"/>
                    <w:noProof/>
                  </w:rPr>
                </w:rPrChange>
              </w:rPr>
              <w:t>Kinisi event data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58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59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60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_Toc50192860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361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362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363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364" w:author="hari prasath" w:date="2020-09-05T10:07:00Z">
                  <w:rPr>
                    <w:noProof/>
                    <w:webHidden/>
                  </w:rPr>
                </w:rPrChange>
              </w:rPr>
              <w:t>9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65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6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40964C11" w14:textId="33C294C0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367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368" w:author="hari prasath" w:date="2020-09-05T10:07:00Z">
                <w:rPr>
                  <w:ins w:id="369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370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37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72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373" w:author="hari prasath" w:date="2020-09-05T10:07:00Z">
                  <w:rPr>
                    <w:noProof/>
                  </w:rPr>
                </w:rPrChange>
              </w:rPr>
              <w:instrText>HYPERLINK \l "_Toc50192861"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74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7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76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2.4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377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78" w:author="hari prasath" w:date="2020-09-05T10:07:00Z">
                  <w:rPr>
                    <w:rStyle w:val="Hyperlink"/>
                    <w:noProof/>
                  </w:rPr>
                </w:rPrChange>
              </w:rPr>
              <w:t>Light Registration ACK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79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80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81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_Toc50192861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382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383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384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385" w:author="hari prasath" w:date="2020-09-05T10:07:00Z">
                  <w:rPr>
                    <w:noProof/>
                    <w:webHidden/>
                  </w:rPr>
                </w:rPrChange>
              </w:rPr>
              <w:t>9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386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8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60F0F760" w14:textId="1AF0C3AE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388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389" w:author="hari prasath" w:date="2020-09-05T10:07:00Z">
                <w:rPr>
                  <w:ins w:id="390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391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39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93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394" w:author="hari prasath" w:date="2020-09-05T10:07:00Z">
                  <w:rPr>
                    <w:noProof/>
                  </w:rPr>
                </w:rPrChange>
              </w:rPr>
              <w:instrText>HYPERLINK \l "_Toc50192862"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95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9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97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2.5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398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399" w:author="hari prasath" w:date="2020-09-05T10:07:00Z">
                  <w:rPr>
                    <w:rStyle w:val="Hyperlink"/>
                    <w:noProof/>
                  </w:rPr>
                </w:rPrChange>
              </w:rPr>
              <w:t>AC fail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00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01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02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_Toc50192862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403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404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405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406" w:author="hari prasath" w:date="2020-09-05T10:07:00Z">
                  <w:rPr>
                    <w:noProof/>
                    <w:webHidden/>
                  </w:rPr>
                </w:rPrChange>
              </w:rPr>
              <w:t>10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07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0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174EF77E" w14:textId="3120C732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409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410" w:author="hari prasath" w:date="2020-09-05T10:07:00Z">
                <w:rPr>
                  <w:ins w:id="411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412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41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14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415" w:author="hari prasath" w:date="2020-09-05T10:07:00Z">
                  <w:rPr>
                    <w:noProof/>
                  </w:rPr>
                </w:rPrChange>
              </w:rPr>
              <w:instrText>HYPERLINK \l "_Toc50192863"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16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1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18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2.6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419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20" w:author="hari prasath" w:date="2020-09-05T10:07:00Z">
                  <w:rPr>
                    <w:rStyle w:val="Hyperlink"/>
                    <w:noProof/>
                  </w:rPr>
                </w:rPrChange>
              </w:rPr>
              <w:t>Maintenance ACK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21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22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23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_Toc50192863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424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425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426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427" w:author="hari prasath" w:date="2020-09-05T10:07:00Z">
                  <w:rPr>
                    <w:noProof/>
                    <w:webHidden/>
                  </w:rPr>
                </w:rPrChange>
              </w:rPr>
              <w:t>10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28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2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4B79598A" w14:textId="0CE862D4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430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431" w:author="hari prasath" w:date="2020-09-05T10:07:00Z">
                <w:rPr>
                  <w:ins w:id="432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433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43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35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436" w:author="hari prasath" w:date="2020-09-05T10:07:00Z">
                  <w:rPr>
                    <w:noProof/>
                  </w:rPr>
                </w:rPrChange>
              </w:rPr>
              <w:instrText>HYPERLINK \l "_Toc50192864"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37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3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39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2.7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440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41" w:author="hari prasath" w:date="2020-09-05T10:07:00Z">
                  <w:rPr>
                    <w:rStyle w:val="Hyperlink"/>
                    <w:noProof/>
                  </w:rPr>
                </w:rPrChange>
              </w:rPr>
              <w:t>Firmware update ACK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42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43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44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_Toc50192864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445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446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447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448" w:author="hari prasath" w:date="2020-09-05T10:07:00Z">
                  <w:rPr>
                    <w:noProof/>
                    <w:webHidden/>
                  </w:rPr>
                </w:rPrChange>
              </w:rPr>
              <w:t>10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49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5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096CE8E4" w14:textId="0C2C1294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451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452" w:author="hari prasath" w:date="2020-09-05T10:07:00Z">
                <w:rPr>
                  <w:ins w:id="453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454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45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56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457" w:author="hari prasath" w:date="2020-09-05T10:07:00Z">
                  <w:rPr>
                    <w:noProof/>
                  </w:rPr>
                </w:rPrChange>
              </w:rPr>
              <w:instrText>HYPERLINK \l "_Toc50192865"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58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5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60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2.8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461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62" w:author="hari prasath" w:date="2020-09-05T10:07:00Z">
                  <w:rPr>
                    <w:rStyle w:val="Hyperlink"/>
                    <w:noProof/>
                  </w:rPr>
                </w:rPrChange>
              </w:rPr>
              <w:t>Amenos event data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63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64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65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_Toc50192865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466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467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468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469" w:author="hari prasath" w:date="2020-09-05T10:07:00Z">
                  <w:rPr>
                    <w:noProof/>
                    <w:webHidden/>
                  </w:rPr>
                </w:rPrChange>
              </w:rPr>
              <w:t>10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70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7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322F1991" w14:textId="239DCE12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472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473" w:author="hari prasath" w:date="2020-09-05T10:07:00Z">
                <w:rPr>
                  <w:ins w:id="474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475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47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77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478" w:author="hari prasath" w:date="2020-09-05T10:07:00Z">
                  <w:rPr>
                    <w:noProof/>
                  </w:rPr>
                </w:rPrChange>
              </w:rPr>
              <w:instrText>HYPERLINK \l "_Toc50192895"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79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8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81" w:author="hari prasath" w:date="2020-09-05T10:07:00Z">
                  <w:rPr>
                    <w:rStyle w:val="Hyperlink"/>
                    <w:noProof/>
                  </w:rPr>
                </w:rPrChange>
              </w:rPr>
              <w:t>2.8.1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482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83" w:author="hari prasath" w:date="2020-09-05T10:07:00Z">
                  <w:rPr>
                    <w:rStyle w:val="Hyperlink"/>
                    <w:noProof/>
                  </w:rPr>
                </w:rPrChange>
              </w:rPr>
              <w:t>AC event 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84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85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86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_Toc50192895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487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488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489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490" w:author="hari prasath" w:date="2020-09-05T10:07:00Z">
                  <w:rPr>
                    <w:noProof/>
                    <w:webHidden/>
                  </w:rPr>
                </w:rPrChange>
              </w:rPr>
              <w:t>11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491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9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53F4A5FE" w14:textId="1AAC03C8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493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494" w:author="hari prasath" w:date="2020-09-05T10:07:00Z">
                <w:rPr>
                  <w:ins w:id="495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496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49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498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499" w:author="hari prasath" w:date="2020-09-05T10:07:00Z">
                  <w:rPr>
                    <w:noProof/>
                  </w:rPr>
                </w:rPrChange>
              </w:rPr>
              <w:instrText>HYPERLINK \l "_Toc50192897"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00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0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02" w:author="hari prasath" w:date="2020-09-05T10:07:00Z">
                  <w:rPr>
                    <w:rStyle w:val="Hyperlink"/>
                    <w:noProof/>
                  </w:rPr>
                </w:rPrChange>
              </w:rPr>
              <w:t>2.8.2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503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04" w:author="hari prasath" w:date="2020-09-05T10:07:00Z">
                  <w:rPr>
                    <w:rStyle w:val="Hyperlink"/>
                    <w:noProof/>
                  </w:rPr>
                </w:rPrChange>
              </w:rPr>
              <w:t>Light event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05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06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07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_Toc50192897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508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509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510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511" w:author="hari prasath" w:date="2020-09-05T10:07:00Z">
                  <w:rPr>
                    <w:noProof/>
                    <w:webHidden/>
                  </w:rPr>
                </w:rPrChange>
              </w:rPr>
              <w:t>11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12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1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6B90E4B3" w14:textId="4C490037" w:rsidR="000E48CC" w:rsidRPr="000E48CC" w:rsidRDefault="000E48CC">
          <w:pPr>
            <w:pStyle w:val="TOC1"/>
            <w:tabs>
              <w:tab w:val="left" w:pos="440"/>
              <w:tab w:val="right" w:leader="dot" w:pos="9736"/>
            </w:tabs>
            <w:rPr>
              <w:ins w:id="514" w:author="hari prasath" w:date="2020-09-05T10:07:00Z"/>
              <w:rFonts w:asciiTheme="majorHAnsi" w:eastAsiaTheme="minorEastAsia" w:hAnsiTheme="majorHAnsi" w:cstheme="majorHAnsi"/>
              <w:noProof/>
              <w:sz w:val="22"/>
              <w:szCs w:val="22"/>
              <w:lang w:val="en-IN" w:eastAsia="en-IN"/>
              <w:rPrChange w:id="515" w:author="hari prasath" w:date="2020-09-05T10:07:00Z">
                <w:rPr>
                  <w:ins w:id="516" w:author="hari prasath" w:date="2020-09-05T10:07:00Z"/>
                  <w:rFonts w:asciiTheme="minorHAnsi" w:eastAsiaTheme="minorEastAsia" w:hAnsiTheme="minorHAnsi" w:cstheme="minorBidi"/>
                  <w:noProof/>
                  <w:sz w:val="22"/>
                  <w:szCs w:val="22"/>
                  <w:lang w:val="en-IN" w:eastAsia="en-IN"/>
                </w:rPr>
              </w:rPrChange>
            </w:rPr>
          </w:pPr>
          <w:ins w:id="517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51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19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520" w:author="hari prasath" w:date="2020-09-05T10:07:00Z">
                  <w:rPr>
                    <w:noProof/>
                  </w:rPr>
                </w:rPrChange>
              </w:rPr>
              <w:instrText>HYPERLINK \l "_Toc50192900"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21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2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23" w:author="hari prasath" w:date="2020-09-05T10:07:00Z">
                  <w:rPr>
                    <w:rStyle w:val="Hyperlink"/>
                    <w:noProof/>
                  </w:rPr>
                </w:rPrChange>
              </w:rPr>
              <w:t>3</w:t>
            </w:r>
            <w:r w:rsidRPr="000E48CC">
              <w:rPr>
                <w:rFonts w:asciiTheme="majorHAnsi" w:eastAsiaTheme="minorEastAsia" w:hAnsiTheme="majorHAnsi" w:cstheme="majorHAnsi"/>
                <w:noProof/>
                <w:sz w:val="22"/>
                <w:szCs w:val="22"/>
                <w:lang w:val="en-IN" w:eastAsia="en-IN"/>
                <w:rPrChange w:id="524" w:author="hari prasath" w:date="2020-09-05T10:07:00Z"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25" w:author="hari prasath" w:date="2020-09-05T10:07:00Z">
                  <w:rPr>
                    <w:rStyle w:val="Hyperlink"/>
                    <w:noProof/>
                  </w:rPr>
                </w:rPrChange>
              </w:rPr>
              <w:t>Hub to sensor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26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27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28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_Toc50192900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529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530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531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532" w:author="hari prasath" w:date="2020-09-05T10:07:00Z">
                  <w:rPr>
                    <w:noProof/>
                    <w:webHidden/>
                  </w:rPr>
                </w:rPrChange>
              </w:rPr>
              <w:t>11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33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3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30A2A8A8" w14:textId="0B8049BE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535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536" w:author="hari prasath" w:date="2020-09-05T10:07:00Z">
                <w:rPr>
                  <w:ins w:id="537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538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53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40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541" w:author="hari prasath" w:date="2020-09-05T10:07:00Z">
                  <w:rPr>
                    <w:noProof/>
                  </w:rPr>
                </w:rPrChange>
              </w:rPr>
              <w:instrText>HYPERLINK \l "_Toc50192901"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42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4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44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3.1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545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46" w:author="hari prasath" w:date="2020-09-05T10:07:00Z">
                  <w:rPr>
                    <w:rStyle w:val="Hyperlink"/>
                    <w:noProof/>
                  </w:rPr>
                </w:rPrChange>
              </w:rPr>
              <w:t>Maintenance ON/OFF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47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48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49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_Toc50192901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550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551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552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553" w:author="hari prasath" w:date="2020-09-05T10:07:00Z">
                  <w:rPr>
                    <w:noProof/>
                    <w:webHidden/>
                  </w:rPr>
                </w:rPrChange>
              </w:rPr>
              <w:t>11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54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5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6B2CF1CC" w14:textId="26572165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556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557" w:author="hari prasath" w:date="2020-09-05T10:07:00Z">
                <w:rPr>
                  <w:ins w:id="558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559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56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61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562" w:author="hari prasath" w:date="2020-09-05T10:07:00Z">
                  <w:rPr>
                    <w:noProof/>
                  </w:rPr>
                </w:rPrChange>
              </w:rPr>
              <w:instrText>HYPERLINK \l "_Toc50192902"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63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6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65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3.2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566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67" w:author="hari prasath" w:date="2020-09-05T10:07:00Z">
                  <w:rPr>
                    <w:rStyle w:val="Hyperlink"/>
                    <w:noProof/>
                  </w:rPr>
                </w:rPrChange>
              </w:rPr>
              <w:t>Firmware update command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68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69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70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_Toc50192902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571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572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573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574" w:author="hari prasath" w:date="2020-09-05T10:07:00Z">
                  <w:rPr>
                    <w:noProof/>
                    <w:webHidden/>
                  </w:rPr>
                </w:rPrChange>
              </w:rPr>
              <w:t>12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75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7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364504DD" w14:textId="30BBC2EC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577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578" w:author="hari prasath" w:date="2020-09-05T10:07:00Z">
                <w:rPr>
                  <w:ins w:id="579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580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58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82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583" w:author="hari prasath" w:date="2020-09-05T10:07:00Z">
                  <w:rPr>
                    <w:noProof/>
                  </w:rPr>
                </w:rPrChange>
              </w:rPr>
              <w:instrText>HYPERLINK \l "_Toc50192903"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84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8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86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3.3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587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88" w:author="hari prasath" w:date="2020-09-05T10:07:00Z">
                  <w:rPr>
                    <w:rStyle w:val="Hyperlink"/>
                    <w:noProof/>
                  </w:rPr>
                </w:rPrChange>
              </w:rPr>
              <w:t>Mobile IP Address information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89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90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91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_Toc50192903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592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593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594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595" w:author="hari prasath" w:date="2020-09-05T10:07:00Z">
                  <w:rPr>
                    <w:noProof/>
                    <w:webHidden/>
                  </w:rPr>
                </w:rPrChange>
              </w:rPr>
              <w:t>12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596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59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10D85F8A" w14:textId="51CA6F38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598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599" w:author="hari prasath" w:date="2020-09-05T10:07:00Z">
                <w:rPr>
                  <w:ins w:id="600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601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60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03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604" w:author="hari prasath" w:date="2020-09-05T10:07:00Z">
                  <w:rPr>
                    <w:noProof/>
                  </w:rPr>
                </w:rPrChange>
              </w:rPr>
              <w:instrText>HYPERLINK \l "_Toc50192904"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05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0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07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3.4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608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09" w:author="hari prasath" w:date="2020-09-05T10:07:00Z">
                  <w:rPr>
                    <w:rStyle w:val="Hyperlink"/>
                    <w:noProof/>
                  </w:rPr>
                </w:rPrChange>
              </w:rPr>
              <w:t>Enable Ble mesh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10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11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12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_Toc50192904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613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614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615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616" w:author="hari prasath" w:date="2020-09-05T10:07:00Z">
                  <w:rPr>
                    <w:noProof/>
                    <w:webHidden/>
                  </w:rPr>
                </w:rPrChange>
              </w:rPr>
              <w:t>12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17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1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57D5EF06" w14:textId="2C8638B7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619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620" w:author="hari prasath" w:date="2020-09-05T10:07:00Z">
                <w:rPr>
                  <w:ins w:id="621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622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62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24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625" w:author="hari prasath" w:date="2020-09-05T10:07:00Z">
                  <w:rPr>
                    <w:noProof/>
                  </w:rPr>
                </w:rPrChange>
              </w:rPr>
              <w:instrText>HYPERLINK \l "_Toc50192905"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26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2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28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3.5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629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30" w:author="hari prasath" w:date="2020-09-05T10:07:00Z">
                  <w:rPr>
                    <w:rStyle w:val="Hyperlink"/>
                    <w:noProof/>
                  </w:rPr>
                </w:rPrChange>
              </w:rPr>
              <w:t>Shutdown &amp; control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31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32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33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_Toc50192905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634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635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636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637" w:author="hari prasath" w:date="2020-09-05T10:07:00Z">
                  <w:rPr>
                    <w:noProof/>
                    <w:webHidden/>
                  </w:rPr>
                </w:rPrChange>
              </w:rPr>
              <w:t>13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38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3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453F945E" w14:textId="27686940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640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641" w:author="hari prasath" w:date="2020-09-05T10:07:00Z">
                <w:rPr>
                  <w:ins w:id="642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643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64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45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646" w:author="hari prasath" w:date="2020-09-05T10:07:00Z">
                  <w:rPr>
                    <w:noProof/>
                  </w:rPr>
                </w:rPrChange>
              </w:rPr>
              <w:instrText>HYPERLINK \l "_Toc50192906"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47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4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49" w:author="hari prasath" w:date="2020-09-05T10:07:00Z">
                  <w:rPr>
                    <w:rStyle w:val="Hyperlink"/>
                    <w:noProof/>
                  </w:rPr>
                </w:rPrChange>
              </w:rPr>
              <w:t>3.5.1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650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51" w:author="hari prasath" w:date="2020-09-05T10:07:00Z">
                  <w:rPr>
                    <w:rStyle w:val="Hyperlink"/>
                    <w:noProof/>
                  </w:rPr>
                </w:rPrChange>
              </w:rPr>
              <w:t>Sensor shutdown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52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53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54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_Toc50192906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655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656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657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658" w:author="hari prasath" w:date="2020-09-05T10:07:00Z">
                  <w:rPr>
                    <w:noProof/>
                    <w:webHidden/>
                  </w:rPr>
                </w:rPrChange>
              </w:rPr>
              <w:t>13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59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6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332BB629" w14:textId="73F417E3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661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662" w:author="hari prasath" w:date="2020-09-05T10:07:00Z">
                <w:rPr>
                  <w:ins w:id="663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664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66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66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667" w:author="hari prasath" w:date="2020-09-05T10:07:00Z">
                  <w:rPr>
                    <w:noProof/>
                  </w:rPr>
                </w:rPrChange>
              </w:rPr>
              <w:instrText>HYPERLINK \l "_Toc50192907"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68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6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70" w:author="hari prasath" w:date="2020-09-05T10:07:00Z">
                  <w:rPr>
                    <w:rStyle w:val="Hyperlink"/>
                    <w:noProof/>
                  </w:rPr>
                </w:rPrChange>
              </w:rPr>
              <w:t>3.5.2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671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72" w:author="hari prasath" w:date="2020-09-05T10:07:00Z">
                  <w:rPr>
                    <w:rStyle w:val="Hyperlink"/>
                    <w:noProof/>
                  </w:rPr>
                </w:rPrChange>
              </w:rPr>
              <w:t>AC control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73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74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75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_Toc50192907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676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677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678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679" w:author="hari prasath" w:date="2020-09-05T10:07:00Z">
                  <w:rPr>
                    <w:noProof/>
                    <w:webHidden/>
                  </w:rPr>
                </w:rPrChange>
              </w:rPr>
              <w:t>13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80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8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2EF81ED5" w14:textId="19BDEFE8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682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683" w:author="hari prasath" w:date="2020-09-05T10:07:00Z">
                <w:rPr>
                  <w:ins w:id="684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685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68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87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688" w:author="hari prasath" w:date="2020-09-05T10:07:00Z">
                  <w:rPr>
                    <w:noProof/>
                  </w:rPr>
                </w:rPrChange>
              </w:rPr>
              <w:instrText>HYPERLINK \l "_Toc50192908"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89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9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91" w:author="hari prasath" w:date="2020-09-05T10:07:00Z">
                  <w:rPr>
                    <w:rStyle w:val="Hyperlink"/>
                    <w:noProof/>
                  </w:rPr>
                </w:rPrChange>
              </w:rPr>
              <w:t>3.5.3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692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693" w:author="hari prasath" w:date="2020-09-05T10:07:00Z">
                  <w:rPr>
                    <w:rStyle w:val="Hyperlink"/>
                    <w:noProof/>
                  </w:rPr>
                </w:rPrChange>
              </w:rPr>
              <w:t>Zone light control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94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95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696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_Toc50192908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697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698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699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700" w:author="hari prasath" w:date="2020-09-05T10:07:00Z">
                  <w:rPr>
                    <w:noProof/>
                    <w:webHidden/>
                  </w:rPr>
                </w:rPrChange>
              </w:rPr>
              <w:t>14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01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0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7FC3A658" w14:textId="4BA281FE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703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704" w:author="hari prasath" w:date="2020-09-05T10:07:00Z">
                <w:rPr>
                  <w:ins w:id="705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706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70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08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709" w:author="hari prasath" w:date="2020-09-05T10:07:00Z">
                  <w:rPr>
                    <w:noProof/>
                  </w:rPr>
                </w:rPrChange>
              </w:rPr>
              <w:instrText>HYPERLINK \l "_Toc50192909"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10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1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12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3.6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713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14" w:author="hari prasath" w:date="2020-09-05T10:07:00Z">
                  <w:rPr>
                    <w:rStyle w:val="Hyperlink"/>
                    <w:noProof/>
                  </w:rPr>
                </w:rPrChange>
              </w:rPr>
              <w:t>Device registration ACK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15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16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17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_Toc50192909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718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719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720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721" w:author="hari prasath" w:date="2020-09-05T10:07:00Z">
                  <w:rPr>
                    <w:noProof/>
                    <w:webHidden/>
                  </w:rPr>
                </w:rPrChange>
              </w:rPr>
              <w:t>14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22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2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0FD17D6D" w14:textId="73445D37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724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725" w:author="hari prasath" w:date="2020-09-05T10:07:00Z">
                <w:rPr>
                  <w:ins w:id="726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727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72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29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730" w:author="hari prasath" w:date="2020-09-05T10:07:00Z">
                  <w:rPr>
                    <w:noProof/>
                  </w:rPr>
                </w:rPrChange>
              </w:rPr>
              <w:instrText>HYPERLINK \l "_Toc50192910"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31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3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33" w:author="hari prasath" w:date="2020-09-05T10:07:00Z">
                  <w:rPr>
                    <w:rStyle w:val="Hyperlink"/>
                    <w:noProof/>
                  </w:rPr>
                </w:rPrChange>
              </w:rPr>
              <w:t>3.6.1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734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35" w:author="hari prasath" w:date="2020-09-05T10:07:00Z">
                  <w:rPr>
                    <w:rStyle w:val="Hyperlink"/>
                    <w:noProof/>
                  </w:rPr>
                </w:rPrChange>
              </w:rPr>
              <w:t>Amenos ACK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36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37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38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_Toc50192910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739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740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741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742" w:author="hari prasath" w:date="2020-09-05T10:07:00Z">
                  <w:rPr>
                    <w:noProof/>
                    <w:webHidden/>
                  </w:rPr>
                </w:rPrChange>
              </w:rPr>
              <w:t>14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43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4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72C57106" w14:textId="11A8A7F2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745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746" w:author="hari prasath" w:date="2020-09-05T10:07:00Z">
                <w:rPr>
                  <w:ins w:id="747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748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74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50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751" w:author="hari prasath" w:date="2020-09-05T10:07:00Z">
                  <w:rPr>
                    <w:noProof/>
                  </w:rPr>
                </w:rPrChange>
              </w:rPr>
              <w:instrText>HYPERLINK \l "_Toc50192911"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52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5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54" w:author="hari prasath" w:date="2020-09-05T10:07:00Z">
                  <w:rPr>
                    <w:rStyle w:val="Hyperlink"/>
                    <w:noProof/>
                  </w:rPr>
                </w:rPrChange>
              </w:rPr>
              <w:t>3.6.2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755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56" w:author="hari prasath" w:date="2020-09-05T10:07:00Z">
                  <w:rPr>
                    <w:rStyle w:val="Hyperlink"/>
                    <w:noProof/>
                  </w:rPr>
                </w:rPrChange>
              </w:rPr>
              <w:t>Kinisi ACK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57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58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59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_Toc50192911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760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761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762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763" w:author="hari prasath" w:date="2020-09-05T10:07:00Z">
                  <w:rPr>
                    <w:noProof/>
                    <w:webHidden/>
                  </w:rPr>
                </w:rPrChange>
              </w:rPr>
              <w:t>14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64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6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1B8DD663" w14:textId="1E3DE67E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766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767" w:author="hari prasath" w:date="2020-09-05T10:07:00Z">
                <w:rPr>
                  <w:ins w:id="768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769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77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71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772" w:author="hari prasath" w:date="2020-09-05T10:07:00Z">
                  <w:rPr>
                    <w:noProof/>
                  </w:rPr>
                </w:rPrChange>
              </w:rPr>
              <w:instrText>HYPERLINK \l "_Toc50192912"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73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7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75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3.7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776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77" w:author="hari prasath" w:date="2020-09-05T10:07:00Z">
                  <w:rPr>
                    <w:rStyle w:val="Hyperlink"/>
                    <w:noProof/>
                  </w:rPr>
                </w:rPrChange>
              </w:rPr>
              <w:t>Decommission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78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79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80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_Toc50192912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781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782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783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784" w:author="hari prasath" w:date="2020-09-05T10:07:00Z">
                  <w:rPr>
                    <w:noProof/>
                    <w:webHidden/>
                  </w:rPr>
                </w:rPrChange>
              </w:rPr>
              <w:t>15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85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8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2B665A53" w14:textId="374A75F7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787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788" w:author="hari prasath" w:date="2020-09-05T10:07:00Z">
                <w:rPr>
                  <w:ins w:id="789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790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79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92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793" w:author="hari prasath" w:date="2020-09-05T10:07:00Z">
                  <w:rPr>
                    <w:noProof/>
                  </w:rPr>
                </w:rPrChange>
              </w:rPr>
              <w:instrText>HYPERLINK \l "_Toc50192913"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94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9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96" w:author="hari prasath" w:date="2020-09-05T10:07:00Z">
                  <w:rPr>
                    <w:rStyle w:val="Hyperlink"/>
                    <w:noProof/>
                  </w:rPr>
                </w:rPrChange>
              </w:rPr>
              <w:t>3.7.1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797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798" w:author="hari prasath" w:date="2020-09-05T10:07:00Z">
                  <w:rPr>
                    <w:rStyle w:val="Hyperlink"/>
                    <w:noProof/>
                  </w:rPr>
                </w:rPrChange>
              </w:rPr>
              <w:t>Amenos Decommission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799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00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01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_Toc50192913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802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803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804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805" w:author="hari prasath" w:date="2020-09-05T10:07:00Z">
                  <w:rPr>
                    <w:noProof/>
                    <w:webHidden/>
                  </w:rPr>
                </w:rPrChange>
              </w:rPr>
              <w:t>15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06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0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10A3EB23" w14:textId="0C0A71C4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808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809" w:author="hari prasath" w:date="2020-09-05T10:07:00Z">
                <w:rPr>
                  <w:ins w:id="810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811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81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13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814" w:author="hari prasath" w:date="2020-09-05T10:07:00Z">
                  <w:rPr>
                    <w:noProof/>
                  </w:rPr>
                </w:rPrChange>
              </w:rPr>
              <w:instrText>HYPERLINK \l "_Toc50192914"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15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1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17" w:author="hari prasath" w:date="2020-09-05T10:07:00Z">
                  <w:rPr>
                    <w:rStyle w:val="Hyperlink"/>
                    <w:noProof/>
                  </w:rPr>
                </w:rPrChange>
              </w:rPr>
              <w:t>3.7.2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818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19" w:author="hari prasath" w:date="2020-09-05T10:07:00Z">
                  <w:rPr>
                    <w:rStyle w:val="Hyperlink"/>
                    <w:noProof/>
                  </w:rPr>
                </w:rPrChange>
              </w:rPr>
              <w:t>Kinisi Decommission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20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21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22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_Toc50192914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823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824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825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826" w:author="hari prasath" w:date="2020-09-05T10:07:00Z">
                  <w:rPr>
                    <w:noProof/>
                    <w:webHidden/>
                  </w:rPr>
                </w:rPrChange>
              </w:rPr>
              <w:t>15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27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2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7B804E0A" w14:textId="28A31593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829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830" w:author="hari prasath" w:date="2020-09-05T10:07:00Z">
                <w:rPr>
                  <w:ins w:id="831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832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83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34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835" w:author="hari prasath" w:date="2020-09-05T10:07:00Z">
                  <w:rPr>
                    <w:noProof/>
                  </w:rPr>
                </w:rPrChange>
              </w:rPr>
              <w:instrText>HYPERLINK \l "_Toc50192915"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36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3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38" w:author="hari prasath" w:date="2020-09-05T10:07:00Z">
                  <w:rPr>
                    <w:rStyle w:val="Hyperlink"/>
                    <w:noProof/>
                  </w:rPr>
                </w:rPrChange>
              </w:rPr>
              <w:t>3.7.3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839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40" w:author="hari prasath" w:date="2020-09-05T10:07:00Z">
                  <w:rPr>
                    <w:rStyle w:val="Hyperlink"/>
                    <w:noProof/>
                  </w:rPr>
                </w:rPrChange>
              </w:rPr>
              <w:t>Light Decommission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41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42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43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_Toc50192915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844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845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846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847" w:author="hari prasath" w:date="2020-09-05T10:07:00Z">
                  <w:rPr>
                    <w:noProof/>
                    <w:webHidden/>
                  </w:rPr>
                </w:rPrChange>
              </w:rPr>
              <w:t>15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48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4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043EDBE9" w14:textId="110FD8E3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850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851" w:author="hari prasath" w:date="2020-09-05T10:07:00Z">
                <w:rPr>
                  <w:ins w:id="852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853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854" w:author="hari prasath" w:date="2020-09-05T10:07:00Z">
                  <w:rPr>
                    <w:rStyle w:val="Hyperlink"/>
                    <w:noProof/>
                  </w:rPr>
                </w:rPrChange>
              </w:rPr>
              <w:lastRenderedPageBreak/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55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856" w:author="hari prasath" w:date="2020-09-05T10:07:00Z">
                  <w:rPr>
                    <w:noProof/>
                  </w:rPr>
                </w:rPrChange>
              </w:rPr>
              <w:instrText>HYPERLINK \l "_Toc50192916"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57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5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59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3.8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860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61" w:author="hari prasath" w:date="2020-09-05T10:07:00Z">
                  <w:rPr>
                    <w:rStyle w:val="Hyperlink"/>
                    <w:noProof/>
                  </w:rPr>
                </w:rPrChange>
              </w:rPr>
              <w:t>Registration request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62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63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64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_Toc50192916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865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866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867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868" w:author="hari prasath" w:date="2020-09-05T10:07:00Z">
                  <w:rPr>
                    <w:noProof/>
                    <w:webHidden/>
                  </w:rPr>
                </w:rPrChange>
              </w:rPr>
              <w:t>16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69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7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7A8719EF" w14:textId="6C756D70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871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872" w:author="hari prasath" w:date="2020-09-05T10:07:00Z">
                <w:rPr>
                  <w:ins w:id="873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874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87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76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877" w:author="hari prasath" w:date="2020-09-05T10:07:00Z">
                  <w:rPr>
                    <w:noProof/>
                  </w:rPr>
                </w:rPrChange>
              </w:rPr>
              <w:instrText>HYPERLINK \l "_Toc50192917"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78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7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80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3.9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881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82" w:author="hari prasath" w:date="2020-09-05T10:07:00Z">
                  <w:rPr>
                    <w:rStyle w:val="Hyperlink"/>
                    <w:noProof/>
                  </w:rPr>
                </w:rPrChange>
              </w:rPr>
              <w:t>AC  &amp; Light default setting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83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84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85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_Toc50192917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886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887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888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889" w:author="hari prasath" w:date="2020-09-05T10:07:00Z">
                  <w:rPr>
                    <w:noProof/>
                    <w:webHidden/>
                  </w:rPr>
                </w:rPrChange>
              </w:rPr>
              <w:t>16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890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9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2BFAF10B" w14:textId="480A6269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892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893" w:author="hari prasath" w:date="2020-09-05T10:07:00Z">
                <w:rPr>
                  <w:ins w:id="894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895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89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97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898" w:author="hari prasath" w:date="2020-09-05T10:07:00Z">
                  <w:rPr>
                    <w:noProof/>
                  </w:rPr>
                </w:rPrChange>
              </w:rPr>
              <w:instrText>HYPERLINK \l "_Toc50192918"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899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0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01" w:author="hari prasath" w:date="2020-09-05T10:07:00Z">
                  <w:rPr>
                    <w:rStyle w:val="Hyperlink"/>
                    <w:noProof/>
                  </w:rPr>
                </w:rPrChange>
              </w:rPr>
              <w:t>3.9.1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902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03" w:author="hari prasath" w:date="2020-09-05T10:07:00Z">
                  <w:rPr>
                    <w:rStyle w:val="Hyperlink"/>
                    <w:noProof/>
                  </w:rPr>
                </w:rPrChange>
              </w:rPr>
              <w:t>Amenos AC default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04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05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06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_Toc50192918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907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908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909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910" w:author="hari prasath" w:date="2020-09-05T10:07:00Z">
                  <w:rPr>
                    <w:noProof/>
                    <w:webHidden/>
                  </w:rPr>
                </w:rPrChange>
              </w:rPr>
              <w:t>16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11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1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54FDF95A" w14:textId="051A2DB2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913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914" w:author="hari prasath" w:date="2020-09-05T10:07:00Z">
                <w:rPr>
                  <w:ins w:id="915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916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91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18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919" w:author="hari prasath" w:date="2020-09-05T10:07:00Z">
                  <w:rPr>
                    <w:noProof/>
                  </w:rPr>
                </w:rPrChange>
              </w:rPr>
              <w:instrText>HYPERLINK \l "_Toc50192919"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20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2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22" w:author="hari prasath" w:date="2020-09-05T10:07:00Z">
                  <w:rPr>
                    <w:rStyle w:val="Hyperlink"/>
                    <w:noProof/>
                  </w:rPr>
                </w:rPrChange>
              </w:rPr>
              <w:t>3.9.2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923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24" w:author="hari prasath" w:date="2020-09-05T10:07:00Z">
                  <w:rPr>
                    <w:rStyle w:val="Hyperlink"/>
                    <w:noProof/>
                  </w:rPr>
                </w:rPrChange>
              </w:rPr>
              <w:t>Amenos Light default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25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26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27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_Toc50192919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928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929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930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931" w:author="hari prasath" w:date="2020-09-05T10:07:00Z">
                  <w:rPr>
                    <w:noProof/>
                    <w:webHidden/>
                  </w:rPr>
                </w:rPrChange>
              </w:rPr>
              <w:t>17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32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3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2E53E10A" w14:textId="34333E9C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934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935" w:author="hari prasath" w:date="2020-09-05T10:07:00Z">
                <w:rPr>
                  <w:ins w:id="936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937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93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39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940" w:author="hari prasath" w:date="2020-09-05T10:07:00Z">
                  <w:rPr>
                    <w:noProof/>
                  </w:rPr>
                </w:rPrChange>
              </w:rPr>
              <w:instrText>HYPERLINK \l "_Toc50192921"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41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4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43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3.10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944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45" w:author="hari prasath" w:date="2020-09-05T10:07:00Z">
                  <w:rPr>
                    <w:rStyle w:val="Hyperlink"/>
                    <w:noProof/>
                  </w:rPr>
                </w:rPrChange>
              </w:rPr>
              <w:t>Light configuration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46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47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48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_Toc50192921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949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950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951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952" w:author="hari prasath" w:date="2020-09-05T10:07:00Z">
                  <w:rPr>
                    <w:noProof/>
                    <w:webHidden/>
                  </w:rPr>
                </w:rPrChange>
              </w:rPr>
              <w:t>18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53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5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62ED1353" w14:textId="6F1D015C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955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956" w:author="hari prasath" w:date="2020-09-05T10:07:00Z">
                <w:rPr>
                  <w:ins w:id="957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958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95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60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961" w:author="hari prasath" w:date="2020-09-05T10:07:00Z">
                  <w:rPr>
                    <w:noProof/>
                  </w:rPr>
                </w:rPrChange>
              </w:rPr>
              <w:instrText>HYPERLINK \l "_Toc50192922"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62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6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64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3.11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965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66" w:author="hari prasath" w:date="2020-09-05T10:07:00Z">
                  <w:rPr>
                    <w:rStyle w:val="Hyperlink"/>
                    <w:noProof/>
                  </w:rPr>
                </w:rPrChange>
              </w:rPr>
              <w:t>Lock capacitive touch switch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67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68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69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_Toc50192922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970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971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972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973" w:author="hari prasath" w:date="2020-09-05T10:07:00Z">
                  <w:rPr>
                    <w:noProof/>
                    <w:webHidden/>
                  </w:rPr>
                </w:rPrChange>
              </w:rPr>
              <w:t>19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74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7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3C0B3710" w14:textId="0231039D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976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977" w:author="hari prasath" w:date="2020-09-05T10:07:00Z">
                <w:rPr>
                  <w:ins w:id="978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979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98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81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982" w:author="hari prasath" w:date="2020-09-05T10:07:00Z">
                  <w:rPr>
                    <w:noProof/>
                  </w:rPr>
                </w:rPrChange>
              </w:rPr>
              <w:instrText>HYPERLINK \l "_Toc50192923"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83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8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85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3.12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986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87" w:author="hari prasath" w:date="2020-09-05T10:07:00Z">
                  <w:rPr>
                    <w:rStyle w:val="Hyperlink"/>
                    <w:noProof/>
                  </w:rPr>
                </w:rPrChange>
              </w:rPr>
              <w:t>Force set temperature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88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89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90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_Toc50192923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991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992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993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994" w:author="hari prasath" w:date="2020-09-05T10:07:00Z">
                  <w:rPr>
                    <w:noProof/>
                    <w:webHidden/>
                  </w:rPr>
                </w:rPrChange>
              </w:rPr>
              <w:t>19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995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99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154C2779" w14:textId="2F5B0978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997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998" w:author="hari prasath" w:date="2020-09-05T10:07:00Z">
                <w:rPr>
                  <w:ins w:id="999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1000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100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02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1003" w:author="hari prasath" w:date="2020-09-05T10:07:00Z">
                  <w:rPr>
                    <w:noProof/>
                  </w:rPr>
                </w:rPrChange>
              </w:rPr>
              <w:instrText>HYPERLINK \l "_Toc50192924"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04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0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06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3.13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1007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08" w:author="hari prasath" w:date="2020-09-05T10:07:00Z">
                  <w:rPr>
                    <w:rStyle w:val="Hyperlink"/>
                    <w:noProof/>
                  </w:rPr>
                </w:rPrChange>
              </w:rPr>
              <w:t>Amenity Sleep mode setting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09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10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11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_Toc50192924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1012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1013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1014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1015" w:author="hari prasath" w:date="2020-09-05T10:07:00Z">
                  <w:rPr>
                    <w:noProof/>
                    <w:webHidden/>
                  </w:rPr>
                </w:rPrChange>
              </w:rPr>
              <w:t>19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16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1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25930B73" w14:textId="7F1B12AB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1018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1019" w:author="hari prasath" w:date="2020-09-05T10:07:00Z">
                <w:rPr>
                  <w:ins w:id="1020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1021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1022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23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1024" w:author="hari prasath" w:date="2020-09-05T10:07:00Z">
                  <w:rPr>
                    <w:noProof/>
                  </w:rPr>
                </w:rPrChange>
              </w:rPr>
              <w:instrText>HYPERLINK \l "_Toc50193040"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25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26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27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3.14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1028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29" w:author="hari prasath" w:date="2020-09-05T10:07:00Z">
                  <w:rPr>
                    <w:rStyle w:val="Hyperlink"/>
                    <w:noProof/>
                  </w:rPr>
                </w:rPrChange>
              </w:rPr>
              <w:t>Over temperature wake after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30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31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32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_Toc50193040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1033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1034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1035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1036" w:author="hari prasath" w:date="2020-09-05T10:07:00Z">
                  <w:rPr>
                    <w:noProof/>
                    <w:webHidden/>
                  </w:rPr>
                </w:rPrChange>
              </w:rPr>
              <w:t>20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37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3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152B00FD" w14:textId="1D7D9BFF" w:rsidR="000E48CC" w:rsidRPr="000E48CC" w:rsidRDefault="000E48CC">
          <w:pPr>
            <w:pStyle w:val="TOC2"/>
            <w:tabs>
              <w:tab w:val="left" w:pos="880"/>
              <w:tab w:val="right" w:leader="dot" w:pos="9736"/>
            </w:tabs>
            <w:rPr>
              <w:ins w:id="1039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1040" w:author="hari prasath" w:date="2020-09-05T10:07:00Z">
                <w:rPr>
                  <w:ins w:id="1041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1042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1043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44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1045" w:author="hari prasath" w:date="2020-09-05T10:07:00Z">
                  <w:rPr>
                    <w:noProof/>
                  </w:rPr>
                </w:rPrChange>
              </w:rPr>
              <w:instrText>HYPERLINK \l "_Toc50193041"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46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47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48" w:author="hari prasath" w:date="2020-09-05T10:07:00Z">
                  <w:rPr>
                    <w:rStyle w:val="Hyperlink"/>
                    <w:rFonts w:cstheme="majorHAnsi"/>
                    <w:noProof/>
                  </w:rPr>
                </w:rPrChange>
              </w:rPr>
              <w:t>3.15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1049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50" w:author="hari prasath" w:date="2020-09-05T10:07:00Z">
                  <w:rPr>
                    <w:rStyle w:val="Hyperlink"/>
                    <w:noProof/>
                  </w:rPr>
                </w:rPrChange>
              </w:rPr>
              <w:t>AC  &amp; Light default broadcast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51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52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53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_Toc50193041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1054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1055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1056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1057" w:author="hari prasath" w:date="2020-09-05T10:07:00Z">
                  <w:rPr>
                    <w:noProof/>
                    <w:webHidden/>
                  </w:rPr>
                </w:rPrChange>
              </w:rPr>
              <w:t>20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58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5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2DD1A4F5" w14:textId="0C9F41C8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1060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1061" w:author="hari prasath" w:date="2020-09-05T10:07:00Z">
                <w:rPr>
                  <w:ins w:id="1062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1063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1064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65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1066" w:author="hari prasath" w:date="2020-09-05T10:07:00Z">
                  <w:rPr>
                    <w:noProof/>
                  </w:rPr>
                </w:rPrChange>
              </w:rPr>
              <w:instrText>HYPERLINK \l "_Toc50193042"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67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68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69" w:author="hari prasath" w:date="2020-09-05T10:07:00Z">
                  <w:rPr>
                    <w:rStyle w:val="Hyperlink"/>
                    <w:noProof/>
                  </w:rPr>
                </w:rPrChange>
              </w:rPr>
              <w:t>3.15.1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1070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71" w:author="hari prasath" w:date="2020-09-05T10:07:00Z">
                  <w:rPr>
                    <w:rStyle w:val="Hyperlink"/>
                    <w:noProof/>
                  </w:rPr>
                </w:rPrChange>
              </w:rPr>
              <w:t>Amenos AC default broadcast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72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73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74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_Toc50193042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1075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1076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1077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1078" w:author="hari prasath" w:date="2020-09-05T10:07:00Z">
                  <w:rPr>
                    <w:noProof/>
                    <w:webHidden/>
                  </w:rPr>
                </w:rPrChange>
              </w:rPr>
              <w:t>20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79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80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5EB20393" w14:textId="76F38C90" w:rsidR="000E48CC" w:rsidRPr="000E48CC" w:rsidRDefault="000E48CC">
          <w:pPr>
            <w:pStyle w:val="TOC3"/>
            <w:tabs>
              <w:tab w:val="left" w:pos="1320"/>
              <w:tab w:val="right" w:leader="dot" w:pos="9736"/>
            </w:tabs>
            <w:rPr>
              <w:ins w:id="1081" w:author="hari prasath" w:date="2020-09-05T10:07:00Z"/>
              <w:rFonts w:asciiTheme="majorHAnsi" w:eastAsiaTheme="minorEastAsia" w:hAnsiTheme="majorHAnsi" w:cstheme="majorHAnsi"/>
              <w:noProof/>
              <w:lang w:val="en-IN" w:eastAsia="en-IN"/>
              <w:rPrChange w:id="1082" w:author="hari prasath" w:date="2020-09-05T10:07:00Z">
                <w:rPr>
                  <w:ins w:id="1083" w:author="hari prasath" w:date="2020-09-05T10:07:00Z"/>
                  <w:rFonts w:asciiTheme="minorHAnsi" w:eastAsiaTheme="minorEastAsia" w:hAnsiTheme="minorHAnsi"/>
                  <w:noProof/>
                  <w:lang w:val="en-IN" w:eastAsia="en-IN"/>
                </w:rPr>
              </w:rPrChange>
            </w:rPr>
          </w:pPr>
          <w:ins w:id="1084" w:author="hari prasath" w:date="2020-09-05T10:07:00Z">
            <w:r w:rsidRPr="000E48CC">
              <w:rPr>
                <w:rStyle w:val="Hyperlink"/>
                <w:rFonts w:asciiTheme="majorHAnsi" w:hAnsiTheme="majorHAnsi" w:cstheme="majorHAnsi"/>
                <w:noProof/>
                <w:rPrChange w:id="1085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86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Fonts w:asciiTheme="majorHAnsi" w:hAnsiTheme="majorHAnsi" w:cstheme="majorHAnsi"/>
                <w:noProof/>
                <w:rPrChange w:id="1087" w:author="hari prasath" w:date="2020-09-05T10:07:00Z">
                  <w:rPr>
                    <w:noProof/>
                  </w:rPr>
                </w:rPrChange>
              </w:rPr>
              <w:instrText>HYPERLINK \l "_Toc50193043"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88" w:author="hari prasath" w:date="2020-09-05T10:07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89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90" w:author="hari prasath" w:date="2020-09-05T10:07:00Z">
                  <w:rPr>
                    <w:rStyle w:val="Hyperlink"/>
                    <w:noProof/>
                  </w:rPr>
                </w:rPrChange>
              </w:rPr>
              <w:t>3.15.2</w:t>
            </w:r>
            <w:r w:rsidRPr="000E48CC">
              <w:rPr>
                <w:rFonts w:asciiTheme="majorHAnsi" w:eastAsiaTheme="minorEastAsia" w:hAnsiTheme="majorHAnsi" w:cstheme="majorHAnsi"/>
                <w:noProof/>
                <w:lang w:val="en-IN" w:eastAsia="en-IN"/>
                <w:rPrChange w:id="1091" w:author="hari prasath" w:date="2020-09-05T10:07:00Z">
                  <w:rPr>
                    <w:rFonts w:asciiTheme="minorHAnsi" w:eastAsiaTheme="minorEastAsia" w:hAnsiTheme="minorHAnsi"/>
                    <w:noProof/>
                    <w:lang w:val="en-IN" w:eastAsia="en-IN"/>
                  </w:rPr>
                </w:rPrChange>
              </w:rPr>
              <w:tab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092" w:author="hari prasath" w:date="2020-09-05T10:07:00Z">
                  <w:rPr>
                    <w:rStyle w:val="Hyperlink"/>
                    <w:noProof/>
                  </w:rPr>
                </w:rPrChange>
              </w:rPr>
              <w:t>Amenos Light default broadcast packet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93" w:author="hari prasath" w:date="2020-09-05T10:07:00Z">
                  <w:rPr>
                    <w:noProof/>
                    <w:webHidden/>
                  </w:rPr>
                </w:rPrChange>
              </w:rPr>
              <w:tab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94" w:author="hari prasath" w:date="2020-09-05T10:07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095" w:author="hari prasath" w:date="2020-09-05T10:07:00Z">
                  <w:rPr>
                    <w:noProof/>
                    <w:webHidden/>
                  </w:rPr>
                </w:rPrChange>
              </w:rPr>
              <w:instrText xml:space="preserve"> PAGEREF _Toc50193043 \h </w:instrText>
            </w:r>
          </w:ins>
          <w:r w:rsidRPr="000E48CC">
            <w:rPr>
              <w:rFonts w:asciiTheme="majorHAnsi" w:hAnsiTheme="majorHAnsi" w:cstheme="majorHAnsi"/>
              <w:noProof/>
              <w:webHidden/>
              <w:rPrChange w:id="1096" w:author="hari prasath" w:date="2020-09-05T10:07:00Z">
                <w:rPr>
                  <w:rFonts w:asciiTheme="majorHAnsi" w:hAnsiTheme="majorHAnsi" w:cstheme="majorHAnsi"/>
                  <w:noProof/>
                  <w:webHidden/>
                </w:rPr>
              </w:rPrChange>
            </w:rPr>
          </w:r>
          <w:r w:rsidRPr="000E48CC">
            <w:rPr>
              <w:rFonts w:asciiTheme="majorHAnsi" w:hAnsiTheme="majorHAnsi" w:cstheme="majorHAnsi"/>
              <w:noProof/>
              <w:webHidden/>
              <w:rPrChange w:id="1097" w:author="hari prasath" w:date="2020-09-05T10:07:00Z">
                <w:rPr>
                  <w:noProof/>
                  <w:webHidden/>
                </w:rPr>
              </w:rPrChange>
            </w:rPr>
            <w:fldChar w:fldCharType="separate"/>
          </w:r>
          <w:ins w:id="1098" w:author="hari prasath" w:date="2020-09-05T10:07:00Z">
            <w:r w:rsidRPr="000E48CC">
              <w:rPr>
                <w:rFonts w:asciiTheme="majorHAnsi" w:hAnsiTheme="majorHAnsi" w:cstheme="majorHAnsi"/>
                <w:noProof/>
                <w:webHidden/>
                <w:rPrChange w:id="1099" w:author="hari prasath" w:date="2020-09-05T10:07:00Z">
                  <w:rPr>
                    <w:noProof/>
                    <w:webHidden/>
                  </w:rPr>
                </w:rPrChange>
              </w:rPr>
              <w:t>21</w:t>
            </w:r>
            <w:r w:rsidRPr="000E48CC">
              <w:rPr>
                <w:rFonts w:asciiTheme="majorHAnsi" w:hAnsiTheme="majorHAnsi" w:cstheme="majorHAnsi"/>
                <w:noProof/>
                <w:webHidden/>
                <w:rPrChange w:id="1100" w:author="hari prasath" w:date="2020-09-05T10:07:00Z">
                  <w:rPr>
                    <w:noProof/>
                    <w:webHidden/>
                  </w:rPr>
                </w:rPrChange>
              </w:rPr>
              <w:fldChar w:fldCharType="end"/>
            </w:r>
            <w:r w:rsidRPr="000E48CC">
              <w:rPr>
                <w:rStyle w:val="Hyperlink"/>
                <w:rFonts w:asciiTheme="majorHAnsi" w:hAnsiTheme="majorHAnsi" w:cstheme="majorHAnsi"/>
                <w:noProof/>
                <w:rPrChange w:id="1101" w:author="hari prasath" w:date="2020-09-05T10:07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31F12ECE" w14:textId="41120021" w:rsidR="00FE0FD5" w:rsidRPr="000E48CC" w:rsidDel="006A1EB9" w:rsidRDefault="00D822A6">
          <w:pPr>
            <w:pStyle w:val="TOC1"/>
            <w:tabs>
              <w:tab w:val="left" w:pos="440"/>
              <w:tab w:val="right" w:leader="dot" w:pos="9736"/>
            </w:tabs>
            <w:rPr>
              <w:del w:id="1102" w:author="hari prasath" w:date="2020-07-11T15:37:00Z"/>
              <w:rFonts w:asciiTheme="majorHAnsi" w:eastAsiaTheme="minorEastAsia" w:hAnsiTheme="majorHAnsi" w:cstheme="majorHAnsi"/>
              <w:noProof/>
              <w:sz w:val="22"/>
              <w:szCs w:val="22"/>
              <w:lang w:val="en-IN" w:eastAsia="en-IN"/>
            </w:rPr>
          </w:pPr>
          <w:del w:id="1103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104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105" w:author="hari prasath" w:date="2020-09-05T10:07:00Z">
                  <w:rPr>
                    <w:noProof/>
                  </w:rPr>
                </w:rPrChange>
              </w:rPr>
              <w:delInstrText xml:space="preserve"> HYPERLINK \l "_Toc45305181"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106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107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108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Document Purpose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0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_Toc45305181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1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1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6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1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113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0C9D5008" w14:textId="772F06F1" w:rsidR="00FE0FD5" w:rsidRPr="000E48CC" w:rsidDel="006A1EB9" w:rsidRDefault="00D822A6">
          <w:pPr>
            <w:pStyle w:val="TOC1"/>
            <w:tabs>
              <w:tab w:val="left" w:pos="440"/>
              <w:tab w:val="right" w:leader="dot" w:pos="9736"/>
            </w:tabs>
            <w:rPr>
              <w:del w:id="1114" w:author="hari prasath" w:date="2020-07-11T15:37:00Z"/>
              <w:rFonts w:asciiTheme="majorHAnsi" w:eastAsiaTheme="minorEastAsia" w:hAnsiTheme="majorHAnsi" w:cstheme="majorHAnsi"/>
              <w:noProof/>
              <w:sz w:val="22"/>
              <w:szCs w:val="22"/>
              <w:lang w:val="en-IN" w:eastAsia="en-IN"/>
            </w:rPr>
          </w:pPr>
          <w:del w:id="1115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116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117" w:author="hari prasath" w:date="2020-09-05T10:07:00Z">
                  <w:rPr>
                    <w:noProof/>
                  </w:rPr>
                </w:rPrChange>
              </w:rPr>
              <w:delInstrText xml:space="preserve"> HYPERLINK \l "_Toc45305182"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118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119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120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Sensor to Hub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2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_Toc45305182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2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2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6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2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125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0A14096B" w14:textId="0A2D8DEF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126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127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128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129" w:author="hari prasath" w:date="2020-09-05T10:07:00Z">
                  <w:rPr>
                    <w:noProof/>
                  </w:rPr>
                </w:rPrChange>
              </w:rPr>
              <w:delInstrText xml:space="preserve"> HYPERLINK \l "_Toc45305183"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130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131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132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Device registration packets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3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_Toc45305183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3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3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6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3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137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3DB9FE6D" w14:textId="032F8D80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138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139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140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141" w:author="hari prasath" w:date="2020-09-05T10:07:00Z">
                  <w:rPr>
                    <w:noProof/>
                  </w:rPr>
                </w:rPrChange>
              </w:rPr>
              <w:delInstrText xml:space="preserve"> HYPERLINK \l "_Toc45305184"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142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143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144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2.1.1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registration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4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_Toc45305184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4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4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6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4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149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23626A0D" w14:textId="7E3A2A66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150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151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152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153" w:author="hari prasath" w:date="2020-09-05T10:07:00Z">
                  <w:rPr>
                    <w:noProof/>
                  </w:rPr>
                </w:rPrChange>
              </w:rPr>
              <w:delInstrText xml:space="preserve"> HYPERLINK \l "_Toc45305185"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154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155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156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2.1.2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Kinisi registration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5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_Toc45305185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5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5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6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6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161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118B2F05" w14:textId="08BB01EB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162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163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164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165" w:author="hari prasath" w:date="2020-09-05T10:07:00Z">
                  <w:rPr>
                    <w:noProof/>
                  </w:rPr>
                </w:rPrChange>
              </w:rPr>
              <w:delInstrText xml:space="preserve"> HYPERLINK \l "_Toc45305186"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166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167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168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2.1.3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Light registration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6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_Toc45305186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7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7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7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7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173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2397926F" w14:textId="429CF919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174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175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176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177" w:author="hari prasath" w:date="2020-09-05T10:07:00Z">
                  <w:rPr>
                    <w:noProof/>
                  </w:rPr>
                </w:rPrChange>
              </w:rPr>
              <w:delInstrText xml:space="preserve"> HYPERLINK \l "_Toc45305187"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178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179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180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2.2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Device health status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8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_Toc45305187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8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8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7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8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185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08D967F9" w14:textId="5EE48804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186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187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188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189" w:author="hari prasath" w:date="2020-09-05T10:07:00Z">
                  <w:rPr>
                    <w:noProof/>
                  </w:rPr>
                </w:rPrChange>
              </w:rPr>
              <w:delInstrText xml:space="preserve"> HYPERLINK \l "_Toc45305188"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190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191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192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2.2.1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health status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9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_Toc45305188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9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9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7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19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197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17765F0D" w14:textId="23B7D1D2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198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199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200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201" w:author="hari prasath" w:date="2020-09-05T10:07:00Z">
                  <w:rPr>
                    <w:noProof/>
                  </w:rPr>
                </w:rPrChange>
              </w:rPr>
              <w:delInstrText xml:space="preserve"> HYPERLINK \l "_Toc45305189"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202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203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204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2.2.2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Kinisi health status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0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_Toc45305189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0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0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7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0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209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332933EA" w14:textId="3A45FF98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210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211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212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213" w:author="hari prasath" w:date="2020-09-05T10:07:00Z">
                  <w:rPr>
                    <w:noProof/>
                  </w:rPr>
                </w:rPrChange>
              </w:rPr>
              <w:delInstrText xml:space="preserve"> HYPERLINK \l "_Toc45305190"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214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215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216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2.2.3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Zigbee health status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1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_Toc45305190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1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1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8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2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221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4EB968B4" w14:textId="714C978A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222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223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224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225" w:author="hari prasath" w:date="2020-09-05T10:07:00Z">
                  <w:rPr>
                    <w:noProof/>
                  </w:rPr>
                </w:rPrChange>
              </w:rPr>
              <w:delInstrText xml:space="preserve"> HYPERLINK \l "_Toc45305191"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226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227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228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2.3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Firmware update ACK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2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_Toc45305191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3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3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8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3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233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39F2B348" w14:textId="1E1B2D56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234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235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236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237" w:author="hari prasath" w:date="2020-09-05T10:07:00Z">
                  <w:rPr>
                    <w:noProof/>
                  </w:rPr>
                </w:rPrChange>
              </w:rPr>
              <w:delInstrText xml:space="preserve"> HYPERLINK \l "_Toc45305192"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238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239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240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2.3.1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OTAP ACK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4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_Toc45305192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4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4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8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4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245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2ED4AE98" w14:textId="08553FDA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246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247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248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249" w:author="hari prasath" w:date="2020-09-05T10:07:00Z">
                  <w:rPr>
                    <w:noProof/>
                  </w:rPr>
                </w:rPrChange>
              </w:rPr>
              <w:delInstrText xml:space="preserve"> HYPERLINK \l "_Toc45305209"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250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251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252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2.4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Maintenance ACK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5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_Toc45305209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5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5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9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5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257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303AC41A" w14:textId="33ECFF4D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258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259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260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261" w:author="hari prasath" w:date="2020-09-05T10:07:00Z">
                  <w:rPr>
                    <w:noProof/>
                  </w:rPr>
                </w:rPrChange>
              </w:rPr>
              <w:delInstrText xml:space="preserve"> HYPERLINK \l "_Toc45305210"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262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263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264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2.4.1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Maintenance ACK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6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_Toc45305210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6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6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9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6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269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5981ECD7" w14:textId="0F1CD63B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270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271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272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273" w:author="hari prasath" w:date="2020-09-05T10:07:00Z">
                  <w:rPr>
                    <w:noProof/>
                  </w:rPr>
                </w:rPrChange>
              </w:rPr>
              <w:delInstrText xml:space="preserve"> HYPERLINK \l "_Toc45305211"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274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275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276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2.4.2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Kinisi Maintenance ACK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7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_Toc45305211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7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7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9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8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281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6867D450" w14:textId="76D03C6D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282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283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284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285" w:author="hari prasath" w:date="2020-09-05T10:07:00Z">
                  <w:rPr>
                    <w:noProof/>
                  </w:rPr>
                </w:rPrChange>
              </w:rPr>
              <w:delInstrText xml:space="preserve"> HYPERLINK \l "_Toc45305212"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286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287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288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2.5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Power ON AC setting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8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_Toc45305212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9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9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9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29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293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7248E397" w14:textId="15FDCCAC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294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295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296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297" w:author="hari prasath" w:date="2020-09-05T10:07:00Z">
                  <w:rPr>
                    <w:noProof/>
                  </w:rPr>
                </w:rPrChange>
              </w:rPr>
              <w:delInstrText xml:space="preserve"> HYPERLINK \l "_Toc45305213"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298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299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300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2.5.1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power ON AC setting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0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_Toc45305213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0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0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9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0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305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71501296" w14:textId="084A55CA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306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307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308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309" w:author="hari prasath" w:date="2020-09-05T10:07:00Z">
                  <w:rPr>
                    <w:noProof/>
                  </w:rPr>
                </w:rPrChange>
              </w:rPr>
              <w:delInstrText xml:space="preserve"> HYPERLINK \l "_Toc45305214"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310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311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312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2.6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Sensor data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1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_Toc45305214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1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1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10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1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317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27E5F2B7" w14:textId="29C2F291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318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319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320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321" w:author="hari prasath" w:date="2020-09-05T10:07:00Z">
                  <w:rPr>
                    <w:noProof/>
                  </w:rPr>
                </w:rPrChange>
              </w:rPr>
              <w:delInstrText xml:space="preserve"> HYPERLINK \l "_Toc45305215"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322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323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324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2.6.1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sensor data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2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_Toc45305215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2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2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10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2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329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3B9D1173" w14:textId="5D5F7FC1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330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331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332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333" w:author="hari prasath" w:date="2020-09-05T10:07:00Z">
                  <w:rPr>
                    <w:noProof/>
                  </w:rPr>
                </w:rPrChange>
              </w:rPr>
              <w:delInstrText xml:space="preserve"> HYPERLINK \l "_Toc45305216"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334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335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336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2.6.2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Kinisi sensor data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3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_Toc45305216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3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3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10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4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341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13B340BF" w14:textId="3EE683FA" w:rsidR="00FE0FD5" w:rsidRPr="000E48CC" w:rsidDel="006A1EB9" w:rsidRDefault="00D822A6">
          <w:pPr>
            <w:pStyle w:val="TOC1"/>
            <w:tabs>
              <w:tab w:val="left" w:pos="440"/>
              <w:tab w:val="right" w:leader="dot" w:pos="9736"/>
            </w:tabs>
            <w:rPr>
              <w:del w:id="1342" w:author="hari prasath" w:date="2020-07-11T15:37:00Z"/>
              <w:rFonts w:asciiTheme="majorHAnsi" w:eastAsiaTheme="minorEastAsia" w:hAnsiTheme="majorHAnsi" w:cstheme="majorHAnsi"/>
              <w:noProof/>
              <w:sz w:val="22"/>
              <w:szCs w:val="22"/>
              <w:lang w:val="en-IN" w:eastAsia="en-IN"/>
            </w:rPr>
          </w:pPr>
          <w:del w:id="1343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344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345" w:author="hari prasath" w:date="2020-09-05T10:07:00Z">
                  <w:rPr>
                    <w:noProof/>
                  </w:rPr>
                </w:rPrChange>
              </w:rPr>
              <w:delInstrText xml:space="preserve"> HYPERLINK \l "_Toc45305219"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346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347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348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Hub to sensor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4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_Toc45305219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5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5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11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5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353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5EC79C4D" w14:textId="416BC24D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354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355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356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357" w:author="hari prasath" w:date="2020-09-05T10:07:00Z">
                  <w:rPr>
                    <w:noProof/>
                  </w:rPr>
                </w:rPrChange>
              </w:rPr>
              <w:delInstrText xml:space="preserve"> HYPERLINK \l "_Toc45305220"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358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359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360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Registration request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6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_Toc45305220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6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6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11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6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365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2AC429AA" w14:textId="3C559D50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366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367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368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369" w:author="hari prasath" w:date="2020-09-05T10:07:00Z">
                  <w:rPr>
                    <w:noProof/>
                  </w:rPr>
                </w:rPrChange>
              </w:rPr>
              <w:delInstrText xml:space="preserve"> HYPERLINK \l "_Toc45305221"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370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371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372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request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7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_Toc45305221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7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7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11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7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377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427F239E" w14:textId="57AAAEA7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378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379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380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381" w:author="hari prasath" w:date="2020-09-05T10:07:00Z">
                  <w:rPr>
                    <w:noProof/>
                  </w:rPr>
                </w:rPrChange>
              </w:rPr>
              <w:delInstrText xml:space="preserve"> HYPERLINK \l "_Toc45305222"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382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383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384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3.1.2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Kinisi request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8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_Toc45305222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8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8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11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8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389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22863B78" w14:textId="4253171D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390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391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392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393" w:author="hari prasath" w:date="2020-09-05T10:07:00Z">
                  <w:rPr>
                    <w:noProof/>
                  </w:rPr>
                </w:rPrChange>
              </w:rPr>
              <w:delInstrText xml:space="preserve"> HYPERLINK \l "_Toc45305223"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394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395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396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3.2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Device registration ACK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9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_Toc45305223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9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39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11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0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401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12A4209F" w14:textId="0F6C2B2A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402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403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404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405" w:author="hari prasath" w:date="2020-09-05T10:07:00Z">
                  <w:rPr>
                    <w:noProof/>
                  </w:rPr>
                </w:rPrChange>
              </w:rPr>
              <w:delInstrText xml:space="preserve"> HYPERLINK \l "_Toc45305224"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406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407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408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3.2.1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ACK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0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_Toc45305224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1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1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11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1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413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3D8425D0" w14:textId="52D1400A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414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415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416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417" w:author="hari prasath" w:date="2020-09-05T10:07:00Z">
                  <w:rPr>
                    <w:noProof/>
                  </w:rPr>
                </w:rPrChange>
              </w:rPr>
              <w:delInstrText xml:space="preserve"> HYPERLINK \l "_Toc45305225"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418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419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420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3.2.2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Kinisi ACK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2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_Toc45305225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2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2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12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2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425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11AB834B" w14:textId="56D97D4E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426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427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428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429" w:author="hari prasath" w:date="2020-09-05T10:07:00Z">
                  <w:rPr>
                    <w:noProof/>
                  </w:rPr>
                </w:rPrChange>
              </w:rPr>
              <w:delInstrText xml:space="preserve"> HYPERLINK \l "_Toc45305229"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430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431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432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3.2.3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Light Registration ACK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3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_Toc45305229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3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3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12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3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437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7BD888D8" w14:textId="1C88B6E5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438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439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440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441" w:author="hari prasath" w:date="2020-09-05T10:07:00Z">
                  <w:rPr>
                    <w:noProof/>
                  </w:rPr>
                </w:rPrChange>
              </w:rPr>
              <w:delInstrText xml:space="preserve"> HYPERLINK \l "_Toc45305232"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442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443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444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3.3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Activate light pairing mode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4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_Toc45305232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4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4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13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4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449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3D06B3F1" w14:textId="14DB538E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450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451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452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453" w:author="hari prasath" w:date="2020-09-05T10:07:00Z">
                  <w:rPr>
                    <w:noProof/>
                  </w:rPr>
                </w:rPrChange>
              </w:rPr>
              <w:delInstrText xml:space="preserve"> HYPERLINK \l "_Toc45305235"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454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455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456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3.4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Sensor shutdown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5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_Toc45305235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5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5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13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6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461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4531E690" w14:textId="3DA2B4C6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462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463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464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465" w:author="hari prasath" w:date="2020-09-05T10:07:00Z">
                  <w:rPr>
                    <w:noProof/>
                  </w:rPr>
                </w:rPrChange>
              </w:rPr>
              <w:delInstrText xml:space="preserve"> HYPERLINK \l "_Toc45305236"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466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467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468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3.4.1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shutdown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6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_Toc45305236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7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7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13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7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473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2666FD21" w14:textId="19CCF2EE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474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475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476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477" w:author="hari prasath" w:date="2020-09-05T10:07:00Z">
                  <w:rPr>
                    <w:noProof/>
                  </w:rPr>
                </w:rPrChange>
              </w:rPr>
              <w:delInstrText xml:space="preserve"> HYPERLINK \l "_Toc45305265"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478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479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480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3.5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Maintenance ON/OFF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8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_Toc45305265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8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8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14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8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485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58099428" w14:textId="499A430C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486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487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488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489" w:author="hari prasath" w:date="2020-09-05T10:07:00Z">
                  <w:rPr>
                    <w:noProof/>
                  </w:rPr>
                </w:rPrChange>
              </w:rPr>
              <w:delInstrText xml:space="preserve"> HYPERLINK \l "_Toc45305266"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490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491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492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3.5.1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maintenance ON/OFF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9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_Toc45305266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9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9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14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49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497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0285B314" w14:textId="46C2DDA6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498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499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500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501" w:author="hari prasath" w:date="2020-09-05T10:07:00Z">
                  <w:rPr>
                    <w:noProof/>
                  </w:rPr>
                </w:rPrChange>
              </w:rPr>
              <w:delInstrText xml:space="preserve"> HYPERLINK \l "_Toc45305267"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502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503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504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3.6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Mobile IP Address information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0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_Toc45305267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0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0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14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0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509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5E33B2FF" w14:textId="5ED0C807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510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511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512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513" w:author="hari prasath" w:date="2020-09-05T10:07:00Z">
                  <w:rPr>
                    <w:noProof/>
                  </w:rPr>
                </w:rPrChange>
              </w:rPr>
              <w:delInstrText xml:space="preserve"> HYPERLINK \l "_Toc45305268"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514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515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516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3.6.1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1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_Toc45305268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1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1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14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2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521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0066CB57" w14:textId="4FEEF419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522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523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524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525" w:author="hari prasath" w:date="2020-09-05T10:07:00Z">
                  <w:rPr>
                    <w:noProof/>
                  </w:rPr>
                </w:rPrChange>
              </w:rPr>
              <w:delInstrText xml:space="preserve"> HYPERLINK \l "_Toc45305269"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526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527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528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3.7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Decommission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2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_Toc45305269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3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3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14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3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533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029385E7" w14:textId="1E35CAAB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534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535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536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537" w:author="hari prasath" w:date="2020-09-05T10:07:00Z">
                  <w:rPr>
                    <w:noProof/>
                  </w:rPr>
                </w:rPrChange>
              </w:rPr>
              <w:delInstrText xml:space="preserve"> HYPERLINK \l "_Toc45305270"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538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539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540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3.7.1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Decommission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4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_Toc45305270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4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4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14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4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545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7084925C" w14:textId="5090D448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546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547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548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549" w:author="hari prasath" w:date="2020-09-05T10:07:00Z">
                  <w:rPr>
                    <w:noProof/>
                  </w:rPr>
                </w:rPrChange>
              </w:rPr>
              <w:delInstrText xml:space="preserve"> HYPERLINK \l "_Toc45305272"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550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551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552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3.7.2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Kinisi Decommission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5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_Toc45305272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5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5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15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5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557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28EFB86A" w14:textId="51E1D487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558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559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560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561" w:author="hari prasath" w:date="2020-09-05T10:07:00Z">
                  <w:rPr>
                    <w:noProof/>
                  </w:rPr>
                </w:rPrChange>
              </w:rPr>
              <w:delInstrText xml:space="preserve"> HYPERLINK \l "_Toc45305286"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562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563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564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3.7.3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Zigbee Decommission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6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_Toc45305286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6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6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15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6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569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0F828ECE" w14:textId="116B4BD8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570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571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572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573" w:author="hari prasath" w:date="2020-09-05T10:07:00Z">
                  <w:rPr>
                    <w:noProof/>
                  </w:rPr>
                </w:rPrChange>
              </w:rPr>
              <w:delInstrText xml:space="preserve"> HYPERLINK \l "_Toc45305288"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574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575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576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3.8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Split AC control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7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_Toc45305288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7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7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15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8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581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1EAD3594" w14:textId="0276F3D1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582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583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584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585" w:author="hari prasath" w:date="2020-09-05T10:07:00Z">
                  <w:rPr>
                    <w:noProof/>
                  </w:rPr>
                </w:rPrChange>
              </w:rPr>
              <w:delInstrText xml:space="preserve"> HYPERLINK \l "_Toc45305289"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586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587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588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3.9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HVAC AC control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8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_Toc45305289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9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9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16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59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593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75ED1FD7" w14:textId="0F846A07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594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595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596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597" w:author="hari prasath" w:date="2020-09-05T10:07:00Z">
                  <w:rPr>
                    <w:noProof/>
                  </w:rPr>
                </w:rPrChange>
              </w:rPr>
              <w:delInstrText xml:space="preserve"> HYPERLINK \l "_Toc45305292"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598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599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600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3.10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Individual Light control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0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_Toc45305292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0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0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16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0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605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24EB7A56" w14:textId="02AB55A3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606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607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608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609" w:author="hari prasath" w:date="2020-09-05T10:07:00Z">
                  <w:rPr>
                    <w:noProof/>
                  </w:rPr>
                </w:rPrChange>
              </w:rPr>
              <w:delInstrText xml:space="preserve"> HYPERLINK \l "_Toc45305295"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610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611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612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Zone light control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1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_Toc45305295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1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1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17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1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617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78C0F933" w14:textId="7AB65FF7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618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619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620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621" w:author="hari prasath" w:date="2020-09-05T10:07:00Z">
                  <w:rPr>
                    <w:noProof/>
                  </w:rPr>
                </w:rPrChange>
              </w:rPr>
              <w:delInstrText xml:space="preserve"> HYPERLINK \l "_Toc45305296"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622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623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624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3.12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Firmware update command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2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_Toc45305296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2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2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17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2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629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1E251011" w14:textId="45833530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630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631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632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633" w:author="hari prasath" w:date="2020-09-05T10:07:00Z">
                  <w:rPr>
                    <w:noProof/>
                  </w:rPr>
                </w:rPrChange>
              </w:rPr>
              <w:delInstrText xml:space="preserve"> HYPERLINK \l "_Toc45305297"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634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635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636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  <w:lang w:val="en"/>
              </w:rPr>
              <w:delText>3.12.1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  <w:lang w:val="en"/>
              </w:rPr>
              <w:delText>Amenos OTAP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3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_Toc45305297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3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3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17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4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641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0EE61D71" w14:textId="68CAEA17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642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643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644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645" w:author="hari prasath" w:date="2020-09-05T10:07:00Z">
                  <w:rPr>
                    <w:noProof/>
                  </w:rPr>
                </w:rPrChange>
              </w:rPr>
              <w:delInstrText xml:space="preserve"> HYPERLINK \l "_Toc45305300"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646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647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648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3.13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Over temperature wake after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4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_Toc45305300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5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5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18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5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653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2D04338C" w14:textId="0C550C8C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654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655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656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657" w:author="hari prasath" w:date="2020-09-05T10:07:00Z">
                  <w:rPr>
                    <w:noProof/>
                  </w:rPr>
                </w:rPrChange>
              </w:rPr>
              <w:delInstrText xml:space="preserve"> HYPERLINK \l "_Toc45305301"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658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659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660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3.13.1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wake after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6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_Toc45305301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6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6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18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6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665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153A3DE1" w14:textId="65199C66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666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667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668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669" w:author="hari prasath" w:date="2020-09-05T10:07:00Z">
                  <w:rPr>
                    <w:noProof/>
                  </w:rPr>
                </w:rPrChange>
              </w:rPr>
              <w:delInstrText xml:space="preserve"> HYPERLINK \l "_Toc45305302"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670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671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672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3.14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Lock capacitive touch switch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7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_Toc45305302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7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7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18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7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677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7664A72B" w14:textId="5449D8D9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678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679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680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681" w:author="hari prasath" w:date="2020-09-05T10:07:00Z">
                  <w:rPr>
                    <w:noProof/>
                  </w:rPr>
                </w:rPrChange>
              </w:rPr>
              <w:delInstrText xml:space="preserve"> HYPERLINK \l "_Toc45305303"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682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683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684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3.14.1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Amneos lock switch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8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_Toc45305303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8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8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18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8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689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0E6E12F0" w14:textId="0FF74272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690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691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692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693" w:author="hari prasath" w:date="2020-09-05T10:07:00Z">
                  <w:rPr>
                    <w:noProof/>
                  </w:rPr>
                </w:rPrChange>
              </w:rPr>
              <w:delInstrText xml:space="preserve"> HYPERLINK \l "_Toc45305304"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694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695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696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3.15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Force set temperature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97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_Toc45305304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98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69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19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0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701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2FD92D79" w14:textId="34AA09B3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702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703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704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705" w:author="hari prasath" w:date="2020-09-05T10:07:00Z">
                  <w:rPr>
                    <w:noProof/>
                  </w:rPr>
                </w:rPrChange>
              </w:rPr>
              <w:delInstrText xml:space="preserve"> HYPERLINK \l "_Toc45305305"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706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707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708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3.15.1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Amneos force set temperature 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09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_Toc45305305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10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1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19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1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713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39B23BD8" w14:textId="718E2E20" w:rsidR="00FE0FD5" w:rsidRPr="000E48CC" w:rsidDel="006A1EB9" w:rsidRDefault="00D822A6">
          <w:pPr>
            <w:pStyle w:val="TOC2"/>
            <w:tabs>
              <w:tab w:val="left" w:pos="880"/>
              <w:tab w:val="right" w:leader="dot" w:pos="9736"/>
            </w:tabs>
            <w:rPr>
              <w:del w:id="1714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715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716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717" w:author="hari prasath" w:date="2020-09-05T10:07:00Z">
                  <w:rPr>
                    <w:noProof/>
                  </w:rPr>
                </w:rPrChange>
              </w:rPr>
              <w:delInstrText xml:space="preserve"> HYPERLINK \l "_Toc45305306"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718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719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720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3.16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Amenity Sleep mode setting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21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_Toc45305306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22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2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19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2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725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05AEB2DA" w14:textId="04C291C5" w:rsidR="00FE0FD5" w:rsidRPr="000E48CC" w:rsidDel="006A1EB9" w:rsidRDefault="00D822A6">
          <w:pPr>
            <w:pStyle w:val="TOC3"/>
            <w:tabs>
              <w:tab w:val="left" w:pos="1320"/>
              <w:tab w:val="right" w:leader="dot" w:pos="9736"/>
            </w:tabs>
            <w:rPr>
              <w:del w:id="1726" w:author="hari prasath" w:date="2020-07-11T15:37:00Z"/>
              <w:rFonts w:asciiTheme="majorHAnsi" w:eastAsiaTheme="minorEastAsia" w:hAnsiTheme="majorHAnsi" w:cstheme="majorHAnsi"/>
              <w:noProof/>
              <w:lang w:val="en-IN" w:eastAsia="en-IN"/>
            </w:rPr>
          </w:pPr>
          <w:del w:id="1727" w:author="hari prasath" w:date="2020-07-11T15:37:00Z">
            <w:r w:rsidRPr="000E48CC" w:rsidDel="006A1EB9">
              <w:rPr>
                <w:rFonts w:asciiTheme="majorHAnsi" w:hAnsiTheme="majorHAnsi" w:cstheme="majorHAnsi"/>
                <w:noProof/>
                <w:rPrChange w:id="1728" w:author="hari prasath" w:date="2020-09-05T10:07:00Z">
                  <w:rPr>
                    <w:noProof/>
                  </w:rPr>
                </w:rPrChange>
              </w:rPr>
              <w:fldChar w:fldCharType="begin"/>
            </w:r>
            <w:r w:rsidRPr="000E48CC" w:rsidDel="006A1EB9">
              <w:rPr>
                <w:rFonts w:asciiTheme="majorHAnsi" w:hAnsiTheme="majorHAnsi" w:cstheme="majorHAnsi"/>
                <w:noProof/>
                <w:rPrChange w:id="1729" w:author="hari prasath" w:date="2020-09-05T10:07:00Z">
                  <w:rPr>
                    <w:noProof/>
                  </w:rPr>
                </w:rPrChange>
              </w:rPr>
              <w:delInstrText xml:space="preserve"> HYPERLINK \l "_Toc45305307" </w:delInstrText>
            </w:r>
            <w:r w:rsidRPr="000E48CC" w:rsidDel="006A1EB9">
              <w:rPr>
                <w:rFonts w:asciiTheme="majorHAnsi" w:hAnsiTheme="majorHAnsi" w:cstheme="majorHAnsi"/>
                <w:noProof/>
                <w:rPrChange w:id="1730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separate"/>
            </w:r>
          </w:del>
          <w:ins w:id="1731" w:author="hari prasath" w:date="2020-09-05T10:07:00Z">
            <w:r w:rsidR="000E48CC" w:rsidRPr="000E48CC">
              <w:rPr>
                <w:rFonts w:asciiTheme="majorHAnsi" w:hAnsiTheme="majorHAnsi" w:cstheme="majorHAnsi"/>
                <w:b/>
                <w:bCs/>
                <w:noProof/>
              </w:rPr>
              <w:t>Error! Hyperlink reference not valid.</w:t>
            </w:r>
          </w:ins>
          <w:del w:id="1732" w:author="hari prasath" w:date="2020-07-11T15:37:00Z"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3.16.1</w:delText>
            </w:r>
            <w:r w:rsidR="00FE0FD5" w:rsidRPr="000E48CC" w:rsidDel="006A1EB9">
              <w:rPr>
                <w:rFonts w:asciiTheme="majorHAnsi" w:eastAsiaTheme="minorEastAsia" w:hAnsiTheme="majorHAnsi" w:cstheme="majorHAnsi"/>
                <w:noProof/>
                <w:lang w:val="en-IN" w:eastAsia="en-IN"/>
              </w:rPr>
              <w:tab/>
            </w:r>
            <w:r w:rsidR="00FE0FD5" w:rsidRPr="000E48CC" w:rsidDel="006A1EB9">
              <w:rPr>
                <w:rStyle w:val="Hyperlink"/>
                <w:rFonts w:asciiTheme="majorHAnsi" w:hAnsiTheme="majorHAnsi" w:cstheme="majorHAnsi"/>
                <w:noProof/>
              </w:rPr>
              <w:delText>Amenos sleep mode packet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33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begin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InstrText xml:space="preserve"> PAGEREF _Toc45305307 \h </w:delInstr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34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35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separate"/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</w:rPr>
              <w:delText>19</w:delText>
            </w:r>
            <w:r w:rsidR="00FE0FD5" w:rsidRPr="000E48CC" w:rsidDel="006A1EB9">
              <w:rPr>
                <w:rFonts w:asciiTheme="majorHAnsi" w:hAnsiTheme="majorHAnsi" w:cstheme="majorHAnsi"/>
                <w:noProof/>
                <w:webHidden/>
                <w:rPrChange w:id="1736" w:author="hari prasath" w:date="2020-09-05T10:07:00Z">
                  <w:rPr>
                    <w:rFonts w:asciiTheme="majorHAnsi" w:hAnsiTheme="majorHAnsi" w:cstheme="majorHAnsi"/>
                    <w:noProof/>
                    <w:webHidden/>
                  </w:rPr>
                </w:rPrChange>
              </w:rPr>
              <w:fldChar w:fldCharType="end"/>
            </w:r>
            <w:r w:rsidRPr="000E48CC" w:rsidDel="006A1EB9">
              <w:rPr>
                <w:rFonts w:asciiTheme="majorHAnsi" w:hAnsiTheme="majorHAnsi" w:cstheme="majorHAnsi"/>
                <w:noProof/>
                <w:rPrChange w:id="1737" w:author="hari prasath" w:date="2020-09-05T10:07:00Z">
                  <w:rPr>
                    <w:rFonts w:asciiTheme="majorHAnsi" w:hAnsiTheme="majorHAnsi" w:cstheme="majorHAnsi"/>
                    <w:noProof/>
                  </w:rPr>
                </w:rPrChange>
              </w:rPr>
              <w:fldChar w:fldCharType="end"/>
            </w:r>
          </w:del>
        </w:p>
        <w:p w14:paraId="48691B2F" w14:textId="71B1795F" w:rsidR="00BC7819" w:rsidRPr="005460CD" w:rsidRDefault="00F76FDB" w:rsidP="00D94BA9">
          <w:pPr>
            <w:rPr>
              <w:rFonts w:asciiTheme="majorHAnsi" w:hAnsiTheme="majorHAnsi" w:cstheme="majorHAnsi"/>
            </w:rPr>
          </w:pPr>
          <w:r w:rsidRPr="000E48CC">
            <w:rPr>
              <w:rFonts w:asciiTheme="majorHAnsi" w:hAnsiTheme="majorHAnsi" w:cstheme="majorHAnsi"/>
              <w:rPrChange w:id="1738" w:author="hari prasath" w:date="2020-09-05T10:07:00Z">
                <w:rPr>
                  <w:rFonts w:asciiTheme="majorHAnsi" w:hAnsiTheme="majorHAnsi" w:cstheme="majorHAnsi"/>
                </w:rPr>
              </w:rPrChange>
            </w:rPr>
            <w:fldChar w:fldCharType="end"/>
          </w:r>
        </w:p>
      </w:sdtContent>
    </w:sdt>
    <w:p w14:paraId="50A659CE" w14:textId="77777777" w:rsidR="000A38EA" w:rsidRDefault="000A38EA" w:rsidP="00BC7819">
      <w:pPr>
        <w:jc w:val="center"/>
        <w:rPr>
          <w:rFonts w:asciiTheme="majorHAnsi" w:hAnsiTheme="majorHAnsi" w:cstheme="majorHAnsi"/>
          <w:sz w:val="48"/>
          <w:szCs w:val="48"/>
          <w:u w:val="single"/>
        </w:rPr>
      </w:pPr>
    </w:p>
    <w:p w14:paraId="609A5FFD" w14:textId="2356C810" w:rsidR="000E576B" w:rsidRDefault="000E576B" w:rsidP="00BC7819">
      <w:pPr>
        <w:jc w:val="center"/>
        <w:rPr>
          <w:rFonts w:asciiTheme="majorHAnsi" w:hAnsiTheme="majorHAnsi" w:cstheme="majorHAnsi"/>
          <w:sz w:val="48"/>
          <w:szCs w:val="48"/>
          <w:u w:val="single"/>
        </w:rPr>
      </w:pPr>
    </w:p>
    <w:p w14:paraId="5345E58D" w14:textId="3B8446F6" w:rsidR="000E576B" w:rsidRDefault="000E576B" w:rsidP="00BC7819">
      <w:pPr>
        <w:jc w:val="center"/>
        <w:rPr>
          <w:rFonts w:asciiTheme="majorHAnsi" w:hAnsiTheme="majorHAnsi" w:cstheme="majorHAnsi"/>
          <w:sz w:val="48"/>
          <w:szCs w:val="48"/>
          <w:u w:val="single"/>
        </w:rPr>
      </w:pPr>
    </w:p>
    <w:p w14:paraId="5CA3250E" w14:textId="79D1742E" w:rsidR="000E576B" w:rsidRDefault="000E576B" w:rsidP="00BC7819">
      <w:pPr>
        <w:jc w:val="center"/>
        <w:rPr>
          <w:rFonts w:asciiTheme="majorHAnsi" w:hAnsiTheme="majorHAnsi" w:cstheme="majorHAnsi"/>
          <w:sz w:val="48"/>
          <w:szCs w:val="48"/>
          <w:u w:val="single"/>
        </w:rPr>
      </w:pPr>
    </w:p>
    <w:p w14:paraId="736310B4" w14:textId="3A84BD4E" w:rsidR="000E576B" w:rsidRDefault="000E576B" w:rsidP="00BC7819">
      <w:pPr>
        <w:jc w:val="center"/>
        <w:rPr>
          <w:rFonts w:asciiTheme="majorHAnsi" w:hAnsiTheme="majorHAnsi" w:cstheme="majorHAnsi"/>
          <w:sz w:val="48"/>
          <w:szCs w:val="48"/>
          <w:u w:val="single"/>
        </w:rPr>
      </w:pPr>
    </w:p>
    <w:p w14:paraId="115F332E" w14:textId="0C3B1706" w:rsidR="000E576B" w:rsidRDefault="000E576B" w:rsidP="00BC7819">
      <w:pPr>
        <w:jc w:val="center"/>
        <w:rPr>
          <w:rFonts w:asciiTheme="majorHAnsi" w:hAnsiTheme="majorHAnsi" w:cstheme="majorHAnsi"/>
          <w:sz w:val="48"/>
          <w:szCs w:val="48"/>
          <w:u w:val="single"/>
        </w:rPr>
      </w:pPr>
    </w:p>
    <w:p w14:paraId="51EEF435" w14:textId="483FD44B" w:rsidR="00763108" w:rsidRDefault="00763108">
      <w:pPr>
        <w:rPr>
          <w:ins w:id="1739" w:author="hari prasath" w:date="2020-08-10T17:00:00Z"/>
          <w:rFonts w:asciiTheme="majorHAnsi" w:hAnsiTheme="majorHAnsi" w:cstheme="majorHAnsi"/>
          <w:sz w:val="48"/>
          <w:szCs w:val="48"/>
          <w:u w:val="single"/>
        </w:rPr>
      </w:pPr>
      <w:ins w:id="1740" w:author="hari prasath" w:date="2020-08-10T17:00:00Z">
        <w:r>
          <w:rPr>
            <w:rFonts w:asciiTheme="majorHAnsi" w:hAnsiTheme="majorHAnsi" w:cstheme="majorHAnsi"/>
            <w:sz w:val="48"/>
            <w:szCs w:val="48"/>
            <w:u w:val="single"/>
          </w:rPr>
          <w:br w:type="page"/>
        </w:r>
      </w:ins>
    </w:p>
    <w:p w14:paraId="53C01DEE" w14:textId="77777777" w:rsidR="000E576B" w:rsidDel="00B77593" w:rsidRDefault="000E576B" w:rsidP="00BC7819">
      <w:pPr>
        <w:jc w:val="center"/>
        <w:rPr>
          <w:del w:id="1741" w:author="hari prasath" w:date="2020-07-20T20:34:00Z"/>
          <w:rFonts w:asciiTheme="majorHAnsi" w:hAnsiTheme="majorHAnsi" w:cstheme="majorHAnsi"/>
          <w:sz w:val="48"/>
          <w:szCs w:val="48"/>
          <w:u w:val="single"/>
        </w:rPr>
      </w:pPr>
    </w:p>
    <w:p w14:paraId="50C4316F" w14:textId="11A961AB" w:rsidR="000E576B" w:rsidDel="00B77593" w:rsidRDefault="000E576B" w:rsidP="00BC7819">
      <w:pPr>
        <w:jc w:val="center"/>
        <w:rPr>
          <w:del w:id="1742" w:author="hari prasath" w:date="2020-07-20T20:34:00Z"/>
          <w:rFonts w:asciiTheme="majorHAnsi" w:hAnsiTheme="majorHAnsi" w:cstheme="majorHAnsi"/>
          <w:sz w:val="48"/>
          <w:szCs w:val="48"/>
          <w:u w:val="single"/>
        </w:rPr>
      </w:pPr>
    </w:p>
    <w:p w14:paraId="2A1497A4" w14:textId="730A4318" w:rsidR="000E576B" w:rsidDel="00B77593" w:rsidRDefault="000E576B" w:rsidP="00BC7819">
      <w:pPr>
        <w:jc w:val="center"/>
        <w:rPr>
          <w:del w:id="1743" w:author="hari prasath" w:date="2020-07-20T20:34:00Z"/>
          <w:rFonts w:asciiTheme="majorHAnsi" w:hAnsiTheme="majorHAnsi" w:cstheme="majorHAnsi"/>
          <w:sz w:val="48"/>
          <w:szCs w:val="48"/>
          <w:u w:val="single"/>
        </w:rPr>
      </w:pPr>
    </w:p>
    <w:p w14:paraId="6BBCEBB9" w14:textId="49AC09B9" w:rsidR="000E576B" w:rsidDel="00B77593" w:rsidRDefault="000E576B" w:rsidP="00BC7819">
      <w:pPr>
        <w:jc w:val="center"/>
        <w:rPr>
          <w:del w:id="1744" w:author="hari prasath" w:date="2020-07-20T20:34:00Z"/>
          <w:rFonts w:asciiTheme="majorHAnsi" w:hAnsiTheme="majorHAnsi" w:cstheme="majorHAnsi"/>
          <w:sz w:val="48"/>
          <w:szCs w:val="48"/>
          <w:u w:val="single"/>
        </w:rPr>
      </w:pPr>
    </w:p>
    <w:p w14:paraId="67FDDF3D" w14:textId="116A099E" w:rsidR="000E576B" w:rsidDel="00B77593" w:rsidRDefault="000E576B" w:rsidP="00BC7819">
      <w:pPr>
        <w:jc w:val="center"/>
        <w:rPr>
          <w:del w:id="1745" w:author="hari prasath" w:date="2020-07-20T20:34:00Z"/>
          <w:rFonts w:asciiTheme="majorHAnsi" w:hAnsiTheme="majorHAnsi" w:cstheme="majorHAnsi"/>
          <w:sz w:val="48"/>
          <w:szCs w:val="48"/>
          <w:u w:val="single"/>
        </w:rPr>
      </w:pPr>
    </w:p>
    <w:p w14:paraId="2BFFBFCD" w14:textId="0D6DE74E" w:rsidR="000E576B" w:rsidDel="00B77593" w:rsidRDefault="000E576B" w:rsidP="00BC7819">
      <w:pPr>
        <w:jc w:val="center"/>
        <w:rPr>
          <w:del w:id="1746" w:author="hari prasath" w:date="2020-07-20T20:34:00Z"/>
          <w:rFonts w:asciiTheme="majorHAnsi" w:hAnsiTheme="majorHAnsi" w:cstheme="majorHAnsi"/>
          <w:sz w:val="48"/>
          <w:szCs w:val="48"/>
          <w:u w:val="single"/>
        </w:rPr>
      </w:pPr>
    </w:p>
    <w:p w14:paraId="56061195" w14:textId="77777777" w:rsidR="000E576B" w:rsidRDefault="000E576B" w:rsidP="000B35FB">
      <w:pPr>
        <w:rPr>
          <w:rFonts w:asciiTheme="majorHAnsi" w:hAnsiTheme="majorHAnsi" w:cstheme="majorHAnsi"/>
          <w:sz w:val="48"/>
          <w:szCs w:val="48"/>
          <w:u w:val="single"/>
        </w:rPr>
      </w:pPr>
    </w:p>
    <w:p w14:paraId="0827FABA" w14:textId="31B9D715" w:rsidR="00120A29" w:rsidRDefault="00120A29" w:rsidP="002A3875">
      <w:pPr>
        <w:rPr>
          <w:ins w:id="1747" w:author="hari prasath" w:date="2020-07-30T19:57:00Z"/>
          <w:rFonts w:asciiTheme="majorHAnsi" w:hAnsiTheme="majorHAnsi" w:cstheme="majorHAnsi"/>
          <w:sz w:val="48"/>
          <w:szCs w:val="48"/>
          <w:u w:val="single"/>
        </w:rPr>
      </w:pPr>
    </w:p>
    <w:p w14:paraId="417D0FC1" w14:textId="77777777" w:rsidR="00AF4D48" w:rsidRDefault="00AF4D48" w:rsidP="002A3875">
      <w:pPr>
        <w:rPr>
          <w:rFonts w:asciiTheme="majorHAnsi" w:hAnsiTheme="majorHAnsi" w:cstheme="majorHAnsi"/>
          <w:sz w:val="48"/>
          <w:szCs w:val="48"/>
          <w:u w:val="single"/>
        </w:rPr>
      </w:pPr>
    </w:p>
    <w:p w14:paraId="0344AAED" w14:textId="7A0AC4FA" w:rsidR="00BC7819" w:rsidRPr="00BC7819" w:rsidRDefault="00BC7819" w:rsidP="00BC7819">
      <w:pPr>
        <w:jc w:val="center"/>
        <w:rPr>
          <w:rFonts w:asciiTheme="majorHAnsi" w:hAnsiTheme="majorHAnsi" w:cstheme="majorHAnsi"/>
          <w:sz w:val="48"/>
          <w:szCs w:val="48"/>
          <w:u w:val="single"/>
        </w:rPr>
      </w:pPr>
      <w:r w:rsidRPr="00BC7819">
        <w:rPr>
          <w:rFonts w:asciiTheme="majorHAnsi" w:hAnsiTheme="majorHAnsi" w:cstheme="majorHAnsi"/>
          <w:sz w:val="48"/>
          <w:szCs w:val="48"/>
          <w:u w:val="single"/>
        </w:rPr>
        <w:t>Acronyms and Abbreviations</w:t>
      </w:r>
    </w:p>
    <w:p w14:paraId="7C5E04A9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"/>
        <w:gridCol w:w="8797"/>
      </w:tblGrid>
      <w:tr w:rsidR="00A949BC" w:rsidRPr="00BC7819" w14:paraId="32BAA9A6" w14:textId="77777777" w:rsidTr="00BC7819">
        <w:tc>
          <w:tcPr>
            <w:tcW w:w="959" w:type="dxa"/>
            <w:shd w:val="clear" w:color="auto" w:fill="auto"/>
          </w:tcPr>
          <w:p w14:paraId="3DE5BAF0" w14:textId="77777777" w:rsidR="00A949BC" w:rsidRPr="00BC7819" w:rsidRDefault="00A949BC" w:rsidP="00D94BA9">
            <w:pPr>
              <w:rPr>
                <w:rFonts w:asciiTheme="minorHAnsi" w:hAnsiTheme="minorHAnsi" w:cstheme="minorHAnsi"/>
              </w:rPr>
            </w:pPr>
            <w:r w:rsidRPr="00BC7819">
              <w:rPr>
                <w:rFonts w:asciiTheme="minorHAnsi" w:hAnsiTheme="minorHAnsi" w:cstheme="minorHAnsi"/>
              </w:rPr>
              <w:t>AC</w:t>
            </w:r>
          </w:p>
        </w:tc>
        <w:tc>
          <w:tcPr>
            <w:tcW w:w="9003" w:type="dxa"/>
            <w:shd w:val="clear" w:color="auto" w:fill="auto"/>
          </w:tcPr>
          <w:p w14:paraId="31415730" w14:textId="77777777" w:rsidR="00A949BC" w:rsidRPr="00BC7819" w:rsidRDefault="00A949BC" w:rsidP="00D94BA9">
            <w:pPr>
              <w:rPr>
                <w:rFonts w:asciiTheme="minorHAnsi" w:hAnsiTheme="minorHAnsi" w:cstheme="minorHAnsi"/>
              </w:rPr>
            </w:pPr>
            <w:r w:rsidRPr="00BC7819">
              <w:rPr>
                <w:rFonts w:asciiTheme="minorHAnsi" w:hAnsiTheme="minorHAnsi" w:cstheme="minorHAnsi"/>
              </w:rPr>
              <w:t>Air Conditioner</w:t>
            </w:r>
          </w:p>
        </w:tc>
      </w:tr>
      <w:tr w:rsidR="00A949BC" w:rsidRPr="00BC7819" w14:paraId="1AA90C1D" w14:textId="77777777" w:rsidTr="00BC7819">
        <w:tc>
          <w:tcPr>
            <w:tcW w:w="959" w:type="dxa"/>
            <w:shd w:val="clear" w:color="auto" w:fill="auto"/>
          </w:tcPr>
          <w:p w14:paraId="3E0B1DA5" w14:textId="77777777" w:rsidR="00A949BC" w:rsidRPr="00BC7819" w:rsidRDefault="00A949BC" w:rsidP="00D94BA9">
            <w:pPr>
              <w:rPr>
                <w:rFonts w:asciiTheme="minorHAnsi" w:hAnsiTheme="minorHAnsi" w:cstheme="minorHAnsi"/>
              </w:rPr>
            </w:pPr>
            <w:r w:rsidRPr="00BC7819">
              <w:rPr>
                <w:rFonts w:asciiTheme="minorHAnsi" w:hAnsiTheme="minorHAnsi" w:cstheme="minorHAnsi"/>
              </w:rPr>
              <w:t>ACK</w:t>
            </w:r>
          </w:p>
        </w:tc>
        <w:tc>
          <w:tcPr>
            <w:tcW w:w="9003" w:type="dxa"/>
            <w:shd w:val="clear" w:color="auto" w:fill="auto"/>
          </w:tcPr>
          <w:p w14:paraId="4B7D22B3" w14:textId="77777777" w:rsidR="00A949BC" w:rsidRPr="00BC7819" w:rsidRDefault="00A949BC" w:rsidP="00D94BA9">
            <w:pPr>
              <w:rPr>
                <w:rFonts w:asciiTheme="minorHAnsi" w:hAnsiTheme="minorHAnsi" w:cstheme="minorHAnsi"/>
              </w:rPr>
            </w:pPr>
            <w:r w:rsidRPr="00BC7819">
              <w:rPr>
                <w:rFonts w:asciiTheme="minorHAnsi" w:hAnsiTheme="minorHAnsi" w:cstheme="minorHAnsi"/>
              </w:rPr>
              <w:t>Positive Acknowledgement</w:t>
            </w:r>
          </w:p>
        </w:tc>
      </w:tr>
      <w:tr w:rsidR="00A949BC" w:rsidRPr="00BC7819" w14:paraId="60AFBC21" w14:textId="77777777" w:rsidTr="00BC7819">
        <w:tc>
          <w:tcPr>
            <w:tcW w:w="959" w:type="dxa"/>
            <w:shd w:val="clear" w:color="auto" w:fill="auto"/>
          </w:tcPr>
          <w:p w14:paraId="62427B44" w14:textId="49901535" w:rsidR="00A949BC" w:rsidRPr="00BC7819" w:rsidRDefault="007B7FA6" w:rsidP="00D94B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UDP</w:t>
            </w:r>
          </w:p>
        </w:tc>
        <w:tc>
          <w:tcPr>
            <w:tcW w:w="9003" w:type="dxa"/>
            <w:shd w:val="clear" w:color="auto" w:fill="auto"/>
          </w:tcPr>
          <w:p w14:paraId="2B7FCB87" w14:textId="378A5E02" w:rsidR="00A949BC" w:rsidRPr="00BC7819" w:rsidRDefault="007B7FA6" w:rsidP="00D94B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User Datagram</w:t>
            </w:r>
            <w:r w:rsidR="00A949BC" w:rsidRPr="00BC7819">
              <w:rPr>
                <w:rFonts w:asciiTheme="minorHAnsi" w:hAnsiTheme="minorHAnsi" w:cstheme="minorHAnsi"/>
              </w:rPr>
              <w:t xml:space="preserve"> Protocol</w:t>
            </w:r>
          </w:p>
        </w:tc>
      </w:tr>
    </w:tbl>
    <w:p w14:paraId="50D11FC5" w14:textId="77777777" w:rsidR="00A949BC" w:rsidRPr="00A2695F" w:rsidRDefault="00A949BC" w:rsidP="00D94BA9">
      <w:pPr>
        <w:rPr>
          <w:rFonts w:asciiTheme="minorHAnsi" w:hAnsiTheme="minorHAnsi" w:cstheme="minorHAnsi"/>
        </w:rPr>
      </w:pPr>
    </w:p>
    <w:p w14:paraId="01BCA3FC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3CEB9EBD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3635883D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3EB852E5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4050E0A6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79C728C0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687355E4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2BB30DAE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0F209DBC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715000BF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25399C38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2E2ADB80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3D337818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7A930C34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76481EC6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47D183BF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4BB80CEE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6ED4D86E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767FE939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242313E3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70BEBFC2" w14:textId="77777777" w:rsidR="00D94BA9" w:rsidRPr="00A2695F" w:rsidRDefault="00D94BA9" w:rsidP="00D94BA9">
      <w:pPr>
        <w:rPr>
          <w:rFonts w:asciiTheme="minorHAnsi" w:hAnsiTheme="minorHAnsi" w:cstheme="minorHAnsi"/>
        </w:rPr>
      </w:pPr>
    </w:p>
    <w:p w14:paraId="60CF5C94" w14:textId="77777777" w:rsidR="00361AD9" w:rsidRPr="00A2695F" w:rsidRDefault="00361AD9" w:rsidP="00361AD9">
      <w:pPr>
        <w:rPr>
          <w:rFonts w:asciiTheme="minorHAnsi" w:hAnsiTheme="minorHAnsi" w:cstheme="minorHAnsi"/>
        </w:rPr>
      </w:pPr>
    </w:p>
    <w:p w14:paraId="0E1F7136" w14:textId="77777777" w:rsidR="00361AD9" w:rsidRPr="00A2695F" w:rsidRDefault="00361AD9" w:rsidP="00361AD9">
      <w:pPr>
        <w:rPr>
          <w:rFonts w:asciiTheme="minorHAnsi" w:hAnsiTheme="minorHAnsi" w:cstheme="minorHAnsi"/>
        </w:rPr>
      </w:pPr>
    </w:p>
    <w:p w14:paraId="6746D71E" w14:textId="77777777" w:rsidR="00361AD9" w:rsidRDefault="00361AD9" w:rsidP="00361AD9">
      <w:pPr>
        <w:rPr>
          <w:rFonts w:asciiTheme="minorHAnsi" w:hAnsiTheme="minorHAnsi" w:cstheme="minorHAnsi"/>
        </w:rPr>
      </w:pPr>
    </w:p>
    <w:p w14:paraId="23B78413" w14:textId="77777777" w:rsidR="00B84C59" w:rsidRDefault="00B84C59" w:rsidP="00361AD9">
      <w:pPr>
        <w:rPr>
          <w:rFonts w:asciiTheme="minorHAnsi" w:hAnsiTheme="minorHAnsi" w:cstheme="minorHAnsi"/>
        </w:rPr>
      </w:pPr>
    </w:p>
    <w:p w14:paraId="52528F23" w14:textId="77777777" w:rsidR="00B84C59" w:rsidRDefault="00B84C59" w:rsidP="00361AD9">
      <w:pPr>
        <w:rPr>
          <w:rFonts w:asciiTheme="minorHAnsi" w:hAnsiTheme="minorHAnsi" w:cstheme="minorHAnsi"/>
        </w:rPr>
      </w:pPr>
    </w:p>
    <w:p w14:paraId="444A216F" w14:textId="77777777" w:rsidR="00B84C59" w:rsidRDefault="00B84C59" w:rsidP="00361AD9">
      <w:pPr>
        <w:rPr>
          <w:rFonts w:asciiTheme="minorHAnsi" w:hAnsiTheme="minorHAnsi" w:cstheme="minorHAnsi"/>
        </w:rPr>
      </w:pPr>
    </w:p>
    <w:p w14:paraId="6AF1727E" w14:textId="77777777" w:rsidR="00361AD9" w:rsidRDefault="00361AD9" w:rsidP="00361AD9">
      <w:pPr>
        <w:rPr>
          <w:rFonts w:asciiTheme="minorHAnsi" w:hAnsiTheme="minorHAnsi" w:cstheme="minorHAnsi"/>
        </w:rPr>
      </w:pPr>
    </w:p>
    <w:p w14:paraId="4BC23D70" w14:textId="77777777" w:rsidR="00B84C59" w:rsidRDefault="00B84C59" w:rsidP="00361AD9">
      <w:pPr>
        <w:rPr>
          <w:rFonts w:asciiTheme="minorHAnsi" w:hAnsiTheme="minorHAnsi" w:cstheme="minorHAnsi"/>
        </w:rPr>
      </w:pPr>
    </w:p>
    <w:p w14:paraId="75BBE0A7" w14:textId="77777777" w:rsidR="00BD7DB8" w:rsidRDefault="00BD7DB8" w:rsidP="00361AD9">
      <w:pPr>
        <w:rPr>
          <w:rFonts w:asciiTheme="minorHAnsi" w:hAnsiTheme="minorHAnsi" w:cstheme="minorHAnsi"/>
        </w:rPr>
      </w:pPr>
    </w:p>
    <w:p w14:paraId="43A6673F" w14:textId="77777777" w:rsidR="00BD7DB8" w:rsidRDefault="00BD7DB8" w:rsidP="00361AD9">
      <w:pPr>
        <w:rPr>
          <w:rFonts w:asciiTheme="minorHAnsi" w:hAnsiTheme="minorHAnsi" w:cstheme="minorHAnsi"/>
        </w:rPr>
      </w:pPr>
    </w:p>
    <w:p w14:paraId="61D3AA09" w14:textId="77777777" w:rsidR="00BD7DB8" w:rsidRDefault="00BD7DB8" w:rsidP="00361AD9">
      <w:pPr>
        <w:rPr>
          <w:rFonts w:asciiTheme="minorHAnsi" w:hAnsiTheme="minorHAnsi" w:cstheme="minorHAnsi"/>
        </w:rPr>
      </w:pPr>
    </w:p>
    <w:p w14:paraId="102F066C" w14:textId="77777777" w:rsidR="00BD7DB8" w:rsidRDefault="00BD7DB8" w:rsidP="00361AD9">
      <w:pPr>
        <w:rPr>
          <w:rFonts w:asciiTheme="minorHAnsi" w:hAnsiTheme="minorHAnsi" w:cstheme="minorHAnsi"/>
        </w:rPr>
      </w:pPr>
    </w:p>
    <w:p w14:paraId="771606F7" w14:textId="77777777" w:rsidR="00BD7DB8" w:rsidRDefault="00BD7DB8" w:rsidP="00361AD9">
      <w:pPr>
        <w:rPr>
          <w:rFonts w:asciiTheme="minorHAnsi" w:hAnsiTheme="minorHAnsi" w:cstheme="minorHAnsi"/>
        </w:rPr>
      </w:pPr>
    </w:p>
    <w:p w14:paraId="2316389A" w14:textId="77777777" w:rsidR="00BD7DB8" w:rsidRDefault="00BD7DB8" w:rsidP="00361AD9">
      <w:pPr>
        <w:rPr>
          <w:rFonts w:asciiTheme="minorHAnsi" w:hAnsiTheme="minorHAnsi" w:cstheme="minorHAnsi"/>
        </w:rPr>
      </w:pPr>
    </w:p>
    <w:p w14:paraId="268643FD" w14:textId="77777777" w:rsidR="00BD7DB8" w:rsidRDefault="00BD7DB8" w:rsidP="00361AD9">
      <w:pPr>
        <w:rPr>
          <w:rFonts w:asciiTheme="minorHAnsi" w:hAnsiTheme="minorHAnsi" w:cstheme="minorHAnsi"/>
        </w:rPr>
      </w:pPr>
    </w:p>
    <w:p w14:paraId="07EB04CD" w14:textId="6998E2DC" w:rsidR="00E8259D" w:rsidRDefault="00E8259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2943F594" w14:textId="77777777" w:rsidR="00B84C59" w:rsidRDefault="00B84C59" w:rsidP="00361AD9">
      <w:pPr>
        <w:rPr>
          <w:rFonts w:asciiTheme="minorHAnsi" w:hAnsiTheme="minorHAnsi" w:cstheme="minorHAnsi"/>
        </w:rPr>
      </w:pPr>
    </w:p>
    <w:p w14:paraId="5E23CF50" w14:textId="77777777" w:rsidR="00B84C59" w:rsidRDefault="00B84C59" w:rsidP="00361AD9">
      <w:pPr>
        <w:rPr>
          <w:rFonts w:asciiTheme="minorHAnsi" w:hAnsiTheme="minorHAnsi" w:cstheme="minorHAnsi"/>
        </w:rPr>
      </w:pPr>
    </w:p>
    <w:p w14:paraId="1ED51BA9" w14:textId="77777777" w:rsidR="002F3AE5" w:rsidRPr="002410E6" w:rsidRDefault="004635A6" w:rsidP="00D46B1D">
      <w:pPr>
        <w:pStyle w:val="Heading1"/>
        <w:spacing w:before="0"/>
      </w:pPr>
      <w:bookmarkStart w:id="1748" w:name="_Toc50192847"/>
      <w:r w:rsidRPr="002410E6">
        <w:t>Document Purpose</w:t>
      </w:r>
      <w:bookmarkEnd w:id="1748"/>
    </w:p>
    <w:p w14:paraId="7092F5F0" w14:textId="45836046" w:rsidR="004635A6" w:rsidRDefault="004635A6">
      <w:pPr>
        <w:ind w:left="426"/>
        <w:rPr>
          <w:rFonts w:asciiTheme="minorHAnsi" w:hAnsiTheme="minorHAnsi" w:cstheme="minorHAnsi"/>
        </w:rPr>
        <w:pPrChange w:id="1749" w:author="hari prasath" w:date="2020-07-28T12:03:00Z">
          <w:pPr/>
        </w:pPrChange>
      </w:pPr>
      <w:r w:rsidRPr="00A2695F">
        <w:rPr>
          <w:rFonts w:asciiTheme="minorHAnsi" w:hAnsiTheme="minorHAnsi" w:cstheme="minorHAnsi"/>
        </w:rPr>
        <w:t>The purpose of this document is to describe communication packet b</w:t>
      </w:r>
      <w:r w:rsidR="00573322">
        <w:rPr>
          <w:rFonts w:asciiTheme="minorHAnsi" w:hAnsiTheme="minorHAnsi" w:cstheme="minorHAnsi"/>
        </w:rPr>
        <w:t>etween Hub and Amenos over Wi-Fi</w:t>
      </w:r>
      <w:r w:rsidRPr="00A2695F">
        <w:rPr>
          <w:rFonts w:asciiTheme="minorHAnsi" w:hAnsiTheme="minorHAnsi" w:cstheme="minorHAnsi"/>
        </w:rPr>
        <w:t xml:space="preserve"> interface using </w:t>
      </w:r>
      <w:commentRangeStart w:id="1750"/>
      <w:r w:rsidR="002B1144">
        <w:rPr>
          <w:rFonts w:asciiTheme="minorHAnsi" w:hAnsiTheme="minorHAnsi" w:cstheme="minorHAnsi"/>
        </w:rPr>
        <w:t>UDP</w:t>
      </w:r>
      <w:commentRangeEnd w:id="1750"/>
      <w:r w:rsidR="002B1144">
        <w:rPr>
          <w:rStyle w:val="CommentReference"/>
        </w:rPr>
        <w:commentReference w:id="1750"/>
      </w:r>
      <w:r w:rsidRPr="00A2695F">
        <w:rPr>
          <w:rFonts w:asciiTheme="minorHAnsi" w:hAnsiTheme="minorHAnsi" w:cstheme="minorHAnsi"/>
        </w:rPr>
        <w:t xml:space="preserve"> protocol</w:t>
      </w:r>
    </w:p>
    <w:p w14:paraId="50F1E655" w14:textId="77777777" w:rsidR="00D46B1D" w:rsidRPr="00A2695F" w:rsidRDefault="00D46B1D" w:rsidP="002410E6">
      <w:pPr>
        <w:rPr>
          <w:rFonts w:asciiTheme="minorHAnsi" w:hAnsiTheme="minorHAnsi" w:cstheme="minorHAnsi"/>
        </w:rPr>
      </w:pPr>
    </w:p>
    <w:p w14:paraId="6B1E2551" w14:textId="0198896A" w:rsidR="004635A6" w:rsidRDefault="004635A6" w:rsidP="00D46B1D">
      <w:pPr>
        <w:pStyle w:val="Heading1"/>
        <w:spacing w:before="0"/>
        <w:rPr>
          <w:ins w:id="1751" w:author="QMAX" w:date="2020-07-11T13:23:00Z"/>
        </w:rPr>
      </w:pPr>
      <w:bookmarkStart w:id="1752" w:name="_Ref46169688"/>
      <w:bookmarkStart w:id="1753" w:name="_Toc50192848"/>
      <w:r w:rsidRPr="00A2695F">
        <w:t>Sensor to Hub</w:t>
      </w:r>
      <w:bookmarkEnd w:id="1752"/>
      <w:bookmarkEnd w:id="1753"/>
    </w:p>
    <w:p w14:paraId="53DC5F2E" w14:textId="3FDC8A12" w:rsidR="00932E47" w:rsidRPr="009B73F3" w:rsidRDefault="00932E47">
      <w:pPr>
        <w:ind w:left="426"/>
        <w:rPr>
          <w:rFonts w:asciiTheme="minorHAnsi" w:hAnsiTheme="minorHAnsi" w:cstheme="minorHAnsi"/>
          <w:rPrChange w:id="1754" w:author="hari prasath" w:date="2020-07-28T12:02:00Z">
            <w:rPr/>
          </w:rPrChange>
        </w:rPr>
        <w:pPrChange w:id="1755" w:author="hari prasath" w:date="2020-07-28T12:02:00Z">
          <w:pPr>
            <w:pStyle w:val="Heading1"/>
            <w:spacing w:before="0"/>
          </w:pPr>
        </w:pPrChange>
      </w:pPr>
      <w:ins w:id="1756" w:author="QMAX" w:date="2020-07-11T13:23:00Z">
        <w:r w:rsidRPr="009B73F3">
          <w:rPr>
            <w:rFonts w:asciiTheme="minorHAnsi" w:hAnsiTheme="minorHAnsi" w:cstheme="minorHAnsi"/>
            <w:rPrChange w:id="1757" w:author="hari prasath" w:date="2020-07-28T12:02:00Z">
              <w:rPr/>
            </w:rPrChange>
          </w:rPr>
          <w:t>Hereafter Amenos is being referred to as Sensor.</w:t>
        </w:r>
      </w:ins>
      <w:ins w:id="1758" w:author="hari prasath" w:date="2020-07-30T19:47:00Z">
        <w:r w:rsidR="002A5FD2">
          <w:rPr>
            <w:rFonts w:asciiTheme="minorHAnsi" w:hAnsiTheme="minorHAnsi" w:cstheme="minorHAnsi"/>
          </w:rPr>
          <w:t xml:space="preserve"> For more details on field value refer Data Dictionary.</w:t>
        </w:r>
      </w:ins>
    </w:p>
    <w:p w14:paraId="7E8A777A" w14:textId="409EBE3C" w:rsidR="004635A6" w:rsidRPr="00A2695F" w:rsidRDefault="00CD74E7" w:rsidP="00D46B1D">
      <w:pPr>
        <w:pStyle w:val="Heading2"/>
        <w:spacing w:before="0"/>
      </w:pPr>
      <w:bookmarkStart w:id="1759" w:name="_Device_registration_packet"/>
      <w:bookmarkStart w:id="1760" w:name="_Ref49272872"/>
      <w:bookmarkStart w:id="1761" w:name="_Toc50192849"/>
      <w:bookmarkEnd w:id="1759"/>
      <w:r w:rsidRPr="00A2695F">
        <w:t>Device registration packet</w:t>
      </w:r>
      <w:r w:rsidR="00A80776">
        <w:t>s</w:t>
      </w:r>
      <w:bookmarkEnd w:id="1760"/>
      <w:bookmarkEnd w:id="1761"/>
    </w:p>
    <w:p w14:paraId="2116889F" w14:textId="6D7EB01A" w:rsidR="00CD74E7" w:rsidRDefault="00481EC3">
      <w:pPr>
        <w:ind w:left="567"/>
        <w:rPr>
          <w:rFonts w:asciiTheme="minorHAnsi" w:hAnsiTheme="minorHAnsi" w:cstheme="minorHAnsi"/>
        </w:rPr>
        <w:pPrChange w:id="1762" w:author="hari prasath" w:date="2020-07-28T12:02:00Z">
          <w:pPr/>
        </w:pPrChange>
      </w:pPr>
      <w:r>
        <w:rPr>
          <w:rFonts w:asciiTheme="minorHAnsi" w:hAnsiTheme="minorHAnsi" w:cstheme="minorHAnsi"/>
        </w:rPr>
        <w:t xml:space="preserve">This packet is </w:t>
      </w:r>
      <w:r w:rsidR="00CD74E7" w:rsidRPr="00A2695F">
        <w:rPr>
          <w:rFonts w:asciiTheme="minorHAnsi" w:hAnsiTheme="minorHAnsi" w:cstheme="minorHAnsi"/>
        </w:rPr>
        <w:t>sen</w:t>
      </w:r>
      <w:r w:rsidR="00CF5AC5">
        <w:rPr>
          <w:rFonts w:asciiTheme="minorHAnsi" w:hAnsiTheme="minorHAnsi" w:cstheme="minorHAnsi"/>
        </w:rPr>
        <w:t>t</w:t>
      </w:r>
      <w:r w:rsidR="00CD74E7" w:rsidRPr="00A2695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to register the sensor </w:t>
      </w:r>
      <w:r w:rsidR="00CD74E7" w:rsidRPr="00A2695F">
        <w:rPr>
          <w:rFonts w:asciiTheme="minorHAnsi" w:hAnsiTheme="minorHAnsi" w:cstheme="minorHAnsi"/>
        </w:rPr>
        <w:t>to Hub. A</w:t>
      </w:r>
      <w:r w:rsidR="00877E18">
        <w:rPr>
          <w:rFonts w:asciiTheme="minorHAnsi" w:hAnsiTheme="minorHAnsi" w:cstheme="minorHAnsi"/>
        </w:rPr>
        <w:t xml:space="preserve">fter sending this packet to Hub, sensor </w:t>
      </w:r>
      <w:r w:rsidR="00CD74E7" w:rsidRPr="00A2695F">
        <w:rPr>
          <w:rFonts w:asciiTheme="minorHAnsi" w:hAnsiTheme="minorHAnsi" w:cstheme="minorHAnsi"/>
        </w:rPr>
        <w:t>wait for ACK from Hub.</w:t>
      </w:r>
    </w:p>
    <w:p w14:paraId="7883F4A1" w14:textId="77777777" w:rsidR="00055483" w:rsidRPr="00A2695F" w:rsidRDefault="00055483" w:rsidP="00055483">
      <w:pPr>
        <w:pStyle w:val="Heading3"/>
      </w:pPr>
      <w:bookmarkStart w:id="1763" w:name="_Toc50192850"/>
      <w:r>
        <w:t>A</w:t>
      </w:r>
      <w:r w:rsidR="00A675F7">
        <w:t>menos</w:t>
      </w:r>
      <w:r w:rsidR="001F5472">
        <w:t xml:space="preserve"> registration packet</w:t>
      </w:r>
      <w:bookmarkEnd w:id="1763"/>
    </w:p>
    <w:p w14:paraId="794CBF84" w14:textId="77777777" w:rsidR="00CD74E7" w:rsidRDefault="00CD74E7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105C350D" w14:textId="77777777" w:rsidR="00A06E35" w:rsidRDefault="00A06E35" w:rsidP="00120A29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“hmac”:””,</w:t>
      </w:r>
    </w:p>
    <w:p w14:paraId="3C6BDE35" w14:textId="77777777" w:rsidR="00A06E35" w:rsidRPr="00956093" w:rsidRDefault="00A06E35" w:rsidP="00120A29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“payload”:{</w:t>
      </w:r>
    </w:p>
    <w:p w14:paraId="113870B9" w14:textId="77777777" w:rsidR="00CD74E7" w:rsidRPr="00956093" w:rsidRDefault="00CD74E7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"device_uid":"031219010010002",</w:t>
      </w:r>
    </w:p>
    <w:p w14:paraId="3D49180A" w14:textId="77777777" w:rsidR="00CD74E7" w:rsidRPr="00956093" w:rsidRDefault="00CD74E7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"data_type":1,</w:t>
      </w:r>
    </w:p>
    <w:p w14:paraId="382BFF44" w14:textId="77777777" w:rsidR="00CD74E7" w:rsidRPr="00956093" w:rsidRDefault="00CD74E7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"device_data":[</w:t>
      </w:r>
    </w:p>
    <w:p w14:paraId="0AECA00F" w14:textId="77777777" w:rsidR="00CD74E7" w:rsidRPr="00956093" w:rsidRDefault="00CD74E7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32C51673" w14:textId="202B58F2" w:rsidR="00CD74E7" w:rsidRDefault="00CD74E7" w:rsidP="00120A29">
      <w:pPr>
        <w:ind w:left="720"/>
        <w:rPr>
          <w:ins w:id="1764" w:author="hari prasath" w:date="2020-07-13T18:45:00Z"/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"device_type":</w:t>
      </w:r>
      <w:commentRangeStart w:id="1765"/>
      <w:ins w:id="1766" w:author="hari prasath" w:date="2020-07-13T17:38:00Z">
        <w:r w:rsidR="007D1445">
          <w:rPr>
            <w:rFonts w:ascii="Courier New" w:hAnsi="Courier New" w:cs="Courier New"/>
          </w:rPr>
          <w:t>5</w:t>
        </w:r>
      </w:ins>
      <w:commentRangeEnd w:id="1765"/>
      <w:ins w:id="1767" w:author="hari prasath" w:date="2020-07-13T17:39:00Z">
        <w:r w:rsidR="007D1445">
          <w:rPr>
            <w:rStyle w:val="CommentReference"/>
          </w:rPr>
          <w:commentReference w:id="1765"/>
        </w:r>
      </w:ins>
      <w:del w:id="1768" w:author="hari prasath" w:date="2020-07-13T17:38:00Z">
        <w:r w:rsidRPr="00956093" w:rsidDel="007D1445">
          <w:rPr>
            <w:rFonts w:ascii="Courier New" w:hAnsi="Courier New" w:cs="Courier New"/>
          </w:rPr>
          <w:delText>4</w:delText>
        </w:r>
      </w:del>
      <w:r w:rsidRPr="00956093">
        <w:rPr>
          <w:rFonts w:ascii="Courier New" w:hAnsi="Courier New" w:cs="Courier New"/>
        </w:rPr>
        <w:t>,</w:t>
      </w:r>
    </w:p>
    <w:p w14:paraId="3A000FD6" w14:textId="4F4ABBC6" w:rsidR="006427CE" w:rsidRPr="00956093" w:rsidRDefault="006427CE" w:rsidP="00120A29">
      <w:pPr>
        <w:ind w:left="720"/>
        <w:rPr>
          <w:rFonts w:ascii="Courier New" w:hAnsi="Courier New" w:cs="Courier New"/>
        </w:rPr>
      </w:pPr>
      <w:commentRangeStart w:id="1769"/>
      <w:ins w:id="1770" w:author="hari prasath" w:date="2020-07-13T18:45:00Z">
        <w:r>
          <w:rPr>
            <w:rFonts w:ascii="Courier New" w:hAnsi="Courier New" w:cs="Courier New"/>
          </w:rPr>
          <w:t>“auth_code”:”3A2B1C45673E”,</w:t>
        </w:r>
      </w:ins>
      <w:commentRangeEnd w:id="1769"/>
      <w:ins w:id="1771" w:author="hari prasath" w:date="2020-07-13T18:46:00Z">
        <w:r>
          <w:rPr>
            <w:rStyle w:val="CommentReference"/>
          </w:rPr>
          <w:commentReference w:id="1769"/>
        </w:r>
      </w:ins>
    </w:p>
    <w:p w14:paraId="4DFAF9B1" w14:textId="77777777" w:rsidR="00CD74E7" w:rsidRPr="00956093" w:rsidRDefault="00CD74E7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"product_model":"AMENOS1",</w:t>
      </w:r>
    </w:p>
    <w:p w14:paraId="3049D2D1" w14:textId="77777777" w:rsidR="00CD74E7" w:rsidRPr="00956093" w:rsidRDefault="00CD74E7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"firmware_version":"1.0",</w:t>
      </w:r>
    </w:p>
    <w:p w14:paraId="1B297BC3" w14:textId="1BBF744E" w:rsidR="00CD74E7" w:rsidRDefault="00CD74E7" w:rsidP="00120A29">
      <w:pPr>
        <w:ind w:left="720"/>
        <w:rPr>
          <w:ins w:id="1772" w:author="hari prasath" w:date="2020-07-18T11:41:00Z"/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"mfg_date":"10-12-2000",</w:t>
      </w:r>
    </w:p>
    <w:p w14:paraId="1ADD8C4F" w14:textId="0897A459" w:rsidR="00871B6E" w:rsidRPr="00956093" w:rsidRDefault="00871B6E">
      <w:pPr>
        <w:ind w:left="720"/>
        <w:rPr>
          <w:rFonts w:ascii="Courier New" w:hAnsi="Courier New" w:cs="Courier New"/>
        </w:rPr>
      </w:pPr>
      <w:bookmarkStart w:id="1773" w:name="_Hlk46830859"/>
      <w:commentRangeStart w:id="1774"/>
      <w:ins w:id="1775" w:author="hari prasath" w:date="2020-07-18T11:41:00Z">
        <w:r>
          <w:rPr>
            <w:rFonts w:ascii="Courier New" w:hAnsi="Courier New" w:cs="Courier New"/>
          </w:rPr>
          <w:t>"device_operational_mode":1,</w:t>
        </w:r>
      </w:ins>
      <w:commentRangeEnd w:id="1774"/>
      <w:ins w:id="1776" w:author="hari prasath" w:date="2020-07-18T11:42:00Z">
        <w:r w:rsidR="00BF5F2E">
          <w:rPr>
            <w:rStyle w:val="CommentReference"/>
          </w:rPr>
          <w:commentReference w:id="1774"/>
        </w:r>
      </w:ins>
    </w:p>
    <w:bookmarkEnd w:id="1773"/>
    <w:p w14:paraId="217DA788" w14:textId="71EE8495" w:rsidR="00CD74E7" w:rsidRPr="00956093" w:rsidRDefault="00A27F0D" w:rsidP="00120A29">
      <w:pPr>
        <w:ind w:left="720"/>
        <w:rPr>
          <w:rFonts w:ascii="Courier New" w:hAnsi="Courier New" w:cs="Courier New"/>
        </w:rPr>
      </w:pPr>
      <w:commentRangeStart w:id="1777"/>
      <w:r>
        <w:rPr>
          <w:rFonts w:ascii="Courier New" w:hAnsi="Courier New" w:cs="Courier New"/>
        </w:rPr>
        <w:t>"</w:t>
      </w:r>
      <w:ins w:id="1778" w:author="hari prasath" w:date="2020-07-21T13:37:00Z">
        <w:r w:rsidR="00F1049E">
          <w:rPr>
            <w:rFonts w:ascii="Courier New" w:hAnsi="Courier New" w:cs="Courier New"/>
          </w:rPr>
          <w:t>device_variant</w:t>
        </w:r>
      </w:ins>
      <w:del w:id="1779" w:author="hari prasath" w:date="2020-07-18T11:21:00Z">
        <w:r w:rsidDel="00D477DE">
          <w:rPr>
            <w:rFonts w:ascii="Courier New" w:hAnsi="Courier New" w:cs="Courier New"/>
          </w:rPr>
          <w:delText>device</w:delText>
        </w:r>
      </w:del>
      <w:del w:id="1780" w:author="hari prasath" w:date="2020-07-21T13:36:00Z">
        <w:r w:rsidDel="00F1049E">
          <w:rPr>
            <w:rFonts w:ascii="Courier New" w:hAnsi="Courier New" w:cs="Courier New"/>
          </w:rPr>
          <w:delText>_operational_mode</w:delText>
        </w:r>
      </w:del>
      <w:r>
        <w:rPr>
          <w:rFonts w:ascii="Courier New" w:hAnsi="Courier New" w:cs="Courier New"/>
        </w:rPr>
        <w:t>":</w:t>
      </w:r>
      <w:commentRangeStart w:id="1781"/>
      <w:ins w:id="1782" w:author="hari prasath" w:date="2020-08-25T17:29:00Z">
        <w:r w:rsidR="00B14F08">
          <w:rPr>
            <w:rFonts w:ascii="Courier New" w:hAnsi="Courier New" w:cs="Courier New"/>
          </w:rPr>
          <w:t>”</w:t>
        </w:r>
      </w:ins>
      <w:del w:id="1783" w:author="hari prasath" w:date="2020-07-18T11:27:00Z">
        <w:r w:rsidDel="00C959B0">
          <w:rPr>
            <w:rFonts w:ascii="Courier New" w:hAnsi="Courier New" w:cs="Courier New"/>
          </w:rPr>
          <w:delText>”HVAC”/”Split-AC”</w:delText>
        </w:r>
        <w:r w:rsidR="00CD74E7" w:rsidRPr="00956093" w:rsidDel="00C959B0">
          <w:rPr>
            <w:rFonts w:ascii="Courier New" w:hAnsi="Courier New" w:cs="Courier New"/>
          </w:rPr>
          <w:delText>,</w:delText>
        </w:r>
      </w:del>
      <w:ins w:id="1784" w:author="hari prasath" w:date="2020-07-28T12:06:00Z">
        <w:r w:rsidR="00C215D8" w:rsidRPr="008027E8">
          <w:rPr>
            <w:rFonts w:ascii="Courier New" w:hAnsi="Courier New" w:cs="Courier New"/>
          </w:rPr>
          <w:t>0x0010</w:t>
        </w:r>
      </w:ins>
      <w:ins w:id="1785" w:author="hari prasath" w:date="2020-08-25T17:29:00Z">
        <w:r w:rsidR="00B14F08">
          <w:rPr>
            <w:rFonts w:ascii="Courier New" w:hAnsi="Courier New" w:cs="Courier New"/>
          </w:rPr>
          <w:t>”</w:t>
        </w:r>
      </w:ins>
      <w:ins w:id="1786" w:author="hari prasath" w:date="2020-07-18T11:27:00Z">
        <w:r w:rsidR="00C959B0">
          <w:rPr>
            <w:rFonts w:ascii="Courier New" w:hAnsi="Courier New" w:cs="Courier New"/>
          </w:rPr>
          <w:t>,</w:t>
        </w:r>
      </w:ins>
      <w:commentRangeEnd w:id="1777"/>
      <w:ins w:id="1787" w:author="hari prasath" w:date="2020-07-18T11:42:00Z">
        <w:r w:rsidR="002E68C5">
          <w:rPr>
            <w:rStyle w:val="CommentReference"/>
          </w:rPr>
          <w:commentReference w:id="1777"/>
        </w:r>
      </w:ins>
      <w:commentRangeEnd w:id="1781"/>
      <w:ins w:id="1788" w:author="hari prasath" w:date="2020-08-25T17:29:00Z">
        <w:r w:rsidR="00B14F08">
          <w:rPr>
            <w:rStyle w:val="CommentReference"/>
          </w:rPr>
          <w:commentReference w:id="1781"/>
        </w:r>
      </w:ins>
    </w:p>
    <w:p w14:paraId="6C90CF04" w14:textId="77777777" w:rsidR="00CD74E7" w:rsidRPr="00956093" w:rsidRDefault="00CD74E7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"org_uid":"012",</w:t>
      </w:r>
    </w:p>
    <w:p w14:paraId="0A62B8A7" w14:textId="4B89FBE4" w:rsidR="00CD74E7" w:rsidRDefault="00CD74E7" w:rsidP="00120A29">
      <w:pPr>
        <w:ind w:left="720"/>
        <w:rPr>
          <w:ins w:id="1789" w:author="hari prasath" w:date="2020-07-18T11:49:00Z"/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"faciliti_uid":"K12",</w:t>
      </w:r>
    </w:p>
    <w:p w14:paraId="0BFC05C9" w14:textId="50C9A96F" w:rsidR="008C730D" w:rsidRPr="00956093" w:rsidDel="002A5FD2" w:rsidRDefault="008C730D" w:rsidP="00120A29">
      <w:pPr>
        <w:ind w:left="720"/>
        <w:rPr>
          <w:del w:id="1790" w:author="hari prasath" w:date="2020-07-30T19:46:00Z"/>
          <w:rFonts w:ascii="Courier New" w:hAnsi="Courier New" w:cs="Courier New"/>
        </w:rPr>
      </w:pPr>
    </w:p>
    <w:p w14:paraId="08529D3D" w14:textId="77777777" w:rsidR="00CD74E7" w:rsidRPr="00956093" w:rsidRDefault="00CD74E7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"amenity_name":"SPA001",</w:t>
      </w:r>
    </w:p>
    <w:p w14:paraId="6466D3F9" w14:textId="77777777" w:rsidR="00CD74E7" w:rsidRPr="00956093" w:rsidRDefault="0072490B" w:rsidP="00120A29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"device_name":</w:t>
      </w:r>
      <w:r w:rsidRPr="0072490B">
        <w:rPr>
          <w:rFonts w:ascii="Courier New" w:hAnsi="Courier New" w:cs="Courier New"/>
        </w:rPr>
        <w:t>"1001AAIR01</w:t>
      </w:r>
      <w:r w:rsidR="00CD74E7" w:rsidRPr="0072490B">
        <w:rPr>
          <w:rFonts w:ascii="Courier New" w:hAnsi="Courier New" w:cs="Courier New"/>
        </w:rPr>
        <w:t>",</w:t>
      </w:r>
    </w:p>
    <w:p w14:paraId="57DED4BE" w14:textId="1700451B" w:rsidR="00CD74E7" w:rsidRPr="00E8259D" w:rsidRDefault="00CD74E7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"timestamp":</w:t>
      </w:r>
      <w:commentRangeStart w:id="1791"/>
      <w:r w:rsidR="00E8259D" w:rsidRPr="00E8259D">
        <w:rPr>
          <w:rFonts w:ascii="Courier New" w:hAnsi="Courier New" w:cs="Courier New"/>
        </w:rPr>
        <w:t>"</w:t>
      </w:r>
      <w:ins w:id="1792" w:author="hari prasath" w:date="2020-07-13T17:38:00Z">
        <w:r w:rsidR="007D1445" w:rsidRPr="007D1445">
          <w:rPr>
            <w:rFonts w:ascii="Courier New" w:hAnsi="Courier New" w:cs="Courier New"/>
            <w:color w:val="1D1C1D"/>
            <w:sz w:val="23"/>
            <w:szCs w:val="23"/>
            <w:shd w:val="clear" w:color="auto" w:fill="F8F8F8"/>
            <w:rPrChange w:id="1793" w:author="hari prasath" w:date="2020-07-13T17:38:00Z">
              <w:rPr>
                <w:rFonts w:cs="Arial"/>
                <w:color w:val="1D1C1D"/>
                <w:sz w:val="23"/>
                <w:szCs w:val="23"/>
                <w:shd w:val="clear" w:color="auto" w:fill="F8F8F8"/>
              </w:rPr>
            </w:rPrChange>
          </w:rPr>
          <w:t>2019 -12 -24T05:15:09Z</w:t>
        </w:r>
        <w:r w:rsidR="007D1445">
          <w:rPr>
            <w:rFonts w:cs="Arial"/>
            <w:color w:val="1D1C1D"/>
            <w:sz w:val="23"/>
            <w:szCs w:val="23"/>
            <w:shd w:val="clear" w:color="auto" w:fill="F8F8F8"/>
          </w:rPr>
          <w:t> </w:t>
        </w:r>
      </w:ins>
      <w:del w:id="1794" w:author="hari prasath" w:date="2020-07-13T17:38:00Z">
        <w:r w:rsidR="00E8259D" w:rsidRPr="00E8259D" w:rsidDel="007D1445">
          <w:rPr>
            <w:rFonts w:ascii="Courier New" w:hAnsi="Courier New" w:cs="Courier New"/>
            <w:color w:val="000000"/>
          </w:rPr>
          <w:delText>2019 -12 -24T05:15:09Z+0000</w:delText>
        </w:r>
      </w:del>
      <w:r w:rsidR="00E8259D" w:rsidRPr="00E8259D">
        <w:rPr>
          <w:rFonts w:ascii="Courier New" w:hAnsi="Courier New" w:cs="Courier New"/>
        </w:rPr>
        <w:t>",</w:t>
      </w:r>
      <w:commentRangeEnd w:id="1791"/>
      <w:r w:rsidR="000A38EA">
        <w:rPr>
          <w:rStyle w:val="CommentReference"/>
        </w:rPr>
        <w:commentReference w:id="1791"/>
      </w:r>
    </w:p>
    <w:p w14:paraId="1A945C56" w14:textId="77777777" w:rsidR="00CD74E7" w:rsidRPr="00956093" w:rsidRDefault="00CD74E7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48A70484" w14:textId="77777777" w:rsidR="00CD74E7" w:rsidRDefault="00CD74E7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]</w:t>
      </w:r>
    </w:p>
    <w:p w14:paraId="4A651B69" w14:textId="77777777" w:rsidR="00A06E35" w:rsidRPr="00956093" w:rsidRDefault="00A06E35" w:rsidP="00120A29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23D974B8" w14:textId="3C7B598F" w:rsidR="00CD74E7" w:rsidRDefault="00CD74E7" w:rsidP="00120A29">
      <w:pPr>
        <w:ind w:left="720"/>
        <w:rPr>
          <w:ins w:id="1795" w:author="hari prasath" w:date="2020-07-18T11:25:00Z"/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47EC2858" w14:textId="3A72B872" w:rsidR="009034C0" w:rsidDel="005D62F8" w:rsidRDefault="009034C0">
      <w:pPr>
        <w:pStyle w:val="Heading3"/>
        <w:rPr>
          <w:del w:id="1796" w:author="hari prasath" w:date="2020-07-21T13:45:00Z"/>
        </w:rPr>
        <w:pPrChange w:id="1797" w:author="hari prasath" w:date="2020-07-21T13:45:00Z">
          <w:pPr>
            <w:ind w:left="720"/>
          </w:pPr>
        </w:pPrChange>
      </w:pPr>
      <w:bookmarkStart w:id="1798" w:name="_Toc46231670"/>
      <w:bookmarkStart w:id="1799" w:name="_Toc46836643"/>
      <w:bookmarkStart w:id="1800" w:name="_Toc47031421"/>
      <w:bookmarkStart w:id="1801" w:name="_Toc47116278"/>
      <w:bookmarkStart w:id="1802" w:name="_Toc47445345"/>
      <w:bookmarkStart w:id="1803" w:name="_Toc47969210"/>
      <w:bookmarkStart w:id="1804" w:name="_Toc47969412"/>
      <w:bookmarkStart w:id="1805" w:name="_Toc47970306"/>
      <w:bookmarkStart w:id="1806" w:name="_Toc47971273"/>
      <w:bookmarkStart w:id="1807" w:name="_Toc49273108"/>
      <w:bookmarkStart w:id="1808" w:name="_Toc50192851"/>
      <w:bookmarkEnd w:id="1798"/>
      <w:bookmarkEnd w:id="1799"/>
      <w:bookmarkEnd w:id="1800"/>
      <w:bookmarkEnd w:id="1801"/>
      <w:bookmarkEnd w:id="1802"/>
      <w:bookmarkEnd w:id="1803"/>
      <w:bookmarkEnd w:id="1804"/>
      <w:bookmarkEnd w:id="1805"/>
      <w:bookmarkEnd w:id="1806"/>
      <w:bookmarkEnd w:id="1807"/>
      <w:bookmarkEnd w:id="1808"/>
    </w:p>
    <w:p w14:paraId="34D9BFC6" w14:textId="77777777" w:rsidR="00055483" w:rsidRDefault="00A675F7">
      <w:pPr>
        <w:pStyle w:val="Heading3"/>
      </w:pPr>
      <w:bookmarkStart w:id="1809" w:name="_Toc50192852"/>
      <w:r>
        <w:t>Kinisi</w:t>
      </w:r>
      <w:r w:rsidR="00055483">
        <w:t xml:space="preserve"> </w:t>
      </w:r>
      <w:r w:rsidR="001F5472">
        <w:t>registration packet</w:t>
      </w:r>
      <w:bookmarkEnd w:id="1809"/>
    </w:p>
    <w:p w14:paraId="209EDF1B" w14:textId="77777777" w:rsidR="00055483" w:rsidRDefault="00055483" w:rsidP="00120A29">
      <w:pPr>
        <w:ind w:left="720"/>
        <w:rPr>
          <w:rFonts w:ascii="Courier New" w:hAnsi="Courier New" w:cs="Courier New"/>
        </w:rPr>
      </w:pPr>
      <w:r>
        <w:t xml:space="preserve"> </w:t>
      </w:r>
      <w:r w:rsidRPr="00956093">
        <w:rPr>
          <w:rFonts w:ascii="Courier New" w:hAnsi="Courier New" w:cs="Courier New"/>
        </w:rPr>
        <w:t>{</w:t>
      </w:r>
    </w:p>
    <w:p w14:paraId="09E1CFED" w14:textId="77777777" w:rsidR="00055483" w:rsidRDefault="00055483" w:rsidP="00120A29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“hmac”:””,</w:t>
      </w:r>
    </w:p>
    <w:p w14:paraId="36F264A8" w14:textId="77777777" w:rsidR="00055483" w:rsidRPr="00956093" w:rsidRDefault="00055483" w:rsidP="00120A29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“payload”:{</w:t>
      </w:r>
    </w:p>
    <w:p w14:paraId="0C0C454B" w14:textId="77777777" w:rsidR="00055483" w:rsidRPr="00956093" w:rsidRDefault="00055483" w:rsidP="00120A29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"device_uid":"031219010010005</w:t>
      </w:r>
      <w:r w:rsidRPr="00956093">
        <w:rPr>
          <w:rFonts w:ascii="Courier New" w:hAnsi="Courier New" w:cs="Courier New"/>
        </w:rPr>
        <w:t>",</w:t>
      </w:r>
    </w:p>
    <w:p w14:paraId="4DCB13EE" w14:textId="77777777" w:rsidR="00055483" w:rsidRPr="00956093" w:rsidRDefault="00055483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"data_type":1,</w:t>
      </w:r>
    </w:p>
    <w:p w14:paraId="02C86875" w14:textId="77777777" w:rsidR="00055483" w:rsidRPr="00956093" w:rsidRDefault="00055483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"device_data":[</w:t>
      </w:r>
    </w:p>
    <w:p w14:paraId="5D5BFF8F" w14:textId="77777777" w:rsidR="00055483" w:rsidRPr="00956093" w:rsidRDefault="00055483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2D67ED7D" w14:textId="3EA52B1B" w:rsidR="00055483" w:rsidRDefault="00055483" w:rsidP="00120A29">
      <w:pPr>
        <w:ind w:left="720"/>
        <w:rPr>
          <w:ins w:id="1810" w:author="hari prasath" w:date="2020-07-13T18:46:00Z"/>
          <w:rFonts w:ascii="Courier New" w:hAnsi="Courier New" w:cs="Courier New"/>
        </w:rPr>
      </w:pPr>
      <w:r>
        <w:rPr>
          <w:rFonts w:ascii="Courier New" w:hAnsi="Courier New" w:cs="Courier New"/>
        </w:rPr>
        <w:t>"device_type":</w:t>
      </w:r>
      <w:commentRangeStart w:id="1811"/>
      <w:ins w:id="1812" w:author="hari prasath" w:date="2020-07-13T17:38:00Z">
        <w:r w:rsidR="007D1445">
          <w:rPr>
            <w:rFonts w:ascii="Courier New" w:hAnsi="Courier New" w:cs="Courier New"/>
          </w:rPr>
          <w:t>6</w:t>
        </w:r>
      </w:ins>
      <w:commentRangeEnd w:id="1811"/>
      <w:ins w:id="1813" w:author="hari prasath" w:date="2020-07-13T17:39:00Z">
        <w:r w:rsidR="007D1445">
          <w:rPr>
            <w:rStyle w:val="CommentReference"/>
          </w:rPr>
          <w:commentReference w:id="1811"/>
        </w:r>
      </w:ins>
      <w:del w:id="1814" w:author="hari prasath" w:date="2020-07-13T17:38:00Z">
        <w:r w:rsidDel="007D1445">
          <w:rPr>
            <w:rFonts w:ascii="Courier New" w:hAnsi="Courier New" w:cs="Courier New"/>
          </w:rPr>
          <w:delText>5</w:delText>
        </w:r>
      </w:del>
      <w:r w:rsidRPr="00956093">
        <w:rPr>
          <w:rFonts w:ascii="Courier New" w:hAnsi="Courier New" w:cs="Courier New"/>
        </w:rPr>
        <w:t>,</w:t>
      </w:r>
    </w:p>
    <w:p w14:paraId="61739009" w14:textId="0F3221AB" w:rsidR="006427CE" w:rsidRPr="00956093" w:rsidRDefault="006427CE">
      <w:pPr>
        <w:ind w:left="720"/>
        <w:rPr>
          <w:rFonts w:ascii="Courier New" w:hAnsi="Courier New" w:cs="Courier New"/>
        </w:rPr>
      </w:pPr>
      <w:commentRangeStart w:id="1815"/>
      <w:ins w:id="1816" w:author="hari prasath" w:date="2020-07-13T18:46:00Z">
        <w:r>
          <w:rPr>
            <w:rFonts w:ascii="Courier New" w:hAnsi="Courier New" w:cs="Courier New"/>
          </w:rPr>
          <w:t>“auth_code”:”3A2B1C45673E”,</w:t>
        </w:r>
        <w:commentRangeEnd w:id="1815"/>
        <w:r>
          <w:rPr>
            <w:rStyle w:val="CommentReference"/>
          </w:rPr>
          <w:commentReference w:id="1815"/>
        </w:r>
      </w:ins>
    </w:p>
    <w:p w14:paraId="070EAB68" w14:textId="77777777" w:rsidR="00055483" w:rsidRPr="00956093" w:rsidRDefault="00055483" w:rsidP="00120A29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"product_model":"KINISI01</w:t>
      </w:r>
      <w:r w:rsidRPr="00956093">
        <w:rPr>
          <w:rFonts w:ascii="Courier New" w:hAnsi="Courier New" w:cs="Courier New"/>
        </w:rPr>
        <w:t>",</w:t>
      </w:r>
    </w:p>
    <w:p w14:paraId="58D263D6" w14:textId="77777777" w:rsidR="00055483" w:rsidRPr="00956093" w:rsidRDefault="00055483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"firmware_version":"1.0",</w:t>
      </w:r>
    </w:p>
    <w:p w14:paraId="1A4CE548" w14:textId="4BE2B58B" w:rsidR="00055483" w:rsidRDefault="00055483" w:rsidP="00120A29">
      <w:pPr>
        <w:ind w:left="720"/>
        <w:rPr>
          <w:ins w:id="1817" w:author="hari prasath" w:date="2020-07-18T11:43:00Z"/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"mfg_date":"10-12-2000",</w:t>
      </w:r>
    </w:p>
    <w:p w14:paraId="7826ACC1" w14:textId="7D1D213D" w:rsidR="00BF5F2E" w:rsidRDefault="00BF5F2E" w:rsidP="00BF5F2E">
      <w:pPr>
        <w:ind w:left="720"/>
        <w:rPr>
          <w:ins w:id="1818" w:author="hari prasath" w:date="2020-08-25T17:31:00Z"/>
          <w:rFonts w:ascii="Courier New" w:hAnsi="Courier New" w:cs="Courier New"/>
        </w:rPr>
      </w:pPr>
      <w:commentRangeStart w:id="1819"/>
      <w:ins w:id="1820" w:author="hari prasath" w:date="2020-07-18T11:43:00Z">
        <w:r>
          <w:rPr>
            <w:rFonts w:ascii="Courier New" w:hAnsi="Courier New" w:cs="Courier New"/>
          </w:rPr>
          <w:t>"device_operational_mode":</w:t>
        </w:r>
      </w:ins>
      <w:commentRangeStart w:id="1821"/>
      <w:ins w:id="1822" w:author="hari prasath" w:date="2020-07-21T18:17:00Z">
        <w:r w:rsidR="00717BFD">
          <w:rPr>
            <w:rFonts w:ascii="Courier New" w:hAnsi="Courier New" w:cs="Courier New"/>
          </w:rPr>
          <w:t>3</w:t>
        </w:r>
      </w:ins>
      <w:commentRangeEnd w:id="1821"/>
      <w:ins w:id="1823" w:author="hari prasath" w:date="2020-07-21T18:18:00Z">
        <w:r w:rsidR="007021B5">
          <w:rPr>
            <w:rStyle w:val="CommentReference"/>
          </w:rPr>
          <w:commentReference w:id="1821"/>
        </w:r>
      </w:ins>
      <w:ins w:id="1824" w:author="hari prasath" w:date="2020-07-18T11:43:00Z">
        <w:r>
          <w:rPr>
            <w:rFonts w:ascii="Courier New" w:hAnsi="Courier New" w:cs="Courier New"/>
          </w:rPr>
          <w:t>,</w:t>
        </w:r>
        <w:commentRangeEnd w:id="1819"/>
        <w:r>
          <w:rPr>
            <w:rStyle w:val="CommentReference"/>
          </w:rPr>
          <w:commentReference w:id="1819"/>
        </w:r>
      </w:ins>
    </w:p>
    <w:p w14:paraId="61911705" w14:textId="6E3BBE11" w:rsidR="00936045" w:rsidRPr="00956093" w:rsidRDefault="00936045">
      <w:pPr>
        <w:ind w:left="720"/>
        <w:rPr>
          <w:ins w:id="1825" w:author="hari prasath" w:date="2020-07-18T11:43:00Z"/>
          <w:rFonts w:ascii="Courier New" w:hAnsi="Courier New" w:cs="Courier New"/>
        </w:rPr>
      </w:pPr>
      <w:commentRangeStart w:id="1826"/>
      <w:commentRangeStart w:id="1827"/>
      <w:ins w:id="1828" w:author="hari prasath" w:date="2020-08-25T17:31:00Z">
        <w:r>
          <w:rPr>
            <w:rFonts w:ascii="Courier New" w:hAnsi="Courier New" w:cs="Courier New"/>
          </w:rPr>
          <w:t>"device_variant":”</w:t>
        </w:r>
        <w:r w:rsidRPr="008027E8">
          <w:rPr>
            <w:rFonts w:ascii="Courier New" w:hAnsi="Courier New" w:cs="Courier New"/>
          </w:rPr>
          <w:t>0x</w:t>
        </w:r>
      </w:ins>
      <w:ins w:id="1829" w:author="hari prasath" w:date="2020-08-25T17:34:00Z">
        <w:r w:rsidR="00C67401">
          <w:rPr>
            <w:rFonts w:ascii="Courier New" w:hAnsi="Courier New" w:cs="Courier New"/>
          </w:rPr>
          <w:t>6000</w:t>
        </w:r>
      </w:ins>
      <w:ins w:id="1830" w:author="hari prasath" w:date="2020-08-25T17:31:00Z">
        <w:r>
          <w:rPr>
            <w:rFonts w:ascii="Courier New" w:hAnsi="Courier New" w:cs="Courier New"/>
          </w:rPr>
          <w:t>”,</w:t>
        </w:r>
        <w:commentRangeEnd w:id="1826"/>
        <w:r>
          <w:rPr>
            <w:rStyle w:val="CommentReference"/>
          </w:rPr>
          <w:commentReference w:id="1826"/>
        </w:r>
      </w:ins>
      <w:commentRangeEnd w:id="1827"/>
      <w:ins w:id="1831" w:author="hari prasath" w:date="2020-08-25T17:32:00Z">
        <w:r>
          <w:rPr>
            <w:rStyle w:val="CommentReference"/>
          </w:rPr>
          <w:commentReference w:id="1827"/>
        </w:r>
      </w:ins>
    </w:p>
    <w:p w14:paraId="535B7F12" w14:textId="7667D9B6" w:rsidR="00BF5F2E" w:rsidRPr="00956093" w:rsidDel="004B391C" w:rsidRDefault="00BF5F2E" w:rsidP="00120A29">
      <w:pPr>
        <w:ind w:left="720"/>
        <w:rPr>
          <w:del w:id="1832" w:author="hari prasath" w:date="2020-07-20T18:20:00Z"/>
          <w:rFonts w:ascii="Courier New" w:hAnsi="Courier New" w:cs="Courier New"/>
        </w:rPr>
      </w:pPr>
    </w:p>
    <w:p w14:paraId="1304BB26" w14:textId="088725A1" w:rsidR="00055483" w:rsidRPr="00956093" w:rsidDel="004B391C" w:rsidRDefault="00055483" w:rsidP="00120A29">
      <w:pPr>
        <w:ind w:left="720"/>
        <w:rPr>
          <w:del w:id="1833" w:author="hari prasath" w:date="2020-07-20T18:20:00Z"/>
          <w:rFonts w:ascii="Courier New" w:hAnsi="Courier New" w:cs="Courier New"/>
        </w:rPr>
      </w:pPr>
      <w:commentRangeStart w:id="1834"/>
      <w:del w:id="1835" w:author="hari prasath" w:date="2020-07-20T18:20:00Z">
        <w:r w:rsidDel="004B391C">
          <w:rPr>
            <w:rFonts w:ascii="Courier New" w:hAnsi="Courier New" w:cs="Courier New"/>
          </w:rPr>
          <w:delText>"</w:delText>
        </w:r>
      </w:del>
      <w:commentRangeStart w:id="1836"/>
      <w:del w:id="1837" w:author="hari prasath" w:date="2020-07-18T11:24:00Z">
        <w:r w:rsidDel="009034C0">
          <w:rPr>
            <w:rFonts w:ascii="Courier New" w:hAnsi="Courier New" w:cs="Courier New"/>
          </w:rPr>
          <w:delText>device</w:delText>
        </w:r>
      </w:del>
      <w:del w:id="1838" w:author="hari prasath" w:date="2020-07-20T18:20:00Z">
        <w:r w:rsidDel="004B391C">
          <w:rPr>
            <w:rFonts w:ascii="Courier New" w:hAnsi="Courier New" w:cs="Courier New"/>
          </w:rPr>
          <w:delText>_operational_mode</w:delText>
        </w:r>
        <w:commentRangeEnd w:id="1836"/>
        <w:r w:rsidR="009034C0" w:rsidDel="004B391C">
          <w:rPr>
            <w:rStyle w:val="CommentReference"/>
          </w:rPr>
          <w:commentReference w:id="1836"/>
        </w:r>
        <w:r w:rsidDel="004B391C">
          <w:rPr>
            <w:rFonts w:ascii="Courier New" w:hAnsi="Courier New" w:cs="Courier New"/>
          </w:rPr>
          <w:delText>":</w:delText>
        </w:r>
      </w:del>
      <w:del w:id="1839" w:author="hari prasath" w:date="2020-07-18T11:29:00Z">
        <w:r w:rsidDel="006872C8">
          <w:rPr>
            <w:rFonts w:ascii="Courier New" w:hAnsi="Courier New" w:cs="Courier New"/>
          </w:rPr>
          <w:delText>”beacon”</w:delText>
        </w:r>
        <w:r w:rsidR="00010583" w:rsidDel="006872C8">
          <w:rPr>
            <w:rFonts w:ascii="Courier New" w:hAnsi="Courier New" w:cs="Courier New"/>
          </w:rPr>
          <w:delText>/”peripheral”</w:delText>
        </w:r>
      </w:del>
      <w:del w:id="1840" w:author="hari prasath" w:date="2020-07-20T18:20:00Z">
        <w:r w:rsidRPr="00956093" w:rsidDel="004B391C">
          <w:rPr>
            <w:rFonts w:ascii="Courier New" w:hAnsi="Courier New" w:cs="Courier New"/>
          </w:rPr>
          <w:delText>,</w:delText>
        </w:r>
        <w:commentRangeEnd w:id="1834"/>
        <w:r w:rsidR="00BF5F2E" w:rsidDel="004B391C">
          <w:rPr>
            <w:rStyle w:val="CommentReference"/>
          </w:rPr>
          <w:commentReference w:id="1834"/>
        </w:r>
      </w:del>
    </w:p>
    <w:p w14:paraId="378C58ED" w14:textId="77777777" w:rsidR="00055483" w:rsidRPr="00956093" w:rsidRDefault="00055483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"org_uid":"012",</w:t>
      </w:r>
    </w:p>
    <w:p w14:paraId="1E3C57D0" w14:textId="77777777" w:rsidR="00055483" w:rsidRPr="00956093" w:rsidRDefault="00055483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"faciliti_uid":"K12",</w:t>
      </w:r>
    </w:p>
    <w:p w14:paraId="0C0186A1" w14:textId="77777777" w:rsidR="00055483" w:rsidRPr="00956093" w:rsidRDefault="00055483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"amenity_name":"SPA001",</w:t>
      </w:r>
    </w:p>
    <w:p w14:paraId="31968D94" w14:textId="77777777" w:rsidR="00055483" w:rsidRPr="00956093" w:rsidRDefault="006B433F" w:rsidP="00120A29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"device_name":"KINI1</w:t>
      </w:r>
      <w:r w:rsidR="00055483" w:rsidRPr="00956093">
        <w:rPr>
          <w:rFonts w:ascii="Courier New" w:hAnsi="Courier New" w:cs="Courier New"/>
        </w:rPr>
        <w:t>",</w:t>
      </w:r>
    </w:p>
    <w:p w14:paraId="77C23E5B" w14:textId="24EAB64F" w:rsidR="00055483" w:rsidRPr="00956093" w:rsidRDefault="00055483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lastRenderedPageBreak/>
        <w:t>"timestamp</w:t>
      </w:r>
      <w:r w:rsidRPr="00E8259D">
        <w:rPr>
          <w:rFonts w:ascii="Courier New" w:hAnsi="Courier New" w:cs="Courier New"/>
        </w:rPr>
        <w:t>":"</w:t>
      </w:r>
      <w:commentRangeStart w:id="1841"/>
      <w:ins w:id="1842" w:author="hari prasath" w:date="2020-07-16T18:36:00Z">
        <w:r w:rsidR="00292136" w:rsidRPr="004B6A4E">
          <w:rPr>
            <w:rFonts w:ascii="Courier New" w:hAnsi="Courier New" w:cs="Courier New"/>
            <w:color w:val="1D1C1D"/>
            <w:sz w:val="23"/>
            <w:szCs w:val="23"/>
            <w:shd w:val="clear" w:color="auto" w:fill="F8F8F8"/>
          </w:rPr>
          <w:t>2019 -12 -24T05:15:09Z</w:t>
        </w:r>
        <w:r w:rsidR="00292136">
          <w:rPr>
            <w:rFonts w:cs="Arial"/>
            <w:color w:val="1D1C1D"/>
            <w:sz w:val="23"/>
            <w:szCs w:val="23"/>
            <w:shd w:val="clear" w:color="auto" w:fill="F8F8F8"/>
          </w:rPr>
          <w:t> </w:t>
        </w:r>
        <w:commentRangeEnd w:id="1841"/>
        <w:r w:rsidR="00292136">
          <w:rPr>
            <w:rStyle w:val="CommentReference"/>
          </w:rPr>
          <w:commentReference w:id="1841"/>
        </w:r>
      </w:ins>
      <w:del w:id="1843" w:author="hari prasath" w:date="2020-07-16T18:36:00Z">
        <w:r w:rsidR="00E8259D" w:rsidRPr="00E8259D" w:rsidDel="00292136">
          <w:rPr>
            <w:rFonts w:ascii="Courier New" w:hAnsi="Courier New" w:cs="Courier New"/>
            <w:color w:val="000000"/>
          </w:rPr>
          <w:delText>2019 -12 -24T05:15:09Z+0000</w:delText>
        </w:r>
      </w:del>
      <w:r w:rsidRPr="00E8259D">
        <w:rPr>
          <w:rFonts w:ascii="Courier New" w:hAnsi="Courier New" w:cs="Courier New"/>
        </w:rPr>
        <w:t>"</w:t>
      </w:r>
    </w:p>
    <w:p w14:paraId="71DF0FDC" w14:textId="77777777" w:rsidR="00055483" w:rsidRPr="00956093" w:rsidRDefault="00055483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15704CDB" w14:textId="77777777" w:rsidR="00055483" w:rsidRDefault="00055483" w:rsidP="00120A29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]</w:t>
      </w:r>
    </w:p>
    <w:p w14:paraId="1041309F" w14:textId="77777777" w:rsidR="00055483" w:rsidRPr="00956093" w:rsidRDefault="00055483" w:rsidP="00120A29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2FF30D0B" w14:textId="700DD26C" w:rsidR="00055483" w:rsidRDefault="00055483" w:rsidP="00120A29">
      <w:pPr>
        <w:ind w:left="720"/>
        <w:rPr>
          <w:ins w:id="1844" w:author="hari prasath" w:date="2020-07-18T11:28:00Z"/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5D4E6847" w14:textId="77777777" w:rsidR="006872C8" w:rsidRDefault="006872C8" w:rsidP="00120A29">
      <w:pPr>
        <w:ind w:left="720"/>
        <w:rPr>
          <w:rFonts w:ascii="Courier New" w:hAnsi="Courier New" w:cs="Courier New"/>
        </w:rPr>
      </w:pPr>
    </w:p>
    <w:p w14:paraId="7A19E2CB" w14:textId="3EF0D286" w:rsidR="00867CC5" w:rsidRPr="00A80776" w:rsidRDefault="00867CC5" w:rsidP="00A80776">
      <w:pPr>
        <w:pStyle w:val="Heading3"/>
      </w:pPr>
      <w:bookmarkStart w:id="1845" w:name="_Light_registration_packet"/>
      <w:bookmarkStart w:id="1846" w:name="_Toc50192853"/>
      <w:bookmarkEnd w:id="1845"/>
      <w:r w:rsidRPr="00A2695F">
        <w:t>Light registration packet</w:t>
      </w:r>
      <w:bookmarkEnd w:id="1846"/>
    </w:p>
    <w:p w14:paraId="4E1E82E0" w14:textId="79B01B1B" w:rsidR="00A2695F" w:rsidRDefault="00A2695F" w:rsidP="00A80776">
      <w:pPr>
        <w:ind w:left="576"/>
        <w:rPr>
          <w:rFonts w:asciiTheme="minorHAnsi" w:hAnsiTheme="minorHAnsi" w:cstheme="minorHAnsi"/>
        </w:rPr>
      </w:pPr>
      <w:r w:rsidRPr="00A2695F">
        <w:rPr>
          <w:rFonts w:asciiTheme="minorHAnsi" w:hAnsiTheme="minorHAnsi" w:cstheme="minorHAnsi"/>
        </w:rPr>
        <w:t>This packet is sen</w:t>
      </w:r>
      <w:r w:rsidR="00A80776">
        <w:rPr>
          <w:rFonts w:asciiTheme="minorHAnsi" w:hAnsiTheme="minorHAnsi" w:cstheme="minorHAnsi"/>
        </w:rPr>
        <w:t>t</w:t>
      </w:r>
      <w:r w:rsidRPr="00A2695F">
        <w:rPr>
          <w:rFonts w:asciiTheme="minorHAnsi" w:hAnsiTheme="minorHAnsi" w:cstheme="minorHAnsi"/>
        </w:rPr>
        <w:t xml:space="preserve"> to Hub to register the newly connected light device with sensor </w:t>
      </w:r>
    </w:p>
    <w:p w14:paraId="740CD982" w14:textId="77777777" w:rsidR="00A80776" w:rsidRPr="00A2695F" w:rsidRDefault="00A80776" w:rsidP="00A80776">
      <w:pPr>
        <w:ind w:left="576"/>
        <w:rPr>
          <w:rFonts w:asciiTheme="minorHAnsi" w:hAnsiTheme="minorHAnsi" w:cstheme="minorHAnsi"/>
        </w:rPr>
      </w:pPr>
    </w:p>
    <w:p w14:paraId="038FB268" w14:textId="77777777" w:rsidR="00867CC5" w:rsidRDefault="00867CC5" w:rsidP="00A80776">
      <w:pPr>
        <w:ind w:left="576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3ABBE9E4" w14:textId="77777777" w:rsidR="00A06E35" w:rsidRDefault="00A06E35" w:rsidP="00A80776">
      <w:pPr>
        <w:ind w:left="57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“hmac”:””,</w:t>
      </w:r>
    </w:p>
    <w:p w14:paraId="5608ACD0" w14:textId="77777777" w:rsidR="00A06E35" w:rsidRPr="00956093" w:rsidRDefault="00A06E35" w:rsidP="00A80776">
      <w:pPr>
        <w:ind w:left="57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“payload”:{</w:t>
      </w:r>
    </w:p>
    <w:p w14:paraId="25DA915D" w14:textId="5EA6947A" w:rsidR="00867CC5" w:rsidRPr="00956093" w:rsidRDefault="00867CC5" w:rsidP="00A80776">
      <w:pPr>
        <w:ind w:left="576"/>
        <w:rPr>
          <w:rFonts w:ascii="Courier New" w:hAnsi="Courier New" w:cs="Courier New"/>
        </w:rPr>
      </w:pPr>
      <w:commentRangeStart w:id="1847"/>
      <w:r w:rsidRPr="00956093">
        <w:rPr>
          <w:rFonts w:ascii="Courier New" w:hAnsi="Courier New" w:cs="Courier New"/>
        </w:rPr>
        <w:t>"device_uid":"</w:t>
      </w:r>
      <w:commentRangeStart w:id="1848"/>
      <w:ins w:id="1849" w:author="hari prasath" w:date="2020-08-04T13:23:00Z">
        <w:r w:rsidR="0064312B">
          <w:rPr>
            <w:rFonts w:ascii="Courier New" w:hAnsi="Courier New" w:cs="Courier New"/>
          </w:rPr>
          <w:t>23E7843D383B4A32</w:t>
        </w:r>
        <w:commentRangeEnd w:id="1848"/>
        <w:r w:rsidR="0064312B">
          <w:rPr>
            <w:rStyle w:val="CommentReference"/>
          </w:rPr>
          <w:commentReference w:id="1848"/>
        </w:r>
      </w:ins>
      <w:del w:id="1850" w:author="hari prasath" w:date="2020-08-04T13:23:00Z">
        <w:r w:rsidRPr="00956093" w:rsidDel="0064312B">
          <w:rPr>
            <w:rFonts w:ascii="Courier New" w:hAnsi="Courier New" w:cs="Courier New"/>
          </w:rPr>
          <w:delText>031219010010002</w:delText>
        </w:r>
      </w:del>
      <w:r w:rsidRPr="00956093">
        <w:rPr>
          <w:rFonts w:ascii="Courier New" w:hAnsi="Courier New" w:cs="Courier New"/>
        </w:rPr>
        <w:t>",</w:t>
      </w:r>
      <w:commentRangeEnd w:id="1847"/>
      <w:r w:rsidR="00972593">
        <w:rPr>
          <w:rStyle w:val="CommentReference"/>
        </w:rPr>
        <w:commentReference w:id="1847"/>
      </w:r>
    </w:p>
    <w:p w14:paraId="4D07628B" w14:textId="7E91D920" w:rsidR="00867CC5" w:rsidRPr="00956093" w:rsidRDefault="00867CC5" w:rsidP="00A80776">
      <w:pPr>
        <w:ind w:left="576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"data_type":</w:t>
      </w:r>
      <w:commentRangeStart w:id="1851"/>
      <w:r w:rsidR="007F229C">
        <w:rPr>
          <w:rFonts w:ascii="Courier New" w:hAnsi="Courier New" w:cs="Courier New"/>
        </w:rPr>
        <w:t>1</w:t>
      </w:r>
      <w:commentRangeEnd w:id="1851"/>
      <w:r w:rsidR="000A38EA">
        <w:rPr>
          <w:rStyle w:val="CommentReference"/>
        </w:rPr>
        <w:commentReference w:id="1851"/>
      </w:r>
      <w:r w:rsidRPr="00956093">
        <w:rPr>
          <w:rFonts w:ascii="Courier New" w:hAnsi="Courier New" w:cs="Courier New"/>
        </w:rPr>
        <w:t>,</w:t>
      </w:r>
    </w:p>
    <w:p w14:paraId="2F5C4C75" w14:textId="77777777" w:rsidR="00867CC5" w:rsidRPr="00956093" w:rsidRDefault="00867CC5" w:rsidP="00A80776">
      <w:pPr>
        <w:ind w:left="576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"device_data":[</w:t>
      </w:r>
    </w:p>
    <w:p w14:paraId="02EDF5CE" w14:textId="29ADA673" w:rsidR="00867CC5" w:rsidRDefault="00867CC5" w:rsidP="00A80776">
      <w:pPr>
        <w:ind w:left="576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05D7498C" w14:textId="11424450" w:rsidR="00FF2456" w:rsidRDefault="00FF2456" w:rsidP="002A3875">
      <w:pPr>
        <w:ind w:firstLine="576"/>
        <w:rPr>
          <w:ins w:id="1852" w:author="hari prasath" w:date="2020-07-13T18:46:00Z"/>
          <w:rFonts w:ascii="Courier New" w:hAnsi="Courier New" w:cs="Courier New"/>
        </w:rPr>
      </w:pPr>
      <w:commentRangeStart w:id="1853"/>
      <w:r w:rsidRPr="00956093">
        <w:rPr>
          <w:rFonts w:ascii="Courier New" w:hAnsi="Courier New" w:cs="Courier New"/>
        </w:rPr>
        <w:t>"device_type":</w:t>
      </w:r>
      <w:commentRangeStart w:id="1854"/>
      <w:ins w:id="1855" w:author="hari prasath" w:date="2020-07-13T17:50:00Z">
        <w:r w:rsidR="00F2007B">
          <w:rPr>
            <w:rFonts w:ascii="Courier New" w:hAnsi="Courier New" w:cs="Courier New"/>
          </w:rPr>
          <w:t>8</w:t>
        </w:r>
        <w:commentRangeEnd w:id="1854"/>
        <w:r w:rsidR="00F2007B">
          <w:rPr>
            <w:rStyle w:val="CommentReference"/>
          </w:rPr>
          <w:commentReference w:id="1854"/>
        </w:r>
      </w:ins>
      <w:del w:id="1856" w:author="hari prasath" w:date="2020-07-13T17:50:00Z">
        <w:r w:rsidRPr="00FF2456" w:rsidDel="00F2007B">
          <w:rPr>
            <w:rFonts w:ascii="Courier New" w:hAnsi="Courier New" w:cs="Courier New"/>
          </w:rPr>
          <w:delText>10</w:delText>
        </w:r>
      </w:del>
      <w:r w:rsidRPr="00956093">
        <w:rPr>
          <w:rFonts w:ascii="Courier New" w:hAnsi="Courier New" w:cs="Courier New"/>
        </w:rPr>
        <w:t>,</w:t>
      </w:r>
      <w:commentRangeEnd w:id="1853"/>
      <w:r>
        <w:rPr>
          <w:rStyle w:val="CommentReference"/>
        </w:rPr>
        <w:commentReference w:id="1853"/>
      </w:r>
    </w:p>
    <w:p w14:paraId="36436477" w14:textId="2C3710FA" w:rsidR="006427CE" w:rsidRPr="00956093" w:rsidDel="00C62581" w:rsidRDefault="006427CE">
      <w:pPr>
        <w:ind w:firstLine="576"/>
        <w:rPr>
          <w:del w:id="1857" w:author="hari prasath" w:date="2020-08-10T16:32:00Z"/>
          <w:rFonts w:ascii="Courier New" w:hAnsi="Courier New" w:cs="Courier New"/>
        </w:rPr>
      </w:pPr>
    </w:p>
    <w:p w14:paraId="7DFB9661" w14:textId="4076431B" w:rsidR="00867CC5" w:rsidRPr="00956093" w:rsidDel="0064312B" w:rsidRDefault="0072490B" w:rsidP="00A80776">
      <w:pPr>
        <w:ind w:left="576"/>
        <w:rPr>
          <w:del w:id="1858" w:author="hari prasath" w:date="2020-08-04T13:23:00Z"/>
          <w:rFonts w:ascii="Courier New" w:hAnsi="Courier New" w:cs="Courier New"/>
        </w:rPr>
      </w:pPr>
      <w:del w:id="1859" w:author="hari prasath" w:date="2020-08-04T13:23:00Z">
        <w:r w:rsidDel="0064312B">
          <w:rPr>
            <w:rFonts w:ascii="Courier New" w:hAnsi="Courier New" w:cs="Courier New"/>
          </w:rPr>
          <w:delText>"</w:delText>
        </w:r>
      </w:del>
      <w:del w:id="1860" w:author="hari prasath" w:date="2020-07-20T18:24:00Z">
        <w:r w:rsidDel="001A1BD1">
          <w:rPr>
            <w:rFonts w:ascii="Courier New" w:hAnsi="Courier New" w:cs="Courier New"/>
          </w:rPr>
          <w:delText>light_</w:delText>
        </w:r>
      </w:del>
      <w:del w:id="1861" w:author="hari prasath" w:date="2020-08-04T13:23:00Z">
        <w:r w:rsidDel="0064312B">
          <w:rPr>
            <w:rFonts w:ascii="Courier New" w:hAnsi="Courier New" w:cs="Courier New"/>
          </w:rPr>
          <w:delText>macid</w:delText>
        </w:r>
      </w:del>
      <w:ins w:id="1862" w:author="singh qmax" w:date="2020-07-17T09:32:00Z">
        <w:del w:id="1863" w:author="hari prasath" w:date="2020-07-18T11:59:00Z">
          <w:r w:rsidR="0060543A" w:rsidDel="00270523">
            <w:rPr>
              <w:rFonts w:ascii="Courier New" w:hAnsi="Courier New" w:cs="Courier New"/>
            </w:rPr>
            <w:delText>macid</w:delText>
          </w:r>
        </w:del>
      </w:ins>
      <w:del w:id="1864" w:author="hari prasath" w:date="2020-07-20T18:24:00Z">
        <w:r w:rsidDel="001A1BD1">
          <w:rPr>
            <w:rFonts w:ascii="Courier New" w:hAnsi="Courier New" w:cs="Courier New"/>
          </w:rPr>
          <w:delText>"</w:delText>
        </w:r>
      </w:del>
      <w:del w:id="1865" w:author="hari prasath" w:date="2020-08-04T13:23:00Z">
        <w:r w:rsidDel="0064312B">
          <w:rPr>
            <w:rFonts w:ascii="Courier New" w:hAnsi="Courier New" w:cs="Courier New"/>
          </w:rPr>
          <w:delText>:"</w:delText>
        </w:r>
        <w:commentRangeStart w:id="1866"/>
        <w:r w:rsidR="007F0AF4" w:rsidDel="0064312B">
          <w:rPr>
            <w:rFonts w:ascii="Courier New" w:hAnsi="Courier New" w:cs="Courier New"/>
          </w:rPr>
          <w:delText>23E7843D383B4A32</w:delText>
        </w:r>
        <w:commentRangeEnd w:id="1866"/>
        <w:r w:rsidR="00D7364A" w:rsidDel="0064312B">
          <w:rPr>
            <w:rStyle w:val="CommentReference"/>
          </w:rPr>
          <w:commentReference w:id="1866"/>
        </w:r>
        <w:r w:rsidR="00867CC5" w:rsidRPr="00956093" w:rsidDel="0064312B">
          <w:rPr>
            <w:rFonts w:ascii="Courier New" w:hAnsi="Courier New" w:cs="Courier New"/>
          </w:rPr>
          <w:delText>",</w:delText>
        </w:r>
      </w:del>
    </w:p>
    <w:p w14:paraId="37C5106F" w14:textId="4551202C" w:rsidR="00867CC5" w:rsidRPr="00956093" w:rsidDel="00001C9B" w:rsidRDefault="00867CC5" w:rsidP="00A80776">
      <w:pPr>
        <w:ind w:left="576"/>
        <w:rPr>
          <w:del w:id="1867" w:author="hari prasath" w:date="2020-07-28T12:09:00Z"/>
          <w:rFonts w:ascii="Courier New" w:hAnsi="Courier New" w:cs="Courier New"/>
        </w:rPr>
      </w:pPr>
      <w:del w:id="1868" w:author="hari prasath" w:date="2020-07-28T12:09:00Z">
        <w:r w:rsidRPr="00956093" w:rsidDel="00001C9B">
          <w:rPr>
            <w:rFonts w:ascii="Courier New" w:hAnsi="Courier New" w:cs="Courier New"/>
          </w:rPr>
          <w:delText>"product_model":"monochrome"/"rgb",</w:delText>
        </w:r>
      </w:del>
    </w:p>
    <w:p w14:paraId="1E145335" w14:textId="6FE335FE" w:rsidR="00867CC5" w:rsidRDefault="00867CC5" w:rsidP="00A80776">
      <w:pPr>
        <w:ind w:left="576"/>
        <w:rPr>
          <w:ins w:id="1869" w:author="hari prasath" w:date="2020-07-21T18:18:00Z"/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"mfg_date":"10-12-2000",</w:t>
      </w:r>
    </w:p>
    <w:p w14:paraId="7A9B4F13" w14:textId="30A1B796" w:rsidR="00206B51" w:rsidRPr="00956093" w:rsidRDefault="00206B51">
      <w:pPr>
        <w:ind w:firstLine="576"/>
        <w:rPr>
          <w:rFonts w:ascii="Courier New" w:hAnsi="Courier New" w:cs="Courier New"/>
        </w:rPr>
        <w:pPrChange w:id="1870" w:author="hari prasath" w:date="2020-07-28T12:10:00Z">
          <w:pPr>
            <w:ind w:left="576"/>
          </w:pPr>
        </w:pPrChange>
      </w:pPr>
      <w:commentRangeStart w:id="1871"/>
      <w:commentRangeStart w:id="1872"/>
      <w:ins w:id="1873" w:author="hari prasath" w:date="2020-07-21T18:19:00Z">
        <w:r>
          <w:rPr>
            <w:rFonts w:ascii="Courier New" w:hAnsi="Courier New" w:cs="Courier New"/>
          </w:rPr>
          <w:t>"device_operational_mode":</w:t>
        </w:r>
        <w:commentRangeStart w:id="1874"/>
        <w:r>
          <w:rPr>
            <w:rFonts w:ascii="Courier New" w:hAnsi="Courier New" w:cs="Courier New"/>
          </w:rPr>
          <w:t>3</w:t>
        </w:r>
        <w:commentRangeEnd w:id="1874"/>
        <w:r>
          <w:rPr>
            <w:rStyle w:val="CommentReference"/>
          </w:rPr>
          <w:commentReference w:id="1874"/>
        </w:r>
        <w:r>
          <w:rPr>
            <w:rFonts w:ascii="Courier New" w:hAnsi="Courier New" w:cs="Courier New"/>
          </w:rPr>
          <w:t>,</w:t>
        </w:r>
        <w:commentRangeEnd w:id="1871"/>
        <w:r>
          <w:rPr>
            <w:rStyle w:val="CommentReference"/>
          </w:rPr>
          <w:commentReference w:id="1871"/>
        </w:r>
        <w:commentRangeEnd w:id="1872"/>
        <w:r>
          <w:rPr>
            <w:rStyle w:val="CommentReference"/>
          </w:rPr>
          <w:commentReference w:id="1872"/>
        </w:r>
      </w:ins>
    </w:p>
    <w:p w14:paraId="0CC8ECC7" w14:textId="77777777" w:rsidR="00867CC5" w:rsidRPr="00956093" w:rsidRDefault="00867CC5" w:rsidP="00A80776">
      <w:pPr>
        <w:ind w:left="576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"org_uid":"012",</w:t>
      </w:r>
    </w:p>
    <w:p w14:paraId="13303D93" w14:textId="77777777" w:rsidR="00867CC5" w:rsidRPr="00956093" w:rsidRDefault="00867CC5" w:rsidP="00A80776">
      <w:pPr>
        <w:ind w:left="576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"faciliti_uid":"K12",</w:t>
      </w:r>
    </w:p>
    <w:p w14:paraId="3CB6FB7B" w14:textId="77777777" w:rsidR="00867CC5" w:rsidRPr="00956093" w:rsidRDefault="00867CC5" w:rsidP="00A80776">
      <w:pPr>
        <w:ind w:left="576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"amenity_name":"SPA001",</w:t>
      </w:r>
    </w:p>
    <w:p w14:paraId="52DA77AC" w14:textId="13BE867C" w:rsidR="00867CC5" w:rsidRDefault="0072490B" w:rsidP="00A80776">
      <w:pPr>
        <w:ind w:left="57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"device_name":"</w:t>
      </w:r>
      <w:r w:rsidRPr="0072490B">
        <w:rPr>
          <w:rFonts w:ascii="Courier New" w:hAnsi="Courier New" w:cs="Courier New"/>
        </w:rPr>
        <w:t>1001AAIR01</w:t>
      </w:r>
      <w:r w:rsidR="00867CC5" w:rsidRPr="00956093">
        <w:rPr>
          <w:rFonts w:ascii="Courier New" w:hAnsi="Courier New" w:cs="Courier New"/>
        </w:rPr>
        <w:t>",</w:t>
      </w:r>
    </w:p>
    <w:p w14:paraId="0F39EDAF" w14:textId="20E3ABA0" w:rsidR="00F046F8" w:rsidRPr="00956093" w:rsidRDefault="00F046F8" w:rsidP="00A80776">
      <w:pPr>
        <w:ind w:left="576"/>
        <w:rPr>
          <w:rFonts w:ascii="Courier New" w:hAnsi="Courier New" w:cs="Courier New"/>
        </w:rPr>
      </w:pPr>
      <w:commentRangeStart w:id="1875"/>
      <w:r>
        <w:rPr>
          <w:rFonts w:ascii="Courier New" w:hAnsi="Courier New" w:cs="Courier New"/>
        </w:rPr>
        <w:t>“zone”:</w:t>
      </w:r>
      <w:commentRangeStart w:id="1876"/>
      <w:del w:id="1877" w:author="hari prasath" w:date="2020-07-20T13:22:00Z">
        <w:r w:rsidDel="00A60F88">
          <w:rPr>
            <w:rFonts w:ascii="Courier New" w:hAnsi="Courier New" w:cs="Courier New"/>
          </w:rPr>
          <w:delText>0/</w:delText>
        </w:r>
      </w:del>
      <w:r>
        <w:rPr>
          <w:rFonts w:ascii="Courier New" w:hAnsi="Courier New" w:cs="Courier New"/>
        </w:rPr>
        <w:t>1/2/3</w:t>
      </w:r>
      <w:del w:id="1878" w:author="hari prasath" w:date="2020-07-20T13:22:00Z">
        <w:r w:rsidDel="00A60F88">
          <w:rPr>
            <w:rFonts w:ascii="Courier New" w:hAnsi="Courier New" w:cs="Courier New"/>
          </w:rPr>
          <w:delText>/4/5/6</w:delText>
        </w:r>
      </w:del>
      <w:r>
        <w:rPr>
          <w:rFonts w:ascii="Courier New" w:hAnsi="Courier New" w:cs="Courier New"/>
        </w:rPr>
        <w:t>,</w:t>
      </w:r>
      <w:commentRangeEnd w:id="1875"/>
      <w:r w:rsidR="004A1BCE">
        <w:rPr>
          <w:rStyle w:val="CommentReference"/>
        </w:rPr>
        <w:commentReference w:id="1875"/>
      </w:r>
      <w:commentRangeEnd w:id="1876"/>
      <w:r w:rsidR="009B54DE">
        <w:rPr>
          <w:rStyle w:val="CommentReference"/>
        </w:rPr>
        <w:commentReference w:id="1876"/>
      </w:r>
    </w:p>
    <w:p w14:paraId="222DE118" w14:textId="4171307A" w:rsidR="00867CC5" w:rsidRPr="00956093" w:rsidRDefault="00867CC5" w:rsidP="00A80776">
      <w:pPr>
        <w:ind w:left="576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"timestamp":</w:t>
      </w:r>
      <w:commentRangeStart w:id="1879"/>
      <w:r w:rsidR="000A38EA" w:rsidRPr="00E8259D">
        <w:rPr>
          <w:rFonts w:ascii="Courier New" w:hAnsi="Courier New" w:cs="Courier New"/>
        </w:rPr>
        <w:t>"</w:t>
      </w:r>
      <w:ins w:id="1880" w:author="hari prasath" w:date="2020-07-16T18:37:00Z">
        <w:r w:rsidR="00292136" w:rsidRPr="004B6A4E">
          <w:rPr>
            <w:rFonts w:ascii="Courier New" w:hAnsi="Courier New" w:cs="Courier New"/>
            <w:color w:val="1D1C1D"/>
            <w:sz w:val="23"/>
            <w:szCs w:val="23"/>
            <w:shd w:val="clear" w:color="auto" w:fill="F8F8F8"/>
          </w:rPr>
          <w:t>2019 -12 -24T05:15:09Z</w:t>
        </w:r>
        <w:r w:rsidR="00292136">
          <w:rPr>
            <w:rFonts w:cs="Arial"/>
            <w:color w:val="1D1C1D"/>
            <w:sz w:val="23"/>
            <w:szCs w:val="23"/>
            <w:shd w:val="clear" w:color="auto" w:fill="F8F8F8"/>
          </w:rPr>
          <w:t> </w:t>
        </w:r>
      </w:ins>
      <w:del w:id="1881" w:author="hari prasath" w:date="2020-07-16T18:37:00Z">
        <w:r w:rsidR="000A38EA" w:rsidRPr="00E8259D" w:rsidDel="00292136">
          <w:rPr>
            <w:rFonts w:ascii="Courier New" w:hAnsi="Courier New" w:cs="Courier New"/>
            <w:color w:val="000000"/>
          </w:rPr>
          <w:delText>2019 -12 -24T05:15:09Z+0000</w:delText>
        </w:r>
      </w:del>
      <w:r w:rsidR="000A38EA" w:rsidRPr="00E8259D">
        <w:rPr>
          <w:rFonts w:ascii="Courier New" w:hAnsi="Courier New" w:cs="Courier New"/>
        </w:rPr>
        <w:t>",</w:t>
      </w:r>
      <w:commentRangeEnd w:id="1879"/>
      <w:r w:rsidR="000A38EA">
        <w:rPr>
          <w:rStyle w:val="CommentReference"/>
        </w:rPr>
        <w:commentReference w:id="1879"/>
      </w:r>
    </w:p>
    <w:p w14:paraId="73DCE19F" w14:textId="2302B1FB" w:rsidR="00867CC5" w:rsidRPr="00956093" w:rsidRDefault="00867CC5" w:rsidP="00A80776">
      <w:pPr>
        <w:ind w:left="576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  <w:r w:rsidR="00B867CC">
        <w:rPr>
          <w:rFonts w:ascii="Courier New" w:hAnsi="Courier New" w:cs="Courier New"/>
        </w:rPr>
        <w:t xml:space="preserve"> </w:t>
      </w:r>
      <w:r w:rsidRPr="00956093">
        <w:rPr>
          <w:rFonts w:ascii="Courier New" w:hAnsi="Courier New" w:cs="Courier New"/>
        </w:rPr>
        <w:t>]</w:t>
      </w:r>
    </w:p>
    <w:p w14:paraId="7BC87BD5" w14:textId="77777777" w:rsidR="00CD74E7" w:rsidRDefault="00867CC5" w:rsidP="00A80776">
      <w:pPr>
        <w:ind w:left="576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554389F2" w14:textId="23BE4C81" w:rsidR="00A06E35" w:rsidRDefault="00A06E35" w:rsidP="00A80776">
      <w:pPr>
        <w:ind w:left="57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5689BC17" w14:textId="5EC5B240" w:rsidR="00F046F8" w:rsidDel="00B54082" w:rsidRDefault="00F046F8" w:rsidP="00A80776">
      <w:pPr>
        <w:ind w:left="576"/>
        <w:rPr>
          <w:del w:id="1882" w:author="hari prasath" w:date="2020-07-30T19:48:00Z"/>
          <w:rFonts w:ascii="Courier New" w:hAnsi="Courier New" w:cs="Courier New"/>
        </w:rPr>
      </w:pPr>
      <w:del w:id="1883" w:author="hari prasath" w:date="2020-07-30T19:48:00Z">
        <w:r w:rsidDel="00B54082">
          <w:rPr>
            <w:rFonts w:ascii="Courier New" w:hAnsi="Courier New" w:cs="Courier New"/>
          </w:rPr>
          <w:delText>(Note :</w:delText>
        </w:r>
      </w:del>
    </w:p>
    <w:p w14:paraId="0D5A20F9" w14:textId="15B53BBC" w:rsidR="00F046F8" w:rsidDel="008B7ECA" w:rsidRDefault="00F046F8" w:rsidP="00F046F8">
      <w:pPr>
        <w:ind w:left="576"/>
        <w:rPr>
          <w:del w:id="1884" w:author="hari prasath" w:date="2020-07-20T13:21:00Z"/>
          <w:rFonts w:ascii="Courier New" w:hAnsi="Courier New" w:cs="Courier New"/>
        </w:rPr>
      </w:pPr>
      <w:del w:id="1885" w:author="hari prasath" w:date="2020-07-20T13:21:00Z">
        <w:r w:rsidDel="008B7ECA">
          <w:rPr>
            <w:rFonts w:ascii="Courier New" w:hAnsi="Courier New" w:cs="Courier New"/>
          </w:rPr>
          <w:delText>“all_zone”</w:delText>
        </w:r>
        <w:r w:rsidDel="008B7ECA">
          <w:rPr>
            <w:rFonts w:ascii="Courier New" w:hAnsi="Courier New" w:cs="Courier New"/>
          </w:rPr>
          <w:tab/>
        </w:r>
        <w:r w:rsidDel="008B7ECA">
          <w:rPr>
            <w:rFonts w:ascii="Courier New" w:hAnsi="Courier New" w:cs="Courier New"/>
          </w:rPr>
          <w:tab/>
          <w:delText>- 0</w:delText>
        </w:r>
      </w:del>
    </w:p>
    <w:p w14:paraId="55AFACA0" w14:textId="08921D23" w:rsidR="00F046F8" w:rsidDel="00B54082" w:rsidRDefault="00F046F8" w:rsidP="00F046F8">
      <w:pPr>
        <w:ind w:left="576"/>
        <w:rPr>
          <w:del w:id="1886" w:author="hari prasath" w:date="2020-07-30T19:48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1887" w:author="hari prasath" w:date="2020-07-30T19:48:00Z">
        <w:r w:rsidDel="00B5408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B5408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Night Lamps</w:delText>
        </w:r>
        <w:r w:rsidDel="00B5408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”  </w:delText>
        </w:r>
        <w:r w:rsidDel="00B5408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- 1</w:delText>
        </w:r>
      </w:del>
    </w:p>
    <w:p w14:paraId="4F7E4A7E" w14:textId="506BEDF4" w:rsidR="00F046F8" w:rsidDel="00B54082" w:rsidRDefault="00F046F8" w:rsidP="00F046F8">
      <w:pPr>
        <w:ind w:left="576"/>
        <w:rPr>
          <w:del w:id="1888" w:author="hari prasath" w:date="2020-07-30T19:48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1889" w:author="hari prasath" w:date="2020-07-30T19:48:00Z">
        <w:r w:rsidDel="00B5408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B5408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Living Space</w:delText>
        </w:r>
        <w:r w:rsidDel="00B5408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” </w:delText>
        </w:r>
        <w:r w:rsidDel="00B5408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- 2</w:delText>
        </w:r>
      </w:del>
    </w:p>
    <w:p w14:paraId="3AFCB1D8" w14:textId="394E0E83" w:rsidR="00F046F8" w:rsidDel="00B54082" w:rsidRDefault="00F046F8" w:rsidP="00F046F8">
      <w:pPr>
        <w:ind w:left="576"/>
        <w:rPr>
          <w:del w:id="1890" w:author="hari prasath" w:date="2020-07-30T19:48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1891" w:author="hari prasath" w:date="2020-07-30T19:48:00Z">
        <w:r w:rsidDel="00B5408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</w:del>
      <w:del w:id="1892" w:author="hari prasath" w:date="2020-07-20T13:21:00Z">
        <w:r w:rsidRPr="002941DD"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Lobby</w:delText>
        </w:r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</w:del>
      <w:del w:id="1893" w:author="hari prasath" w:date="2020-07-30T19:48:00Z">
        <w:r w:rsidDel="00B5408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“      </w:delText>
        </w:r>
      </w:del>
      <w:del w:id="1894" w:author="hari prasath" w:date="2020-07-20T13:22:00Z"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  </w:delText>
        </w:r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</w:del>
      <w:del w:id="1895" w:author="hari prasath" w:date="2020-07-30T19:48:00Z">
        <w:r w:rsidDel="00B5408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- 3</w:delText>
        </w:r>
      </w:del>
    </w:p>
    <w:p w14:paraId="0B3F7ECB" w14:textId="496E0102" w:rsidR="00F046F8" w:rsidDel="008B7ECA" w:rsidRDefault="00F046F8" w:rsidP="00F046F8">
      <w:pPr>
        <w:ind w:left="576"/>
        <w:rPr>
          <w:del w:id="1896" w:author="hari prasath" w:date="2020-07-20T13:21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1897" w:author="hari prasath" w:date="2020-07-20T13:21:00Z"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Kitchen</w:delText>
        </w:r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”</w:delText>
        </w:r>
        <w:r w:rsidRPr="002941DD"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 </w:delText>
        </w:r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      </w:delText>
        </w:r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- 4</w:delText>
        </w:r>
      </w:del>
    </w:p>
    <w:p w14:paraId="1DEFE4A0" w14:textId="1999AE86" w:rsidR="00F046F8" w:rsidDel="008B7ECA" w:rsidRDefault="00F046F8" w:rsidP="00F046F8">
      <w:pPr>
        <w:ind w:left="576"/>
        <w:rPr>
          <w:del w:id="1898" w:author="hari prasath" w:date="2020-07-20T13:21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1899" w:author="hari prasath" w:date="2020-07-20T13:21:00Z"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Service space</w:delText>
        </w:r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” </w:delText>
        </w:r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- 5</w:delText>
        </w:r>
      </w:del>
    </w:p>
    <w:p w14:paraId="17228E6B" w14:textId="588662FD" w:rsidR="00F046F8" w:rsidDel="008B7ECA" w:rsidRDefault="00F046F8" w:rsidP="00F046F8">
      <w:pPr>
        <w:ind w:left="576"/>
        <w:rPr>
          <w:del w:id="1900" w:author="hari prasath" w:date="2020-07-20T13:21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1901" w:author="hari prasath" w:date="2020-07-20T13:21:00Z"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Reception</w:delText>
        </w:r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”</w:delText>
        </w:r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 xml:space="preserve">    </w:delText>
        </w:r>
        <w:r w:rsidDel="008B7ECA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- 6</w:delText>
        </w:r>
      </w:del>
    </w:p>
    <w:p w14:paraId="1EB56DB7" w14:textId="58D0BA5F" w:rsidR="00F046F8" w:rsidDel="00B54082" w:rsidRDefault="00F046F8" w:rsidP="00F046F8">
      <w:pPr>
        <w:ind w:left="576"/>
        <w:rPr>
          <w:del w:id="1902" w:author="hari prasath" w:date="2020-07-30T19:48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1903" w:author="hari prasath" w:date="2020-07-30T19:48:00Z">
        <w:r w:rsidDel="00B5408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)</w:delText>
        </w:r>
      </w:del>
    </w:p>
    <w:p w14:paraId="4E26F901" w14:textId="77777777" w:rsidR="00956093" w:rsidRPr="00956093" w:rsidRDefault="00956093" w:rsidP="00956093">
      <w:pPr>
        <w:rPr>
          <w:rFonts w:ascii="Courier New" w:hAnsi="Courier New" w:cs="Courier New"/>
        </w:rPr>
      </w:pPr>
    </w:p>
    <w:p w14:paraId="482B8563" w14:textId="77777777" w:rsidR="00CD74E7" w:rsidRPr="00A2695F" w:rsidRDefault="00CD74E7" w:rsidP="00D46B1D">
      <w:pPr>
        <w:pStyle w:val="Heading2"/>
        <w:spacing w:before="0"/>
      </w:pPr>
      <w:bookmarkStart w:id="1904" w:name="_Ref45380404"/>
      <w:bookmarkStart w:id="1905" w:name="_Toc50192854"/>
      <w:r w:rsidRPr="00A2695F">
        <w:t>Device health status</w:t>
      </w:r>
      <w:bookmarkEnd w:id="1904"/>
      <w:bookmarkEnd w:id="1905"/>
    </w:p>
    <w:p w14:paraId="48A901A1" w14:textId="3F3417AD" w:rsidR="00CD74E7" w:rsidRDefault="00CD74E7" w:rsidP="00A80776">
      <w:pPr>
        <w:ind w:left="576"/>
        <w:rPr>
          <w:rFonts w:asciiTheme="minorHAnsi" w:hAnsiTheme="minorHAnsi" w:cstheme="minorHAnsi"/>
        </w:rPr>
      </w:pPr>
      <w:r w:rsidRPr="00A2695F">
        <w:rPr>
          <w:rFonts w:asciiTheme="minorHAnsi" w:hAnsiTheme="minorHAnsi" w:cstheme="minorHAnsi"/>
        </w:rPr>
        <w:t>This packet act as “</w:t>
      </w:r>
      <w:r w:rsidR="00A80776" w:rsidRPr="00A2695F">
        <w:rPr>
          <w:rFonts w:asciiTheme="minorHAnsi" w:hAnsiTheme="minorHAnsi" w:cstheme="minorHAnsi"/>
        </w:rPr>
        <w:t>Heartbeat</w:t>
      </w:r>
      <w:r w:rsidRPr="00A2695F">
        <w:rPr>
          <w:rFonts w:asciiTheme="minorHAnsi" w:hAnsiTheme="minorHAnsi" w:cstheme="minorHAnsi"/>
        </w:rPr>
        <w:t>” to know that sensor is alive</w:t>
      </w:r>
      <w:r w:rsidR="00D4774D" w:rsidRPr="00A2695F">
        <w:rPr>
          <w:rFonts w:asciiTheme="minorHAnsi" w:hAnsiTheme="minorHAnsi" w:cstheme="minorHAnsi"/>
        </w:rPr>
        <w:t>. Sensor should send this packet at 1 sec interval</w:t>
      </w:r>
    </w:p>
    <w:p w14:paraId="16B04F17" w14:textId="5100D298" w:rsidR="00055483" w:rsidRPr="00A2695F" w:rsidRDefault="00A80776" w:rsidP="00055483">
      <w:pPr>
        <w:pStyle w:val="Heading3"/>
      </w:pPr>
      <w:bookmarkStart w:id="1906" w:name="_Toc50192855"/>
      <w:r>
        <w:t>Amenos health</w:t>
      </w:r>
      <w:r w:rsidR="001F5472">
        <w:t xml:space="preserve"> status</w:t>
      </w:r>
      <w:bookmarkEnd w:id="1906"/>
    </w:p>
    <w:p w14:paraId="04D6D16B" w14:textId="77777777" w:rsidR="00CD74E7" w:rsidRDefault="00CD74E7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402CA1DB" w14:textId="77777777" w:rsidR="00833ABE" w:rsidRDefault="00833ABE" w:rsidP="00A80776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“hmac”:””,</w:t>
      </w:r>
    </w:p>
    <w:p w14:paraId="0B4A19F1" w14:textId="6DB17DB8" w:rsidR="00833ABE" w:rsidRPr="00956093" w:rsidRDefault="00833ABE" w:rsidP="00A80776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“payload</w:t>
      </w:r>
      <w:r w:rsidR="00A80776">
        <w:rPr>
          <w:rFonts w:ascii="Courier New" w:hAnsi="Courier New" w:cs="Courier New"/>
        </w:rPr>
        <w:t>”: {</w:t>
      </w:r>
    </w:p>
    <w:p w14:paraId="34D1DBB0" w14:textId="77777777" w:rsidR="00CD74E7" w:rsidRPr="00956093" w:rsidRDefault="006A3440" w:rsidP="00A80776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"device_uid":"03121901001000</w:t>
      </w:r>
      <w:r w:rsidR="00CD74E7" w:rsidRPr="00956093">
        <w:rPr>
          <w:rFonts w:ascii="Courier New" w:hAnsi="Courier New" w:cs="Courier New"/>
        </w:rPr>
        <w:t>2",</w:t>
      </w:r>
    </w:p>
    <w:p w14:paraId="71E5BE0F" w14:textId="77777777" w:rsidR="00CD74E7" w:rsidRPr="00956093" w:rsidRDefault="00CD74E7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"data_type":2,</w:t>
      </w:r>
    </w:p>
    <w:p w14:paraId="15B93E76" w14:textId="17992C90" w:rsidR="00CD74E7" w:rsidRPr="00956093" w:rsidRDefault="00CD74E7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"device_data</w:t>
      </w:r>
      <w:r w:rsidR="00A80776" w:rsidRPr="00956093">
        <w:rPr>
          <w:rFonts w:ascii="Courier New" w:hAnsi="Courier New" w:cs="Courier New"/>
        </w:rPr>
        <w:t>”: [</w:t>
      </w:r>
    </w:p>
    <w:p w14:paraId="7E9DF5D4" w14:textId="77777777" w:rsidR="00CD74E7" w:rsidRPr="00956093" w:rsidRDefault="00CD74E7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{</w:t>
      </w:r>
    </w:p>
    <w:p w14:paraId="0CECB25E" w14:textId="2E2527AF" w:rsidR="00CD74E7" w:rsidRPr="00956093" w:rsidRDefault="00CD74E7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"device_health_status":</w:t>
      </w:r>
      <w:ins w:id="1907" w:author="hari prasath" w:date="2020-09-23T19:39:00Z">
        <w:r w:rsidR="00F82E6D">
          <w:rPr>
            <w:rFonts w:ascii="Courier New" w:hAnsi="Courier New" w:cs="Courier New"/>
          </w:rPr>
          <w:t>0</w:t>
        </w:r>
      </w:ins>
      <w:del w:id="1908" w:author="hari prasath" w:date="2020-09-23T19:39:00Z">
        <w:r w:rsidRPr="00956093" w:rsidDel="00F82E6D">
          <w:rPr>
            <w:rFonts w:ascii="Courier New" w:hAnsi="Courier New" w:cs="Courier New"/>
          </w:rPr>
          <w:delText>1</w:delText>
        </w:r>
      </w:del>
      <w:r w:rsidRPr="00956093">
        <w:rPr>
          <w:rFonts w:ascii="Courier New" w:hAnsi="Courier New" w:cs="Courier New"/>
        </w:rPr>
        <w:t>,</w:t>
      </w:r>
    </w:p>
    <w:p w14:paraId="344A17CA" w14:textId="263709CB" w:rsidR="00DC2993" w:rsidRPr="00956093" w:rsidRDefault="00CD74E7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</w:t>
      </w:r>
      <w:commentRangeStart w:id="1909"/>
      <w:ins w:id="1910" w:author="hari prasath" w:date="2020-07-13T19:27:00Z">
        <w:r w:rsidR="004F3B8C">
          <w:rPr>
            <w:rFonts w:ascii="Courier New" w:hAnsi="Courier New" w:cs="Courier New"/>
          </w:rPr>
          <w:t>device</w:t>
        </w:r>
      </w:ins>
      <w:del w:id="1911" w:author="hari prasath" w:date="2020-07-11T14:49:00Z">
        <w:r w:rsidRPr="00956093" w:rsidDel="00D822A6">
          <w:rPr>
            <w:rFonts w:ascii="Courier New" w:hAnsi="Courier New" w:cs="Courier New"/>
          </w:rPr>
          <w:delText>device</w:delText>
        </w:r>
      </w:del>
      <w:r w:rsidRPr="00956093">
        <w:rPr>
          <w:rFonts w:ascii="Courier New" w:hAnsi="Courier New" w:cs="Courier New"/>
        </w:rPr>
        <w:t>_temperature</w:t>
      </w:r>
      <w:commentRangeEnd w:id="1909"/>
      <w:r w:rsidR="00250F2B">
        <w:rPr>
          <w:rStyle w:val="CommentReference"/>
        </w:rPr>
        <w:commentReference w:id="1909"/>
      </w:r>
      <w:r w:rsidRPr="00956093">
        <w:rPr>
          <w:rFonts w:ascii="Courier New" w:hAnsi="Courier New" w:cs="Courier New"/>
        </w:rPr>
        <w:t>":</w:t>
      </w:r>
      <w:commentRangeStart w:id="1912"/>
      <w:ins w:id="1913" w:author="singh qmax" w:date="2020-07-17T10:16:00Z">
        <w:r w:rsidR="0060580D">
          <w:rPr>
            <w:rFonts w:ascii="Courier New" w:hAnsi="Courier New" w:cs="Courier New"/>
          </w:rPr>
          <w:t>+</w:t>
        </w:r>
      </w:ins>
      <w:r w:rsidRPr="00956093">
        <w:rPr>
          <w:rFonts w:ascii="Courier New" w:hAnsi="Courier New" w:cs="Courier New"/>
        </w:rPr>
        <w:t>25</w:t>
      </w:r>
      <w:ins w:id="1914" w:author="singh qmax" w:date="2020-07-17T10:17:00Z">
        <w:r w:rsidR="00F9243D">
          <w:rPr>
            <w:rFonts w:ascii="Courier New" w:hAnsi="Courier New" w:cs="Courier New"/>
          </w:rPr>
          <w:t>/-10</w:t>
        </w:r>
        <w:commentRangeEnd w:id="1912"/>
        <w:r w:rsidR="00F9243D">
          <w:rPr>
            <w:rStyle w:val="CommentReference"/>
          </w:rPr>
          <w:commentReference w:id="1912"/>
        </w:r>
      </w:ins>
      <w:ins w:id="1915" w:author="hari prasath" w:date="2020-07-18T12:03:00Z">
        <w:r w:rsidR="00DC2993">
          <w:rPr>
            <w:rFonts w:ascii="Courier New" w:hAnsi="Courier New" w:cs="Courier New"/>
          </w:rPr>
          <w:t>,</w:t>
        </w:r>
      </w:ins>
    </w:p>
    <w:p w14:paraId="1EFDA990" w14:textId="77777777" w:rsidR="00CD74E7" w:rsidRPr="00956093" w:rsidRDefault="00CD74E7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 }</w:t>
      </w:r>
    </w:p>
    <w:p w14:paraId="045EA8E5" w14:textId="77777777" w:rsidR="00CD74E7" w:rsidRDefault="00CD74E7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]</w:t>
      </w:r>
    </w:p>
    <w:p w14:paraId="3E8219C8" w14:textId="77777777" w:rsidR="00833ABE" w:rsidRPr="00956093" w:rsidRDefault="00833ABE" w:rsidP="00A80776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1A022101" w14:textId="6895718A" w:rsidR="00877E18" w:rsidRDefault="00CD74E7" w:rsidP="00601218">
      <w:pPr>
        <w:ind w:left="720"/>
        <w:rPr>
          <w:ins w:id="1916" w:author="singh qmax" w:date="2020-07-17T10:17:00Z"/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212833DB" w14:textId="609FDA79" w:rsidR="00D24493" w:rsidRPr="002B07DD" w:rsidRDefault="00D75EDC">
      <w:pPr>
        <w:ind w:left="720"/>
        <w:rPr>
          <w:ins w:id="1917" w:author="singh qmax" w:date="2020-07-17T10:19:00Z"/>
          <w:b/>
          <w:bCs/>
          <w:rPrChange w:id="1918" w:author="hari prasath" w:date="2020-07-20T18:29:00Z">
            <w:rPr>
              <w:ins w:id="1919" w:author="singh qmax" w:date="2020-07-17T10:19:00Z"/>
            </w:rPr>
          </w:rPrChange>
        </w:rPr>
        <w:pPrChange w:id="1920" w:author="singh qmax" w:date="2020-07-17T10:40:00Z">
          <w:pPr/>
        </w:pPrChange>
      </w:pPr>
      <w:ins w:id="1921" w:author="singh qmax" w:date="2020-07-17T10:19:00Z">
        <w:r w:rsidRPr="002B07DD">
          <w:rPr>
            <w:rFonts w:ascii="Courier New" w:hAnsi="Courier New" w:cs="Courier New"/>
            <w:b/>
            <w:bCs/>
            <w:rPrChange w:id="1922" w:author="hari prasath" w:date="2020-07-20T18:29:00Z">
              <w:rPr>
                <w:rFonts w:ascii="Courier New" w:hAnsi="Courier New" w:cs="Courier New"/>
              </w:rPr>
            </w:rPrChange>
          </w:rPr>
          <w:t xml:space="preserve">device_temperature can be both positive and negative. Sign is given for </w:t>
        </w:r>
      </w:ins>
      <w:ins w:id="1923" w:author="singh qmax" w:date="2020-07-17T10:39:00Z">
        <w:r w:rsidR="00D24493" w:rsidRPr="002B07DD">
          <w:rPr>
            <w:rFonts w:ascii="Courier New" w:hAnsi="Courier New" w:cs="Courier New"/>
            <w:b/>
            <w:bCs/>
            <w:rPrChange w:id="1924" w:author="hari prasath" w:date="2020-07-20T18:29:00Z">
              <w:rPr>
                <w:rFonts w:ascii="Courier New" w:hAnsi="Courier New" w:cs="Courier New"/>
              </w:rPr>
            </w:rPrChange>
          </w:rPr>
          <w:t>identification</w:t>
        </w:r>
      </w:ins>
      <w:ins w:id="1925" w:author="singh qmax" w:date="2020-07-17T10:40:00Z">
        <w:r w:rsidR="005E00FF" w:rsidRPr="002B07DD">
          <w:rPr>
            <w:rFonts w:ascii="Courier New" w:hAnsi="Courier New" w:cs="Courier New"/>
            <w:b/>
            <w:bCs/>
            <w:rPrChange w:id="1926" w:author="hari prasath" w:date="2020-07-20T18:29:00Z">
              <w:rPr>
                <w:rFonts w:ascii="Courier New" w:hAnsi="Courier New" w:cs="Courier New"/>
              </w:rPr>
            </w:rPrChange>
          </w:rPr>
          <w:t xml:space="preserve"> </w:t>
        </w:r>
      </w:ins>
    </w:p>
    <w:p w14:paraId="4831B185" w14:textId="77777777" w:rsidR="00AC4A48" w:rsidRDefault="00AC4A48" w:rsidP="00601218">
      <w:pPr>
        <w:ind w:left="720"/>
        <w:rPr>
          <w:rFonts w:ascii="Courier New" w:hAnsi="Courier New" w:cs="Courier New"/>
        </w:rPr>
      </w:pPr>
    </w:p>
    <w:p w14:paraId="5EB8E66C" w14:textId="77777777" w:rsidR="00877E18" w:rsidRDefault="00A675F7" w:rsidP="00877E18">
      <w:pPr>
        <w:pStyle w:val="Heading3"/>
      </w:pPr>
      <w:bookmarkStart w:id="1927" w:name="_Toc50192856"/>
      <w:r>
        <w:t>Kinisi</w:t>
      </w:r>
      <w:r w:rsidR="00877E18">
        <w:t xml:space="preserve"> </w:t>
      </w:r>
      <w:r w:rsidR="001F5472">
        <w:t>health status</w:t>
      </w:r>
      <w:bookmarkEnd w:id="1927"/>
    </w:p>
    <w:p w14:paraId="766CACE0" w14:textId="77777777" w:rsidR="00877E18" w:rsidRDefault="00877E18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4230FFF1" w14:textId="77777777" w:rsidR="00877E18" w:rsidRDefault="00877E18" w:rsidP="00A80776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“hmac”:””,</w:t>
      </w:r>
    </w:p>
    <w:p w14:paraId="6CD7900C" w14:textId="77777777" w:rsidR="00877E18" w:rsidRPr="00956093" w:rsidRDefault="00877E18" w:rsidP="00A80776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“payload”:{</w:t>
      </w:r>
    </w:p>
    <w:p w14:paraId="24BE11D9" w14:textId="77777777" w:rsidR="00877E18" w:rsidRPr="00956093" w:rsidRDefault="00877E18" w:rsidP="00A80776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"device_uid":"03121901001000</w:t>
      </w:r>
      <w:r w:rsidR="00192FB2">
        <w:rPr>
          <w:rFonts w:ascii="Courier New" w:hAnsi="Courier New" w:cs="Courier New"/>
        </w:rPr>
        <w:t>5</w:t>
      </w:r>
      <w:r w:rsidRPr="00956093">
        <w:rPr>
          <w:rFonts w:ascii="Courier New" w:hAnsi="Courier New" w:cs="Courier New"/>
        </w:rPr>
        <w:t>",</w:t>
      </w:r>
    </w:p>
    <w:p w14:paraId="2ABF847B" w14:textId="77777777" w:rsidR="00877E18" w:rsidRPr="00956093" w:rsidRDefault="00877E18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"data_type":2,</w:t>
      </w:r>
    </w:p>
    <w:p w14:paraId="104A2393" w14:textId="77777777" w:rsidR="00877E18" w:rsidRPr="00956093" w:rsidRDefault="00877E18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lastRenderedPageBreak/>
        <w:t>"device_data":[</w:t>
      </w:r>
    </w:p>
    <w:p w14:paraId="07437D6C" w14:textId="77777777" w:rsidR="00877E18" w:rsidRPr="00956093" w:rsidRDefault="00877E18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{</w:t>
      </w:r>
    </w:p>
    <w:p w14:paraId="432F427E" w14:textId="627034E5" w:rsidR="00877E18" w:rsidRDefault="00877E18" w:rsidP="00A80776">
      <w:pPr>
        <w:ind w:left="720"/>
        <w:rPr>
          <w:ins w:id="1928" w:author="hari prasath" w:date="2020-08-04T12:26:00Z"/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"device_health_status":</w:t>
      </w:r>
      <w:ins w:id="1929" w:author="hari prasath" w:date="2020-09-23T19:39:00Z">
        <w:r w:rsidR="00F82E6D">
          <w:rPr>
            <w:rFonts w:ascii="Courier New" w:hAnsi="Courier New" w:cs="Courier New"/>
          </w:rPr>
          <w:t>0</w:t>
        </w:r>
      </w:ins>
      <w:del w:id="1930" w:author="hari prasath" w:date="2020-09-23T19:39:00Z">
        <w:r w:rsidRPr="00956093" w:rsidDel="00F82E6D">
          <w:rPr>
            <w:rFonts w:ascii="Courier New" w:hAnsi="Courier New" w:cs="Courier New"/>
          </w:rPr>
          <w:delText>1</w:delText>
        </w:r>
      </w:del>
      <w:r w:rsidRPr="00956093">
        <w:rPr>
          <w:rFonts w:ascii="Courier New" w:hAnsi="Courier New" w:cs="Courier New"/>
        </w:rPr>
        <w:t>,</w:t>
      </w:r>
    </w:p>
    <w:p w14:paraId="53ADF8E7" w14:textId="4E24F4CA" w:rsidR="00C152E7" w:rsidRDefault="00C152E7" w:rsidP="00C152E7">
      <w:pPr>
        <w:ind w:left="720"/>
        <w:rPr>
          <w:ins w:id="1931" w:author="hari prasath" w:date="2020-08-04T12:26:00Z"/>
          <w:rFonts w:ascii="Courier New" w:hAnsi="Courier New" w:cs="Courier New"/>
        </w:rPr>
      </w:pPr>
      <w:ins w:id="1932" w:author="hari prasath" w:date="2020-08-04T12:26:00Z">
        <w:r w:rsidRPr="00956093">
          <w:rPr>
            <w:rFonts w:ascii="Courier New" w:hAnsi="Courier New" w:cs="Courier New"/>
          </w:rPr>
          <w:t>"</w:t>
        </w:r>
        <w:commentRangeStart w:id="1933"/>
        <w:r>
          <w:rPr>
            <w:rFonts w:ascii="Courier New" w:hAnsi="Courier New" w:cs="Courier New"/>
          </w:rPr>
          <w:t>device</w:t>
        </w:r>
        <w:r w:rsidRPr="00956093">
          <w:rPr>
            <w:rFonts w:ascii="Courier New" w:hAnsi="Courier New" w:cs="Courier New"/>
          </w:rPr>
          <w:t>_temperature</w:t>
        </w:r>
        <w:commentRangeEnd w:id="1933"/>
        <w:r>
          <w:rPr>
            <w:rStyle w:val="CommentReference"/>
          </w:rPr>
          <w:commentReference w:id="1933"/>
        </w:r>
        <w:r w:rsidRPr="00956093">
          <w:rPr>
            <w:rFonts w:ascii="Courier New" w:hAnsi="Courier New" w:cs="Courier New"/>
          </w:rPr>
          <w:t>":</w:t>
        </w:r>
      </w:ins>
      <w:ins w:id="1934" w:author="hari prasath" w:date="2020-08-04T12:27:00Z">
        <w:r>
          <w:rPr>
            <w:rFonts w:ascii="Courier New" w:hAnsi="Courier New" w:cs="Courier New"/>
          </w:rPr>
          <w:t>0,</w:t>
        </w:r>
      </w:ins>
    </w:p>
    <w:p w14:paraId="556014F5" w14:textId="46BA32D4" w:rsidR="00D71012" w:rsidRPr="00956093" w:rsidDel="00001C9B" w:rsidRDefault="00D71012">
      <w:pPr>
        <w:ind w:left="720"/>
        <w:rPr>
          <w:del w:id="1935" w:author="hari prasath" w:date="2020-07-28T12:18:00Z"/>
          <w:rFonts w:ascii="Courier New" w:hAnsi="Courier New" w:cs="Courier New"/>
        </w:rPr>
      </w:pPr>
    </w:p>
    <w:p w14:paraId="0716C6B3" w14:textId="3311E741" w:rsidR="00877E18" w:rsidDel="00D71012" w:rsidRDefault="00877E18" w:rsidP="00A80776">
      <w:pPr>
        <w:ind w:left="720"/>
        <w:rPr>
          <w:del w:id="1936" w:author="hari prasath" w:date="2020-07-18T12:09:00Z"/>
          <w:rFonts w:ascii="Courier New" w:hAnsi="Courier New" w:cs="Courier New"/>
        </w:rPr>
      </w:pPr>
      <w:del w:id="1937" w:author="hari prasath" w:date="2020-07-18T12:09:00Z">
        <w:r w:rsidDel="00D71012">
          <w:rPr>
            <w:rFonts w:ascii="Courier New" w:hAnsi="Courier New" w:cs="Courier New"/>
          </w:rPr>
          <w:delText>"operating_mode":”normal”/”sleep”,</w:delText>
        </w:r>
      </w:del>
    </w:p>
    <w:p w14:paraId="0FD17C39" w14:textId="145DE99F" w:rsidR="00F2070C" w:rsidDel="00D71012" w:rsidRDefault="00F2070C" w:rsidP="00A80776">
      <w:pPr>
        <w:ind w:left="720"/>
        <w:rPr>
          <w:del w:id="1938" w:author="hari prasath" w:date="2020-07-18T12:09:00Z"/>
          <w:rFonts w:ascii="Courier New" w:hAnsi="Courier New" w:cs="Courier New"/>
        </w:rPr>
      </w:pPr>
      <w:del w:id="1939" w:author="hari prasath" w:date="2020-07-18T12:09:00Z">
        <w:r w:rsidDel="00D71012">
          <w:rPr>
            <w:rFonts w:ascii="Courier New" w:hAnsi="Courier New" w:cs="Courier New"/>
          </w:rPr>
          <w:delText>“battery_level”:”low”/”ok”</w:delText>
        </w:r>
        <w:r w:rsidR="00FC0F9E" w:rsidDel="00D71012">
          <w:rPr>
            <w:rFonts w:ascii="Courier New" w:hAnsi="Courier New" w:cs="Courier New"/>
          </w:rPr>
          <w:delText>,</w:delText>
        </w:r>
      </w:del>
    </w:p>
    <w:p w14:paraId="6B327841" w14:textId="1ED83F3E" w:rsidR="00347E41" w:rsidDel="00D71012" w:rsidRDefault="00347E41" w:rsidP="00A80776">
      <w:pPr>
        <w:ind w:left="720"/>
        <w:rPr>
          <w:del w:id="1940" w:author="hari prasath" w:date="2020-07-18T12:09:00Z"/>
          <w:rFonts w:ascii="Courier New" w:hAnsi="Courier New" w:cs="Courier New"/>
        </w:rPr>
      </w:pPr>
      <w:commentRangeStart w:id="1941"/>
      <w:del w:id="1942" w:author="hari prasath" w:date="2020-07-18T12:09:00Z">
        <w:r w:rsidDel="00D71012">
          <w:rPr>
            <w:rFonts w:ascii="Courier New" w:hAnsi="Courier New" w:cs="Courier New"/>
          </w:rPr>
          <w:delText>“battery_percentage”:50,</w:delText>
        </w:r>
        <w:commentRangeEnd w:id="1941"/>
        <w:r w:rsidDel="00D71012">
          <w:rPr>
            <w:rStyle w:val="CommentReference"/>
          </w:rPr>
          <w:commentReference w:id="1941"/>
        </w:r>
      </w:del>
    </w:p>
    <w:p w14:paraId="76A03138" w14:textId="2ADDE1C2" w:rsidR="00DC2993" w:rsidRPr="00956093" w:rsidDel="00DC2993" w:rsidRDefault="00001A2B">
      <w:pPr>
        <w:ind w:left="576" w:firstLine="144"/>
        <w:rPr>
          <w:del w:id="1943" w:author="hari prasath" w:date="2020-07-18T12:04:00Z"/>
          <w:rFonts w:ascii="Courier New" w:hAnsi="Courier New" w:cs="Courier New"/>
        </w:rPr>
      </w:pPr>
      <w:del w:id="1944" w:author="hari prasath" w:date="2020-07-18T12:09:00Z">
        <w:r w:rsidRPr="00956093" w:rsidDel="00D71012">
          <w:rPr>
            <w:rFonts w:ascii="Courier New" w:hAnsi="Courier New" w:cs="Courier New"/>
          </w:rPr>
          <w:delText>“Occupancy_detection” : 1/0</w:delText>
        </w:r>
      </w:del>
    </w:p>
    <w:p w14:paraId="0C24F69C" w14:textId="77777777" w:rsidR="00001A2B" w:rsidRPr="00956093" w:rsidRDefault="00001A2B">
      <w:pPr>
        <w:rPr>
          <w:rFonts w:ascii="Courier New" w:hAnsi="Courier New" w:cs="Courier New"/>
        </w:rPr>
        <w:pPrChange w:id="1945" w:author="hari prasath" w:date="2020-07-18T12:04:00Z">
          <w:pPr>
            <w:ind w:left="720"/>
          </w:pPr>
        </w:pPrChange>
      </w:pPr>
    </w:p>
    <w:p w14:paraId="72975D36" w14:textId="77777777" w:rsidR="00877E18" w:rsidRPr="00956093" w:rsidRDefault="00877E18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 }</w:t>
      </w:r>
    </w:p>
    <w:p w14:paraId="33DFDDE6" w14:textId="77777777" w:rsidR="00877E18" w:rsidRDefault="00877E18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]</w:t>
      </w:r>
    </w:p>
    <w:p w14:paraId="2E508F02" w14:textId="77777777" w:rsidR="00877E18" w:rsidRPr="00956093" w:rsidRDefault="00877E18" w:rsidP="00A80776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638AFA05" w14:textId="77777777" w:rsidR="00877E18" w:rsidRDefault="00877E18" w:rsidP="00A807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65A677CB" w14:textId="0D5CF2CD" w:rsidR="00877E18" w:rsidRDefault="00D822A6" w:rsidP="00D40F63">
      <w:pPr>
        <w:pStyle w:val="Heading3"/>
      </w:pPr>
      <w:bookmarkStart w:id="1946" w:name="_Toc50192857"/>
      <w:commentRangeStart w:id="1947"/>
      <w:ins w:id="1948" w:author="hari prasath" w:date="2020-07-11T14:50:00Z">
        <w:r>
          <w:t>Light</w:t>
        </w:r>
      </w:ins>
      <w:commentRangeEnd w:id="1947"/>
      <w:ins w:id="1949" w:author="hari prasath" w:date="2020-07-11T15:40:00Z">
        <w:r w:rsidR="00A976A2">
          <w:rPr>
            <w:rStyle w:val="CommentReference"/>
            <w:rFonts w:ascii="Arial" w:eastAsiaTheme="minorHAnsi" w:hAnsi="Arial" w:cstheme="minorBidi"/>
            <w:color w:val="auto"/>
          </w:rPr>
          <w:commentReference w:id="1947"/>
        </w:r>
      </w:ins>
      <w:ins w:id="1950" w:author="hari prasath" w:date="2020-07-11T14:50:00Z">
        <w:r>
          <w:t xml:space="preserve"> </w:t>
        </w:r>
      </w:ins>
      <w:commentRangeStart w:id="1951"/>
      <w:del w:id="1952" w:author="hari prasath" w:date="2020-07-11T14:50:00Z">
        <w:r w:rsidR="00D40F63" w:rsidDel="00D822A6">
          <w:delText>Zigbee</w:delText>
        </w:r>
        <w:commentRangeEnd w:id="1951"/>
        <w:r w:rsidR="000C0F90" w:rsidDel="00D822A6">
          <w:rPr>
            <w:rStyle w:val="CommentReference"/>
            <w:rFonts w:ascii="Arial" w:eastAsiaTheme="minorHAnsi" w:hAnsi="Arial" w:cstheme="minorBidi"/>
            <w:color w:val="auto"/>
          </w:rPr>
          <w:commentReference w:id="1951"/>
        </w:r>
        <w:r w:rsidR="00D40F63" w:rsidDel="00D822A6">
          <w:delText xml:space="preserve"> </w:delText>
        </w:r>
      </w:del>
      <w:r w:rsidR="00D40F63">
        <w:t>health status</w:t>
      </w:r>
      <w:bookmarkEnd w:id="1946"/>
    </w:p>
    <w:p w14:paraId="1B0D4443" w14:textId="77777777" w:rsidR="00D40F63" w:rsidRDefault="00D40F63" w:rsidP="00D40F63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67008E5C" w14:textId="77777777" w:rsidR="00D40F63" w:rsidRDefault="00D40F63" w:rsidP="00D40F63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“hmac”:””,</w:t>
      </w:r>
    </w:p>
    <w:p w14:paraId="1B625F54" w14:textId="77777777" w:rsidR="00D40F63" w:rsidRPr="00956093" w:rsidRDefault="00D40F63" w:rsidP="00D40F63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“payload”:{</w:t>
      </w:r>
    </w:p>
    <w:p w14:paraId="27EFCF51" w14:textId="52E273AE" w:rsidR="00D40F63" w:rsidRPr="00956093" w:rsidRDefault="00D40F63" w:rsidP="00D40F63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"device_uid":"</w:t>
      </w:r>
      <w:commentRangeStart w:id="1953"/>
      <w:ins w:id="1954" w:author="hari prasath" w:date="2020-08-07T17:06:00Z">
        <w:r w:rsidR="00167D35">
          <w:rPr>
            <w:rFonts w:ascii="Courier New" w:hAnsi="Courier New" w:cs="Courier New"/>
          </w:rPr>
          <w:t>23E7843D383B4A32</w:t>
        </w:r>
        <w:commentRangeEnd w:id="1953"/>
        <w:r w:rsidR="00167D35">
          <w:rPr>
            <w:rStyle w:val="CommentReference"/>
          </w:rPr>
          <w:commentReference w:id="1953"/>
        </w:r>
      </w:ins>
      <w:del w:id="1955" w:author="hari prasath" w:date="2020-08-07T17:06:00Z">
        <w:r w:rsidDel="00167D35">
          <w:rPr>
            <w:rFonts w:ascii="Courier New" w:hAnsi="Courier New" w:cs="Courier New"/>
          </w:rPr>
          <w:delText>03121901001000</w:delText>
        </w:r>
      </w:del>
      <w:del w:id="1956" w:author="hari prasath" w:date="2020-07-20T19:19:00Z">
        <w:r w:rsidDel="00364440">
          <w:rPr>
            <w:rFonts w:ascii="Courier New" w:hAnsi="Courier New" w:cs="Courier New"/>
          </w:rPr>
          <w:delText>5</w:delText>
        </w:r>
      </w:del>
      <w:r w:rsidRPr="00956093">
        <w:rPr>
          <w:rFonts w:ascii="Courier New" w:hAnsi="Courier New" w:cs="Courier New"/>
        </w:rPr>
        <w:t>",</w:t>
      </w:r>
    </w:p>
    <w:p w14:paraId="35F119F0" w14:textId="77777777" w:rsidR="00D40F63" w:rsidRPr="00956093" w:rsidRDefault="00D40F63" w:rsidP="00D40F63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"data_type":2,</w:t>
      </w:r>
    </w:p>
    <w:p w14:paraId="7D7CD8E9" w14:textId="77777777" w:rsidR="00D40F63" w:rsidRPr="00956093" w:rsidRDefault="00D40F63" w:rsidP="00D40F63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"device_data":[</w:t>
      </w:r>
    </w:p>
    <w:p w14:paraId="399A62D9" w14:textId="6F24D6C5" w:rsidR="00D40F63" w:rsidRDefault="00D40F63" w:rsidP="00D40F63">
      <w:pPr>
        <w:ind w:left="720"/>
        <w:rPr>
          <w:ins w:id="1957" w:author="hari prasath" w:date="2020-07-18T12:05:00Z"/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{</w:t>
      </w:r>
    </w:p>
    <w:p w14:paraId="69364F08" w14:textId="05AA2A9C" w:rsidR="00DC2993" w:rsidDel="00167D35" w:rsidRDefault="00DC2993" w:rsidP="00167D35">
      <w:pPr>
        <w:ind w:left="720"/>
        <w:rPr>
          <w:del w:id="1958" w:author="hari prasath" w:date="2020-07-18T12:05:00Z"/>
          <w:rFonts w:ascii="Courier New" w:hAnsi="Courier New" w:cs="Courier New"/>
        </w:rPr>
      </w:pPr>
      <w:moveToRangeStart w:id="1959" w:author="hari prasath" w:date="2020-07-18T12:05:00Z" w:name="move45966317"/>
      <w:moveTo w:id="1960" w:author="hari prasath" w:date="2020-07-18T12:05:00Z">
        <w:r w:rsidRPr="00956093">
          <w:rPr>
            <w:rFonts w:ascii="Courier New" w:hAnsi="Courier New" w:cs="Courier New"/>
          </w:rPr>
          <w:t>"device_health_status":</w:t>
        </w:r>
      </w:moveTo>
      <w:ins w:id="1961" w:author="hari prasath" w:date="2020-09-23T19:39:00Z">
        <w:r w:rsidR="00F82E6D">
          <w:rPr>
            <w:rFonts w:ascii="Courier New" w:hAnsi="Courier New" w:cs="Courier New"/>
          </w:rPr>
          <w:t>0</w:t>
        </w:r>
      </w:ins>
      <w:moveTo w:id="1962" w:author="hari prasath" w:date="2020-07-18T12:05:00Z">
        <w:del w:id="1963" w:author="hari prasath" w:date="2020-09-23T19:39:00Z">
          <w:r w:rsidRPr="00956093" w:rsidDel="00F82E6D">
            <w:rPr>
              <w:rFonts w:ascii="Courier New" w:hAnsi="Courier New" w:cs="Courier New"/>
            </w:rPr>
            <w:delText>1</w:delText>
          </w:r>
        </w:del>
      </w:moveTo>
      <w:ins w:id="1964" w:author="hari prasath" w:date="2020-08-07T17:06:00Z">
        <w:r w:rsidR="00167D35">
          <w:rPr>
            <w:rFonts w:ascii="Courier New" w:hAnsi="Courier New" w:cs="Courier New"/>
          </w:rPr>
          <w:t>,</w:t>
        </w:r>
      </w:ins>
    </w:p>
    <w:p w14:paraId="5B7328D6" w14:textId="77777777" w:rsidR="00167D35" w:rsidRDefault="00167D35" w:rsidP="00167D35">
      <w:pPr>
        <w:ind w:firstLine="720"/>
        <w:rPr>
          <w:ins w:id="1965" w:author="hari prasath" w:date="2020-08-07T17:07:00Z"/>
          <w:rFonts w:ascii="Courier New" w:hAnsi="Courier New" w:cs="Courier New"/>
        </w:rPr>
      </w:pPr>
    </w:p>
    <w:p w14:paraId="73504364" w14:textId="53455EE4" w:rsidR="00DC2993" w:rsidDel="00167D35" w:rsidRDefault="00167D35">
      <w:pPr>
        <w:ind w:firstLine="720"/>
        <w:rPr>
          <w:del w:id="1966" w:author="hari prasath" w:date="2020-08-07T17:06:00Z"/>
          <w:rFonts w:ascii="Courier New" w:hAnsi="Courier New" w:cs="Courier New"/>
        </w:rPr>
        <w:pPrChange w:id="1967" w:author="hari prasath" w:date="2020-08-07T17:07:00Z">
          <w:pPr>
            <w:ind w:left="720"/>
          </w:pPr>
        </w:pPrChange>
      </w:pPr>
      <w:ins w:id="1968" w:author="hari prasath" w:date="2020-08-07T17:07:00Z">
        <w:r w:rsidRPr="00956093">
          <w:rPr>
            <w:rFonts w:ascii="Courier New" w:hAnsi="Courier New" w:cs="Courier New"/>
          </w:rPr>
          <w:t>"</w:t>
        </w:r>
        <w:commentRangeStart w:id="1969"/>
        <w:r>
          <w:rPr>
            <w:rFonts w:ascii="Courier New" w:hAnsi="Courier New" w:cs="Courier New"/>
          </w:rPr>
          <w:t>device</w:t>
        </w:r>
        <w:r w:rsidRPr="00956093">
          <w:rPr>
            <w:rFonts w:ascii="Courier New" w:hAnsi="Courier New" w:cs="Courier New"/>
          </w:rPr>
          <w:t>_temperature</w:t>
        </w:r>
        <w:commentRangeEnd w:id="1969"/>
        <w:r>
          <w:rPr>
            <w:rStyle w:val="CommentReference"/>
          </w:rPr>
          <w:commentReference w:id="1969"/>
        </w:r>
        <w:r w:rsidRPr="00956093">
          <w:rPr>
            <w:rFonts w:ascii="Courier New" w:hAnsi="Courier New" w:cs="Courier New"/>
          </w:rPr>
          <w:t>":</w:t>
        </w:r>
        <w:r>
          <w:rPr>
            <w:rFonts w:ascii="Courier New" w:hAnsi="Courier New" w:cs="Courier New"/>
          </w:rPr>
          <w:t>0,</w:t>
        </w:r>
      </w:ins>
      <w:moveToRangeEnd w:id="1959"/>
    </w:p>
    <w:p w14:paraId="0406795D" w14:textId="3EF8EC9D" w:rsidR="00D40F63" w:rsidDel="00167D35" w:rsidRDefault="00D40F63">
      <w:pPr>
        <w:ind w:firstLine="720"/>
        <w:rPr>
          <w:del w:id="1970" w:author="hari prasath" w:date="2020-08-07T17:06:00Z"/>
          <w:rFonts w:ascii="Courier New" w:hAnsi="Courier New" w:cs="Courier New"/>
        </w:rPr>
        <w:pPrChange w:id="1971" w:author="hari prasath" w:date="2020-08-07T17:07:00Z">
          <w:pPr>
            <w:ind w:left="576"/>
          </w:pPr>
        </w:pPrChange>
      </w:pPr>
      <w:del w:id="1972" w:author="hari prasath" w:date="2020-08-07T17:06:00Z">
        <w:r w:rsidDel="00167D35">
          <w:rPr>
            <w:rFonts w:ascii="Courier New" w:hAnsi="Courier New" w:cs="Courier New"/>
          </w:rPr>
          <w:delText xml:space="preserve"> "</w:delText>
        </w:r>
      </w:del>
      <w:del w:id="1973" w:author="hari prasath" w:date="2020-07-20T18:30:00Z">
        <w:r w:rsidDel="002B07DD">
          <w:rPr>
            <w:rFonts w:ascii="Courier New" w:hAnsi="Courier New" w:cs="Courier New"/>
          </w:rPr>
          <w:delText>light_</w:delText>
        </w:r>
      </w:del>
      <w:ins w:id="1974" w:author="singh qmax" w:date="2020-07-17T09:31:00Z">
        <w:del w:id="1975" w:author="hari prasath" w:date="2020-07-20T18:30:00Z">
          <w:r w:rsidR="0060543A" w:rsidDel="002B07DD">
            <w:rPr>
              <w:rFonts w:ascii="Courier New" w:hAnsi="Courier New" w:cs="Courier New"/>
            </w:rPr>
            <w:delText>macid</w:delText>
          </w:r>
        </w:del>
      </w:ins>
      <w:del w:id="1976" w:author="hari prasath" w:date="2020-07-16T19:28:00Z">
        <w:r w:rsidDel="004D4305">
          <w:rPr>
            <w:rFonts w:ascii="Courier New" w:hAnsi="Courier New" w:cs="Courier New"/>
          </w:rPr>
          <w:delText>macid</w:delText>
        </w:r>
      </w:del>
      <w:del w:id="1977" w:author="hari prasath" w:date="2020-08-07T17:06:00Z">
        <w:r w:rsidDel="00167D35">
          <w:rPr>
            <w:rFonts w:ascii="Courier New" w:hAnsi="Courier New" w:cs="Courier New"/>
          </w:rPr>
          <w:delText>":"</w:delText>
        </w:r>
        <w:commentRangeStart w:id="1978"/>
        <w:r w:rsidR="00EF6777" w:rsidDel="00167D35">
          <w:rPr>
            <w:rFonts w:ascii="Courier New" w:hAnsi="Courier New" w:cs="Courier New"/>
          </w:rPr>
          <w:delText>23E7843D383B4A32</w:delText>
        </w:r>
        <w:commentRangeEnd w:id="1978"/>
        <w:r w:rsidR="00D7364A" w:rsidDel="00167D35">
          <w:rPr>
            <w:rStyle w:val="CommentReference"/>
          </w:rPr>
          <w:commentReference w:id="1978"/>
        </w:r>
        <w:r w:rsidRPr="00956093" w:rsidDel="00167D35">
          <w:rPr>
            <w:rFonts w:ascii="Courier New" w:hAnsi="Courier New" w:cs="Courier New"/>
          </w:rPr>
          <w:delText>",</w:delText>
        </w:r>
      </w:del>
    </w:p>
    <w:p w14:paraId="2A614D68" w14:textId="471A20FE" w:rsidR="00715240" w:rsidDel="00167D35" w:rsidRDefault="00715240">
      <w:pPr>
        <w:ind w:firstLine="720"/>
        <w:rPr>
          <w:del w:id="1979" w:author="hari prasath" w:date="2020-08-07T17:06:00Z"/>
          <w:rFonts w:ascii="Courier New" w:hAnsi="Courier New" w:cs="Courier New"/>
        </w:rPr>
        <w:pPrChange w:id="1980" w:author="hari prasath" w:date="2020-08-07T17:07:00Z">
          <w:pPr>
            <w:ind w:left="576"/>
          </w:pPr>
        </w:pPrChange>
      </w:pPr>
      <w:commentRangeStart w:id="1981"/>
      <w:del w:id="1982" w:author="hari prasath" w:date="2020-08-07T17:06:00Z">
        <w:r w:rsidDel="00167D35">
          <w:rPr>
            <w:rFonts w:ascii="Courier New" w:hAnsi="Courier New" w:cs="Courier New"/>
          </w:rPr>
          <w:delText>“zone”:</w:delText>
        </w:r>
      </w:del>
      <w:del w:id="1983" w:author="hari prasath" w:date="2020-07-20T13:26:00Z">
        <w:r w:rsidDel="009B54DE">
          <w:rPr>
            <w:rFonts w:ascii="Courier New" w:hAnsi="Courier New" w:cs="Courier New"/>
          </w:rPr>
          <w:delText>0/1/2/3/4/5/6,</w:delText>
        </w:r>
        <w:commentRangeEnd w:id="1981"/>
        <w:r w:rsidDel="009B54DE">
          <w:rPr>
            <w:rStyle w:val="CommentReference"/>
          </w:rPr>
          <w:commentReference w:id="1981"/>
        </w:r>
      </w:del>
    </w:p>
    <w:p w14:paraId="37F1CB1C" w14:textId="6BF28E2E" w:rsidR="00DC2993" w:rsidRPr="00956093" w:rsidRDefault="00871B56">
      <w:pPr>
        <w:ind w:firstLine="720"/>
        <w:rPr>
          <w:rFonts w:ascii="Courier New" w:hAnsi="Courier New" w:cs="Courier New"/>
        </w:rPr>
        <w:pPrChange w:id="1984" w:author="hari prasath" w:date="2020-08-07T17:07:00Z">
          <w:pPr>
            <w:ind w:left="576"/>
          </w:pPr>
        </w:pPrChange>
      </w:pPr>
      <w:commentRangeStart w:id="1985"/>
      <w:del w:id="1986" w:author="hari prasath" w:date="2020-07-18T13:11:00Z">
        <w:r w:rsidDel="00A12361">
          <w:rPr>
            <w:rFonts w:ascii="Courier New" w:hAnsi="Courier New" w:cs="Courier New"/>
          </w:rPr>
          <w:delText>“total_on_time”:&lt;in_minutes&gt;,</w:delText>
        </w:r>
        <w:commentRangeEnd w:id="1985"/>
        <w:r w:rsidDel="00A12361">
          <w:rPr>
            <w:rStyle w:val="CommentReference"/>
          </w:rPr>
          <w:commentReference w:id="1985"/>
        </w:r>
      </w:del>
    </w:p>
    <w:p w14:paraId="72CEF093" w14:textId="446844D1" w:rsidR="00D40F63" w:rsidRPr="00956093" w:rsidDel="00DC2993" w:rsidRDefault="00D40F63" w:rsidP="00D40F63">
      <w:pPr>
        <w:ind w:left="720"/>
        <w:rPr>
          <w:moveFrom w:id="1987" w:author="hari prasath" w:date="2020-07-18T12:05:00Z"/>
          <w:rFonts w:ascii="Courier New" w:hAnsi="Courier New" w:cs="Courier New"/>
        </w:rPr>
      </w:pPr>
      <w:moveFromRangeStart w:id="1988" w:author="hari prasath" w:date="2020-07-18T12:05:00Z" w:name="move45966317"/>
      <w:moveFrom w:id="1989" w:author="hari prasath" w:date="2020-07-18T12:05:00Z">
        <w:r w:rsidRPr="00956093" w:rsidDel="00DC2993">
          <w:rPr>
            <w:rFonts w:ascii="Courier New" w:hAnsi="Courier New" w:cs="Courier New"/>
          </w:rPr>
          <w:t>"device_health_status":1</w:t>
        </w:r>
      </w:moveFrom>
    </w:p>
    <w:moveFromRangeEnd w:id="1988"/>
    <w:p w14:paraId="681660CD" w14:textId="49FABEF9" w:rsidR="00D40F63" w:rsidRPr="00956093" w:rsidRDefault="00D40F63" w:rsidP="00D40F63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}</w:t>
      </w:r>
    </w:p>
    <w:p w14:paraId="3D8C7F0D" w14:textId="77777777" w:rsidR="00D40F63" w:rsidRDefault="00D40F63" w:rsidP="00D40F63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]</w:t>
      </w:r>
    </w:p>
    <w:p w14:paraId="51F2E2C0" w14:textId="77777777" w:rsidR="00D40F63" w:rsidRPr="00956093" w:rsidRDefault="00D40F63" w:rsidP="00D40F63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1F4725C1" w14:textId="76C18720" w:rsidR="00D40F63" w:rsidRDefault="00D40F63" w:rsidP="002A3875">
      <w:pPr>
        <w:ind w:firstLine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00DB0F62" w14:textId="77777777" w:rsidR="009B54DE" w:rsidRDefault="009B54DE" w:rsidP="009B54DE">
      <w:pPr>
        <w:ind w:left="576"/>
        <w:rPr>
          <w:ins w:id="1990" w:author="hari prasath" w:date="2020-07-20T13:27:00Z"/>
          <w:rFonts w:ascii="Courier New" w:hAnsi="Courier New" w:cs="Courier New"/>
        </w:rPr>
      </w:pPr>
      <w:ins w:id="1991" w:author="hari prasath" w:date="2020-07-20T13:27:00Z">
        <w:r>
          <w:rPr>
            <w:rFonts w:ascii="Courier New" w:hAnsi="Courier New" w:cs="Courier New"/>
          </w:rPr>
          <w:t>(Note :</w:t>
        </w:r>
      </w:ins>
    </w:p>
    <w:p w14:paraId="6EE9D301" w14:textId="77777777" w:rsidR="009B54DE" w:rsidRDefault="009B54DE" w:rsidP="009B54DE">
      <w:pPr>
        <w:ind w:left="576"/>
        <w:rPr>
          <w:ins w:id="1992" w:author="hari prasath" w:date="2020-07-20T13:27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ins w:id="1993" w:author="hari prasath" w:date="2020-07-20T13:27:00Z">
        <w:r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>“</w:t>
        </w:r>
        <w:r w:rsidRPr="002941DD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>Night Lamps</w:t>
        </w:r>
        <w:r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 xml:space="preserve">”  </w:t>
        </w:r>
        <w:r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t>- 1</w:t>
        </w:r>
      </w:ins>
    </w:p>
    <w:p w14:paraId="1B50B43E" w14:textId="77777777" w:rsidR="009B54DE" w:rsidRDefault="009B54DE" w:rsidP="009B54DE">
      <w:pPr>
        <w:ind w:left="576"/>
        <w:rPr>
          <w:ins w:id="1994" w:author="hari prasath" w:date="2020-07-20T13:27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ins w:id="1995" w:author="hari prasath" w:date="2020-07-20T13:27:00Z">
        <w:r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>“</w:t>
        </w:r>
        <w:r w:rsidRPr="002941DD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>Living Space</w:t>
        </w:r>
        <w:r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 xml:space="preserve">” </w:t>
        </w:r>
        <w:r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t>- 2</w:t>
        </w:r>
      </w:ins>
    </w:p>
    <w:p w14:paraId="021F7CAE" w14:textId="77777777" w:rsidR="009B54DE" w:rsidRDefault="009B54DE" w:rsidP="009B54DE">
      <w:pPr>
        <w:ind w:left="576"/>
        <w:rPr>
          <w:ins w:id="1996" w:author="hari prasath" w:date="2020-07-20T13:27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ins w:id="1997" w:author="hari prasath" w:date="2020-07-20T13:27:00Z">
        <w:r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>“Corridor“       - 3</w:t>
        </w:r>
      </w:ins>
    </w:p>
    <w:p w14:paraId="0CFEBDA3" w14:textId="77777777" w:rsidR="009B54DE" w:rsidRDefault="009B54DE" w:rsidP="009B54DE">
      <w:pPr>
        <w:ind w:left="576"/>
        <w:rPr>
          <w:ins w:id="1998" w:author="hari prasath" w:date="2020-07-20T13:27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ins w:id="1999" w:author="hari prasath" w:date="2020-07-20T13:27:00Z">
        <w:r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>)</w:t>
        </w:r>
      </w:ins>
    </w:p>
    <w:p w14:paraId="47F7E342" w14:textId="77777777" w:rsidR="00592FAE" w:rsidRPr="00A2695F" w:rsidRDefault="00592FAE" w:rsidP="00592FAE">
      <w:pPr>
        <w:pStyle w:val="Heading2"/>
        <w:rPr>
          <w:ins w:id="2000" w:author="hari prasath" w:date="2020-08-10T16:20:00Z"/>
        </w:rPr>
      </w:pPr>
      <w:bookmarkStart w:id="2001" w:name="_Toc50192858"/>
      <w:ins w:id="2002" w:author="hari prasath" w:date="2020-08-10T16:20:00Z">
        <w:r w:rsidRPr="00A2695F">
          <w:t>Sensor data</w:t>
        </w:r>
        <w:bookmarkEnd w:id="2001"/>
      </w:ins>
    </w:p>
    <w:p w14:paraId="0BD627EE" w14:textId="77777777" w:rsidR="00592FAE" w:rsidRDefault="00592FAE" w:rsidP="00592FAE">
      <w:pPr>
        <w:ind w:left="576"/>
        <w:rPr>
          <w:ins w:id="2003" w:author="hari prasath" w:date="2020-08-10T16:20:00Z"/>
          <w:rFonts w:asciiTheme="minorHAnsi" w:hAnsiTheme="minorHAnsi" w:cstheme="minorHAnsi"/>
        </w:rPr>
      </w:pPr>
      <w:ins w:id="2004" w:author="hari prasath" w:date="2020-08-10T16:20:00Z">
        <w:r w:rsidRPr="00A2695F">
          <w:rPr>
            <w:rFonts w:asciiTheme="minorHAnsi" w:hAnsiTheme="minorHAnsi" w:cstheme="minorHAnsi"/>
          </w:rPr>
          <w:t>This packet is used to send sensor data (temperature, light intensity</w:t>
        </w:r>
        <w:r>
          <w:rPr>
            <w:rFonts w:asciiTheme="minorHAnsi" w:hAnsiTheme="minorHAnsi" w:cstheme="minorHAnsi"/>
          </w:rPr>
          <w:t>, battery voltage</w:t>
        </w:r>
        <w:r w:rsidRPr="00A2695F">
          <w:rPr>
            <w:rFonts w:asciiTheme="minorHAnsi" w:hAnsiTheme="minorHAnsi" w:cstheme="minorHAnsi"/>
          </w:rPr>
          <w:t xml:space="preserve">) to Hub. Sensor should send this packet at 1 min interval </w:t>
        </w:r>
        <w:r>
          <w:rPr>
            <w:rFonts w:asciiTheme="minorHAnsi" w:hAnsiTheme="minorHAnsi" w:cstheme="minorHAnsi"/>
          </w:rPr>
          <w:t>or whenever user sets the AC temperature.</w:t>
        </w:r>
      </w:ins>
    </w:p>
    <w:p w14:paraId="31C69DD8" w14:textId="77777777" w:rsidR="00592FAE" w:rsidRDefault="00592FAE" w:rsidP="00592FAE">
      <w:pPr>
        <w:rPr>
          <w:ins w:id="2005" w:author="hari prasath" w:date="2020-08-10T16:20:00Z"/>
          <w:rFonts w:asciiTheme="minorHAnsi" w:hAnsiTheme="minorHAnsi" w:cstheme="minorHAnsi"/>
        </w:rPr>
      </w:pPr>
    </w:p>
    <w:p w14:paraId="2BA22CC7" w14:textId="77777777" w:rsidR="00592FAE" w:rsidRPr="00A2695F" w:rsidRDefault="00592FAE" w:rsidP="00592FAE">
      <w:pPr>
        <w:pStyle w:val="Heading3"/>
        <w:rPr>
          <w:ins w:id="2006" w:author="hari prasath" w:date="2020-08-10T16:20:00Z"/>
        </w:rPr>
      </w:pPr>
      <w:bookmarkStart w:id="2007" w:name="_Toc50192859"/>
      <w:ins w:id="2008" w:author="hari prasath" w:date="2020-08-10T16:20:00Z">
        <w:r>
          <w:t>Amenos sensor data</w:t>
        </w:r>
        <w:bookmarkEnd w:id="2007"/>
      </w:ins>
    </w:p>
    <w:p w14:paraId="079CA8CF" w14:textId="77777777" w:rsidR="00592FAE" w:rsidRDefault="00592FAE" w:rsidP="00592FAE">
      <w:pPr>
        <w:ind w:left="720"/>
        <w:rPr>
          <w:ins w:id="2009" w:author="hari prasath" w:date="2020-08-10T16:20:00Z"/>
          <w:rFonts w:ascii="Courier New" w:hAnsi="Courier New" w:cs="Courier New"/>
        </w:rPr>
      </w:pPr>
      <w:ins w:id="2010" w:author="hari prasath" w:date="2020-08-10T16:20:00Z">
        <w:r w:rsidRPr="00956093">
          <w:rPr>
            <w:rFonts w:ascii="Courier New" w:hAnsi="Courier New" w:cs="Courier New"/>
          </w:rPr>
          <w:t>{</w:t>
        </w:r>
      </w:ins>
    </w:p>
    <w:p w14:paraId="2004D0DD" w14:textId="77777777" w:rsidR="00592FAE" w:rsidRDefault="00592FAE" w:rsidP="00592FAE">
      <w:pPr>
        <w:ind w:left="720"/>
        <w:rPr>
          <w:ins w:id="2011" w:author="hari prasath" w:date="2020-08-10T16:20:00Z"/>
          <w:rFonts w:ascii="Courier New" w:hAnsi="Courier New" w:cs="Courier New"/>
        </w:rPr>
      </w:pPr>
      <w:ins w:id="2012" w:author="hari prasath" w:date="2020-08-10T16:20:00Z">
        <w:r>
          <w:rPr>
            <w:rFonts w:ascii="Courier New" w:hAnsi="Courier New" w:cs="Courier New"/>
          </w:rPr>
          <w:t>“hmac”:””,</w:t>
        </w:r>
      </w:ins>
    </w:p>
    <w:p w14:paraId="73CD6295" w14:textId="77777777" w:rsidR="00592FAE" w:rsidRPr="00956093" w:rsidRDefault="00592FAE" w:rsidP="00592FAE">
      <w:pPr>
        <w:ind w:left="720"/>
        <w:rPr>
          <w:ins w:id="2013" w:author="hari prasath" w:date="2020-08-10T16:20:00Z"/>
          <w:rFonts w:ascii="Courier New" w:hAnsi="Courier New" w:cs="Courier New"/>
        </w:rPr>
      </w:pPr>
      <w:ins w:id="2014" w:author="hari prasath" w:date="2020-08-10T16:20:00Z">
        <w:r>
          <w:rPr>
            <w:rFonts w:ascii="Courier New" w:hAnsi="Courier New" w:cs="Courier New"/>
          </w:rPr>
          <w:t>“payload”:{</w:t>
        </w:r>
      </w:ins>
    </w:p>
    <w:p w14:paraId="294BE617" w14:textId="77777777" w:rsidR="00592FAE" w:rsidRPr="00956093" w:rsidRDefault="00592FAE" w:rsidP="00592FAE">
      <w:pPr>
        <w:ind w:left="720"/>
        <w:rPr>
          <w:ins w:id="2015" w:author="hari prasath" w:date="2020-08-10T16:20:00Z"/>
          <w:rFonts w:ascii="Courier New" w:hAnsi="Courier New" w:cs="Courier New"/>
        </w:rPr>
      </w:pPr>
      <w:ins w:id="2016" w:author="hari prasath" w:date="2020-08-10T16:20:00Z">
        <w:r w:rsidRPr="00956093">
          <w:rPr>
            <w:rFonts w:ascii="Courier New" w:hAnsi="Courier New" w:cs="Courier New"/>
          </w:rPr>
          <w:t>"device_uid":"031219010010002",</w:t>
        </w:r>
      </w:ins>
    </w:p>
    <w:p w14:paraId="5FC6D2DA" w14:textId="77777777" w:rsidR="00592FAE" w:rsidRPr="00956093" w:rsidRDefault="00592FAE" w:rsidP="00592FAE">
      <w:pPr>
        <w:ind w:left="720"/>
        <w:rPr>
          <w:ins w:id="2017" w:author="hari prasath" w:date="2020-08-10T16:20:00Z"/>
          <w:rFonts w:ascii="Courier New" w:hAnsi="Courier New" w:cs="Courier New"/>
        </w:rPr>
      </w:pPr>
      <w:ins w:id="2018" w:author="hari prasath" w:date="2020-08-10T16:20:00Z">
        <w:r w:rsidRPr="00956093">
          <w:rPr>
            <w:rFonts w:ascii="Courier New" w:hAnsi="Courier New" w:cs="Courier New"/>
          </w:rPr>
          <w:t>"data_type":3,</w:t>
        </w:r>
      </w:ins>
    </w:p>
    <w:p w14:paraId="6993CE82" w14:textId="77777777" w:rsidR="00592FAE" w:rsidRPr="00956093" w:rsidRDefault="00592FAE" w:rsidP="00592FAE">
      <w:pPr>
        <w:ind w:left="720"/>
        <w:rPr>
          <w:ins w:id="2019" w:author="hari prasath" w:date="2020-08-10T16:20:00Z"/>
          <w:rFonts w:ascii="Courier New" w:hAnsi="Courier New" w:cs="Courier New"/>
        </w:rPr>
      </w:pPr>
      <w:ins w:id="2020" w:author="hari prasath" w:date="2020-08-10T16:20:00Z">
        <w:r w:rsidRPr="00956093">
          <w:rPr>
            <w:rFonts w:ascii="Courier New" w:hAnsi="Courier New" w:cs="Courier New"/>
          </w:rPr>
          <w:t>"device_data":[</w:t>
        </w:r>
      </w:ins>
    </w:p>
    <w:p w14:paraId="66663ED8" w14:textId="77777777" w:rsidR="00592FAE" w:rsidRPr="00956093" w:rsidRDefault="00592FAE" w:rsidP="00592FAE">
      <w:pPr>
        <w:ind w:left="720"/>
        <w:rPr>
          <w:ins w:id="2021" w:author="hari prasath" w:date="2020-08-10T16:20:00Z"/>
          <w:rFonts w:ascii="Courier New" w:hAnsi="Courier New" w:cs="Courier New"/>
        </w:rPr>
      </w:pPr>
      <w:ins w:id="2022" w:author="hari prasath" w:date="2020-08-10T16:20:00Z">
        <w:r w:rsidRPr="00956093">
          <w:rPr>
            <w:rFonts w:ascii="Courier New" w:hAnsi="Courier New" w:cs="Courier New"/>
          </w:rPr>
          <w:t xml:space="preserve">    {</w:t>
        </w:r>
      </w:ins>
    </w:p>
    <w:p w14:paraId="7B85DAB4" w14:textId="77777777" w:rsidR="00592FAE" w:rsidRPr="00956093" w:rsidRDefault="00592FAE" w:rsidP="00592FAE">
      <w:pPr>
        <w:ind w:left="720"/>
        <w:rPr>
          <w:ins w:id="2023" w:author="hari prasath" w:date="2020-08-10T16:20:00Z"/>
          <w:rFonts w:ascii="Courier New" w:hAnsi="Courier New" w:cs="Courier New"/>
        </w:rPr>
      </w:pPr>
      <w:commentRangeStart w:id="2024"/>
      <w:commentRangeStart w:id="2025"/>
      <w:ins w:id="2026" w:author="hari prasath" w:date="2020-08-10T16:20:00Z">
        <w:r w:rsidRPr="00956093">
          <w:rPr>
            <w:rFonts w:ascii="Courier New" w:hAnsi="Courier New" w:cs="Courier New"/>
          </w:rPr>
          <w:t>"sender_uid":"Amenos",</w:t>
        </w:r>
        <w:commentRangeEnd w:id="2024"/>
        <w:r>
          <w:rPr>
            <w:rStyle w:val="CommentReference"/>
          </w:rPr>
          <w:commentReference w:id="2024"/>
        </w:r>
        <w:commentRangeEnd w:id="2025"/>
        <w:r>
          <w:rPr>
            <w:rStyle w:val="CommentReference"/>
          </w:rPr>
          <w:commentReference w:id="2025"/>
        </w:r>
      </w:ins>
    </w:p>
    <w:p w14:paraId="59241D5B" w14:textId="77777777" w:rsidR="00592FAE" w:rsidRPr="00956093" w:rsidRDefault="00592FAE" w:rsidP="00592FAE">
      <w:pPr>
        <w:ind w:left="720"/>
        <w:rPr>
          <w:ins w:id="2027" w:author="hari prasath" w:date="2020-08-10T16:20:00Z"/>
          <w:rFonts w:ascii="Courier New" w:hAnsi="Courier New" w:cs="Courier New"/>
        </w:rPr>
      </w:pPr>
      <w:ins w:id="2028" w:author="hari prasath" w:date="2020-08-10T16:20:00Z">
        <w:r w:rsidRPr="00956093">
          <w:rPr>
            <w:rFonts w:ascii="Courier New" w:hAnsi="Courier New" w:cs="Courier New"/>
          </w:rPr>
          <w:t>"packet_type":3,</w:t>
        </w:r>
      </w:ins>
    </w:p>
    <w:p w14:paraId="59871089" w14:textId="37FF9CB3" w:rsidR="00592FAE" w:rsidRDefault="00592FAE" w:rsidP="00592FAE">
      <w:pPr>
        <w:ind w:left="720"/>
        <w:rPr>
          <w:ins w:id="2029" w:author="hari prasath" w:date="2020-08-10T16:20:00Z"/>
          <w:rFonts w:ascii="Courier New" w:hAnsi="Courier New" w:cs="Courier New"/>
        </w:rPr>
      </w:pPr>
      <w:commentRangeStart w:id="2030"/>
      <w:ins w:id="2031" w:author="hari prasath" w:date="2020-08-10T16:20:00Z">
        <w:r w:rsidRPr="00956093">
          <w:rPr>
            <w:rFonts w:ascii="Courier New" w:hAnsi="Courier New" w:cs="Courier New"/>
          </w:rPr>
          <w:t>"</w:t>
        </w:r>
      </w:ins>
      <w:ins w:id="2032" w:author="hari prasath" w:date="2020-08-25T17:37:00Z">
        <w:r w:rsidR="003B2EEC">
          <w:rPr>
            <w:rFonts w:ascii="Courier New" w:hAnsi="Courier New" w:cs="Courier New"/>
          </w:rPr>
          <w:t>room_</w:t>
        </w:r>
      </w:ins>
      <w:ins w:id="2033" w:author="hari prasath" w:date="2020-08-10T16:20:00Z">
        <w:r w:rsidRPr="00956093">
          <w:rPr>
            <w:rFonts w:ascii="Courier New" w:hAnsi="Courier New" w:cs="Courier New"/>
          </w:rPr>
          <w:t>temperature":</w:t>
        </w:r>
        <w:r>
          <w:rPr>
            <w:rFonts w:ascii="Courier New" w:hAnsi="Courier New" w:cs="Courier New"/>
          </w:rPr>
          <w:t>+</w:t>
        </w:r>
        <w:commentRangeStart w:id="2034"/>
        <w:r w:rsidRPr="00956093">
          <w:rPr>
            <w:rFonts w:ascii="Courier New" w:hAnsi="Courier New" w:cs="Courier New"/>
          </w:rPr>
          <w:t>34</w:t>
        </w:r>
        <w:commentRangeEnd w:id="2034"/>
        <w:r>
          <w:rPr>
            <w:rFonts w:ascii="Courier New" w:hAnsi="Courier New" w:cs="Courier New"/>
          </w:rPr>
          <w:t>/-10</w:t>
        </w:r>
        <w:r>
          <w:rPr>
            <w:rStyle w:val="CommentReference"/>
          </w:rPr>
          <w:commentReference w:id="2034"/>
        </w:r>
        <w:r w:rsidRPr="00956093">
          <w:rPr>
            <w:rFonts w:ascii="Courier New" w:hAnsi="Courier New" w:cs="Courier New"/>
          </w:rPr>
          <w:t>,</w:t>
        </w:r>
      </w:ins>
    </w:p>
    <w:p w14:paraId="2D9247DD" w14:textId="77777777" w:rsidR="00592FAE" w:rsidRPr="00956093" w:rsidRDefault="00592FAE" w:rsidP="00592FAE">
      <w:pPr>
        <w:ind w:left="720"/>
        <w:rPr>
          <w:ins w:id="2035" w:author="hari prasath" w:date="2020-08-10T16:20:00Z"/>
          <w:rFonts w:ascii="Courier New" w:hAnsi="Courier New" w:cs="Courier New"/>
        </w:rPr>
      </w:pPr>
      <w:ins w:id="2036" w:author="hari prasath" w:date="2020-08-10T16:20:00Z">
        <w:r w:rsidRPr="00956093">
          <w:rPr>
            <w:rFonts w:ascii="Courier New" w:hAnsi="Courier New" w:cs="Courier New"/>
          </w:rPr>
          <w:t>"</w:t>
        </w:r>
        <w:r>
          <w:rPr>
            <w:rFonts w:ascii="Courier New" w:hAnsi="Courier New" w:cs="Courier New"/>
          </w:rPr>
          <w:t>set_ac_</w:t>
        </w:r>
        <w:r w:rsidRPr="00956093">
          <w:rPr>
            <w:rFonts w:ascii="Courier New" w:hAnsi="Courier New" w:cs="Courier New"/>
          </w:rPr>
          <w:t>temperature":</w:t>
        </w:r>
        <w:r>
          <w:rPr>
            <w:rFonts w:ascii="Courier New" w:hAnsi="Courier New" w:cs="Courier New"/>
          </w:rPr>
          <w:t>20</w:t>
        </w:r>
        <w:r w:rsidRPr="00956093">
          <w:rPr>
            <w:rFonts w:ascii="Courier New" w:hAnsi="Courier New" w:cs="Courier New"/>
          </w:rPr>
          <w:t>,</w:t>
        </w:r>
        <w:commentRangeEnd w:id="2030"/>
        <w:r>
          <w:rPr>
            <w:rStyle w:val="CommentReference"/>
          </w:rPr>
          <w:commentReference w:id="2030"/>
        </w:r>
        <w:commentRangeStart w:id="2037"/>
        <w:commentRangeEnd w:id="2037"/>
        <w:r>
          <w:rPr>
            <w:rStyle w:val="CommentReference"/>
          </w:rPr>
          <w:commentReference w:id="2037"/>
        </w:r>
      </w:ins>
    </w:p>
    <w:p w14:paraId="5FDBB8EF" w14:textId="77777777" w:rsidR="00592FAE" w:rsidRDefault="00592FAE" w:rsidP="00592FAE">
      <w:pPr>
        <w:ind w:left="720"/>
        <w:rPr>
          <w:ins w:id="2038" w:author="hari prasath" w:date="2020-08-10T16:20:00Z"/>
          <w:rFonts w:ascii="Courier New" w:hAnsi="Courier New" w:cs="Courier New"/>
        </w:rPr>
      </w:pPr>
      <w:commentRangeStart w:id="2039"/>
      <w:ins w:id="2040" w:author="hari prasath" w:date="2020-08-10T16:20:00Z">
        <w:r>
          <w:rPr>
            <w:rFonts w:ascii="Courier New" w:hAnsi="Courier New" w:cs="Courier New"/>
          </w:rPr>
          <w:t>“relay1_count”:56,</w:t>
        </w:r>
      </w:ins>
    </w:p>
    <w:p w14:paraId="0B5285E4" w14:textId="77777777" w:rsidR="00592FAE" w:rsidRPr="00956093" w:rsidRDefault="00592FAE" w:rsidP="00592FAE">
      <w:pPr>
        <w:ind w:left="720"/>
        <w:rPr>
          <w:ins w:id="2041" w:author="hari prasath" w:date="2020-08-10T16:20:00Z"/>
          <w:rFonts w:ascii="Courier New" w:hAnsi="Courier New" w:cs="Courier New"/>
        </w:rPr>
      </w:pPr>
      <w:commentRangeStart w:id="2042"/>
      <w:ins w:id="2043" w:author="hari prasath" w:date="2020-08-10T16:20:00Z">
        <w:r>
          <w:rPr>
            <w:rFonts w:ascii="Courier New" w:hAnsi="Courier New" w:cs="Courier New"/>
          </w:rPr>
          <w:t>“relay2_count”:56</w:t>
        </w:r>
        <w:commentRangeEnd w:id="2042"/>
        <w:r>
          <w:rPr>
            <w:rStyle w:val="CommentReference"/>
          </w:rPr>
          <w:commentReference w:id="2042"/>
        </w:r>
        <w:r>
          <w:rPr>
            <w:rFonts w:ascii="Courier New" w:hAnsi="Courier New" w:cs="Courier New"/>
          </w:rPr>
          <w:t>,</w:t>
        </w:r>
      </w:ins>
    </w:p>
    <w:p w14:paraId="77E71FDE" w14:textId="77777777" w:rsidR="00592FAE" w:rsidRDefault="00592FAE" w:rsidP="00592FAE">
      <w:pPr>
        <w:ind w:left="720"/>
        <w:rPr>
          <w:ins w:id="2044" w:author="hari prasath" w:date="2020-08-10T16:20:00Z"/>
          <w:rFonts w:ascii="Courier New" w:hAnsi="Courier New" w:cs="Courier New"/>
        </w:rPr>
      </w:pPr>
      <w:commentRangeStart w:id="2045"/>
      <w:ins w:id="2046" w:author="hari prasath" w:date="2020-08-10T16:20:00Z">
        <w:r>
          <w:rPr>
            <w:rFonts w:ascii="Courier New" w:hAnsi="Courier New" w:cs="Courier New"/>
          </w:rPr>
          <w:t>“relay3_count”:56</w:t>
        </w:r>
        <w:commentRangeEnd w:id="2045"/>
        <w:r>
          <w:rPr>
            <w:rStyle w:val="CommentReference"/>
          </w:rPr>
          <w:commentReference w:id="2045"/>
        </w:r>
        <w:r>
          <w:rPr>
            <w:rFonts w:ascii="Courier New" w:hAnsi="Courier New" w:cs="Courier New"/>
          </w:rPr>
          <w:t>,</w:t>
        </w:r>
        <w:commentRangeEnd w:id="2039"/>
        <w:r>
          <w:rPr>
            <w:rStyle w:val="CommentReference"/>
          </w:rPr>
          <w:commentReference w:id="2039"/>
        </w:r>
      </w:ins>
    </w:p>
    <w:p w14:paraId="48878E6E" w14:textId="77777777" w:rsidR="00592FAE" w:rsidRPr="00956093" w:rsidRDefault="00592FAE" w:rsidP="00592FAE">
      <w:pPr>
        <w:ind w:left="720"/>
        <w:rPr>
          <w:ins w:id="2047" w:author="hari prasath" w:date="2020-08-10T16:20:00Z"/>
          <w:rFonts w:ascii="Courier New" w:hAnsi="Courier New" w:cs="Courier New"/>
        </w:rPr>
      </w:pPr>
      <w:ins w:id="2048" w:author="hari prasath" w:date="2020-08-10T16:20:00Z">
        <w:r w:rsidRPr="00956093">
          <w:rPr>
            <w:rFonts w:ascii="Courier New" w:hAnsi="Courier New" w:cs="Courier New"/>
          </w:rPr>
          <w:t>}</w:t>
        </w:r>
      </w:ins>
    </w:p>
    <w:p w14:paraId="136FE13D" w14:textId="77777777" w:rsidR="00592FAE" w:rsidRPr="00956093" w:rsidRDefault="00592FAE" w:rsidP="00592FAE">
      <w:pPr>
        <w:ind w:left="720"/>
        <w:rPr>
          <w:ins w:id="2049" w:author="hari prasath" w:date="2020-08-10T16:20:00Z"/>
          <w:rFonts w:ascii="Courier New" w:hAnsi="Courier New" w:cs="Courier New"/>
        </w:rPr>
      </w:pPr>
      <w:ins w:id="2050" w:author="hari prasath" w:date="2020-08-10T16:20:00Z">
        <w:r w:rsidRPr="00956093">
          <w:rPr>
            <w:rFonts w:ascii="Courier New" w:hAnsi="Courier New" w:cs="Courier New"/>
          </w:rPr>
          <w:t xml:space="preserve">   ]</w:t>
        </w:r>
      </w:ins>
    </w:p>
    <w:p w14:paraId="46209B61" w14:textId="77777777" w:rsidR="00592FAE" w:rsidRDefault="00592FAE" w:rsidP="00592FAE">
      <w:pPr>
        <w:ind w:left="720"/>
        <w:rPr>
          <w:ins w:id="2051" w:author="hari prasath" w:date="2020-08-10T16:20:00Z"/>
          <w:rFonts w:ascii="Courier New" w:hAnsi="Courier New" w:cs="Courier New"/>
        </w:rPr>
      </w:pPr>
      <w:ins w:id="2052" w:author="hari prasath" w:date="2020-08-10T16:20:00Z">
        <w:r w:rsidRPr="00956093">
          <w:rPr>
            <w:rFonts w:ascii="Courier New" w:hAnsi="Courier New" w:cs="Courier New"/>
          </w:rPr>
          <w:t>}</w:t>
        </w:r>
      </w:ins>
    </w:p>
    <w:p w14:paraId="6BF5B73F" w14:textId="77777777" w:rsidR="00592FAE" w:rsidRDefault="00592FAE" w:rsidP="00592FAE">
      <w:pPr>
        <w:ind w:left="720"/>
        <w:rPr>
          <w:ins w:id="2053" w:author="hari prasath" w:date="2020-08-10T16:20:00Z"/>
          <w:rFonts w:ascii="Courier New" w:hAnsi="Courier New" w:cs="Courier New"/>
        </w:rPr>
      </w:pPr>
      <w:ins w:id="2054" w:author="hari prasath" w:date="2020-08-10T16:20:00Z">
        <w:r>
          <w:rPr>
            <w:rFonts w:ascii="Courier New" w:hAnsi="Courier New" w:cs="Courier New"/>
          </w:rPr>
          <w:t>}</w:t>
        </w:r>
      </w:ins>
    </w:p>
    <w:p w14:paraId="4C83D203" w14:textId="77777777" w:rsidR="00592FAE" w:rsidRPr="00956093" w:rsidRDefault="00592FAE" w:rsidP="00592FAE">
      <w:pPr>
        <w:ind w:left="576"/>
        <w:rPr>
          <w:ins w:id="2055" w:author="hari prasath" w:date="2020-08-10T16:20:00Z"/>
          <w:rFonts w:ascii="Courier New" w:hAnsi="Courier New" w:cs="Courier New"/>
        </w:rPr>
      </w:pPr>
      <w:ins w:id="2056" w:author="hari prasath" w:date="2020-08-10T16:20:00Z">
        <w:r w:rsidRPr="00956093">
          <w:rPr>
            <w:rFonts w:ascii="Courier New" w:hAnsi="Courier New" w:cs="Courier New"/>
          </w:rPr>
          <w:t>(NOTE:</w:t>
        </w:r>
      </w:ins>
    </w:p>
    <w:p w14:paraId="781CAD1B" w14:textId="77777777" w:rsidR="00592FAE" w:rsidRPr="00956093" w:rsidRDefault="00592FAE" w:rsidP="00592FAE">
      <w:pPr>
        <w:ind w:left="720" w:firstLine="720"/>
        <w:rPr>
          <w:ins w:id="2057" w:author="hari prasath" w:date="2020-08-10T16:20:00Z"/>
          <w:rFonts w:ascii="Courier New" w:hAnsi="Courier New" w:cs="Courier New"/>
        </w:rPr>
      </w:pPr>
      <w:ins w:id="2058" w:author="hari prasath" w:date="2020-08-10T16:20:00Z">
        <w:r w:rsidRPr="00956093">
          <w:rPr>
            <w:rFonts w:ascii="Courier New" w:hAnsi="Courier New" w:cs="Courier New"/>
          </w:rPr>
          <w:t>"ac_status"</w:t>
        </w:r>
        <w:r>
          <w:rPr>
            <w:rFonts w:ascii="Courier New" w:hAnsi="Courier New" w:cs="Courier New"/>
          </w:rPr>
          <w:t xml:space="preserve">   </w:t>
        </w:r>
        <w:r w:rsidRPr="00956093">
          <w:rPr>
            <w:rFonts w:ascii="Courier New" w:hAnsi="Courier New" w:cs="Courier New"/>
          </w:rPr>
          <w:t>: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1 – AC ON</w:t>
        </w:r>
      </w:ins>
    </w:p>
    <w:p w14:paraId="7F29D3D9" w14:textId="77777777" w:rsidR="00592FAE" w:rsidRPr="00956093" w:rsidRDefault="00592FAE" w:rsidP="00592FAE">
      <w:pPr>
        <w:ind w:left="576" w:firstLine="720"/>
        <w:rPr>
          <w:ins w:id="2059" w:author="hari prasath" w:date="2020-08-10T16:20:00Z"/>
          <w:rFonts w:ascii="Courier New" w:hAnsi="Courier New" w:cs="Courier New"/>
        </w:rPr>
      </w:pPr>
      <w:ins w:id="2060" w:author="hari prasath" w:date="2020-08-10T16:20:00Z">
        <w:r>
          <w:rPr>
            <w:rFonts w:ascii="Courier New" w:hAnsi="Courier New" w:cs="Courier New"/>
          </w:rPr>
          <w:tab/>
          <w:t xml:space="preserve">       </w:t>
        </w:r>
        <w:r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0 – AC OFF</w:t>
        </w:r>
      </w:ins>
    </w:p>
    <w:p w14:paraId="02B13388" w14:textId="77777777" w:rsidR="00592FAE" w:rsidRPr="00956093" w:rsidRDefault="00592FAE" w:rsidP="00592FAE">
      <w:pPr>
        <w:ind w:left="576"/>
        <w:rPr>
          <w:ins w:id="2061" w:author="hari prasath" w:date="2020-08-10T16:20:00Z"/>
          <w:rFonts w:ascii="Courier New" w:hAnsi="Courier New" w:cs="Courier New"/>
        </w:rPr>
      </w:pPr>
      <w:ins w:id="2062" w:author="hari prasath" w:date="2020-08-10T16:20:00Z">
        <w:r w:rsidRPr="00956093"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"mode"</w:t>
        </w:r>
        <w:r>
          <w:rPr>
            <w:rFonts w:ascii="Courier New" w:hAnsi="Courier New" w:cs="Courier New"/>
          </w:rPr>
          <w:tab/>
          <w:t xml:space="preserve">   </w:t>
        </w:r>
        <w:r w:rsidRPr="00956093">
          <w:rPr>
            <w:rFonts w:ascii="Courier New" w:hAnsi="Courier New" w:cs="Courier New"/>
          </w:rPr>
          <w:t>: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"001"  - Cool</w:t>
        </w:r>
      </w:ins>
    </w:p>
    <w:p w14:paraId="63129A15" w14:textId="77777777" w:rsidR="00592FAE" w:rsidRPr="00956093" w:rsidRDefault="00592FAE" w:rsidP="00592FAE">
      <w:pPr>
        <w:ind w:left="576" w:firstLine="720"/>
        <w:rPr>
          <w:ins w:id="2063" w:author="hari prasath" w:date="2020-08-10T16:20:00Z"/>
          <w:rFonts w:ascii="Courier New" w:hAnsi="Courier New" w:cs="Courier New"/>
        </w:rPr>
      </w:pPr>
      <w:ins w:id="2064" w:author="hari prasath" w:date="2020-08-10T16:20:00Z">
        <w:r>
          <w:rPr>
            <w:rFonts w:ascii="Courier New" w:hAnsi="Courier New" w:cs="Courier New"/>
          </w:rPr>
          <w:lastRenderedPageBreak/>
          <w:t xml:space="preserve">       </w:t>
        </w:r>
        <w:r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"010" - Auto</w:t>
        </w:r>
      </w:ins>
    </w:p>
    <w:p w14:paraId="5BAE01E1" w14:textId="77777777" w:rsidR="00592FAE" w:rsidRPr="00956093" w:rsidRDefault="00592FAE" w:rsidP="00592FAE">
      <w:pPr>
        <w:ind w:left="1296" w:firstLine="720"/>
        <w:rPr>
          <w:ins w:id="2065" w:author="hari prasath" w:date="2020-08-10T16:20:00Z"/>
          <w:rFonts w:ascii="Courier New" w:hAnsi="Courier New" w:cs="Courier New"/>
        </w:rPr>
      </w:pPr>
      <w:ins w:id="2066" w:author="hari prasath" w:date="2020-08-10T16:20:00Z">
        <w:r>
          <w:rPr>
            <w:rFonts w:ascii="Courier New" w:hAnsi="Courier New" w:cs="Courier New"/>
          </w:rPr>
          <w:t xml:space="preserve">  </w:t>
        </w:r>
        <w:r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"100" - Dry</w:t>
        </w:r>
      </w:ins>
    </w:p>
    <w:p w14:paraId="3D8AF4F2" w14:textId="77777777" w:rsidR="00592FAE" w:rsidRDefault="00592FAE" w:rsidP="00592FAE">
      <w:pPr>
        <w:ind w:left="1296" w:firstLine="720"/>
        <w:rPr>
          <w:ins w:id="2067" w:author="hari prasath" w:date="2020-08-10T16:20:00Z"/>
          <w:rFonts w:ascii="Courier New" w:hAnsi="Courier New" w:cs="Courier New"/>
        </w:rPr>
      </w:pPr>
      <w:ins w:id="2068" w:author="hari prasath" w:date="2020-08-10T16:20:00Z">
        <w:r>
          <w:rPr>
            <w:rFonts w:ascii="Courier New" w:hAnsi="Courier New" w:cs="Courier New"/>
          </w:rPr>
          <w:t xml:space="preserve">  </w:t>
        </w:r>
        <w:r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 xml:space="preserve">"101" </w:t>
        </w:r>
        <w:r>
          <w:rPr>
            <w:rFonts w:ascii="Courier New" w:hAnsi="Courier New" w:cs="Courier New"/>
          </w:rPr>
          <w:t>–</w:t>
        </w:r>
        <w:r w:rsidRPr="00956093">
          <w:rPr>
            <w:rFonts w:ascii="Courier New" w:hAnsi="Courier New" w:cs="Courier New"/>
          </w:rPr>
          <w:t xml:space="preserve"> Fan</w:t>
        </w:r>
      </w:ins>
    </w:p>
    <w:p w14:paraId="16E3CA73" w14:textId="77777777" w:rsidR="00592FAE" w:rsidRPr="00956093" w:rsidRDefault="00592FAE" w:rsidP="00592FAE">
      <w:pPr>
        <w:ind w:left="1440"/>
        <w:rPr>
          <w:ins w:id="2069" w:author="hari prasath" w:date="2020-08-10T16:20:00Z"/>
          <w:rFonts w:ascii="Courier New" w:hAnsi="Courier New" w:cs="Courier New"/>
        </w:rPr>
      </w:pPr>
      <w:ins w:id="2070" w:author="hari prasath" w:date="2020-08-10T16:20:00Z">
        <w:r w:rsidRPr="00956093">
          <w:rPr>
            <w:rFonts w:ascii="Courier New" w:hAnsi="Courier New" w:cs="Courier New"/>
          </w:rPr>
          <w:t>"light_status":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1 – Turn ON light</w:t>
        </w:r>
      </w:ins>
    </w:p>
    <w:p w14:paraId="3BDA4BC9" w14:textId="77777777" w:rsidR="00592FAE" w:rsidRDefault="00592FAE" w:rsidP="00592FAE">
      <w:pPr>
        <w:ind w:left="2880" w:firstLine="720"/>
        <w:rPr>
          <w:ins w:id="2071" w:author="hari prasath" w:date="2020-08-10T16:20:00Z"/>
          <w:rFonts w:ascii="Courier New" w:hAnsi="Courier New" w:cs="Courier New"/>
        </w:rPr>
      </w:pPr>
      <w:ins w:id="2072" w:author="hari prasath" w:date="2020-08-10T16:20:00Z">
        <w:r>
          <w:rPr>
            <w:rFonts w:ascii="Courier New" w:hAnsi="Courier New" w:cs="Courier New"/>
          </w:rPr>
          <w:t>0</w:t>
        </w:r>
        <w:r w:rsidRPr="00956093">
          <w:rPr>
            <w:rFonts w:ascii="Courier New" w:hAnsi="Courier New" w:cs="Courier New"/>
          </w:rPr>
          <w:t xml:space="preserve"> – Turn OFF light</w:t>
        </w:r>
      </w:ins>
    </w:p>
    <w:p w14:paraId="409A25BA" w14:textId="77777777" w:rsidR="00592FAE" w:rsidRPr="003B3A75" w:rsidRDefault="00592FAE" w:rsidP="00592FAE">
      <w:pPr>
        <w:ind w:left="1440"/>
        <w:rPr>
          <w:ins w:id="2073" w:author="hari prasath" w:date="2020-08-10T16:20:00Z"/>
          <w:rFonts w:ascii="Courier New" w:hAnsi="Courier New" w:cs="Courier New"/>
          <w:b/>
          <w:bCs/>
          <w:rPrChange w:id="2074" w:author="hari prasath" w:date="2020-08-10T16:33:00Z">
            <w:rPr>
              <w:ins w:id="2075" w:author="hari prasath" w:date="2020-08-10T16:20:00Z"/>
              <w:rFonts w:ascii="Courier New" w:hAnsi="Courier New" w:cs="Courier New"/>
            </w:rPr>
          </w:rPrChange>
        </w:rPr>
      </w:pPr>
      <w:ins w:id="2076" w:author="hari prasath" w:date="2020-08-10T16:20:00Z">
        <w:r w:rsidRPr="003B3A75">
          <w:rPr>
            <w:rFonts w:ascii="Courier New" w:hAnsi="Courier New" w:cs="Courier New"/>
            <w:b/>
            <w:bCs/>
            <w:rPrChange w:id="2077" w:author="hari prasath" w:date="2020-08-10T16:33:00Z">
              <w:rPr>
                <w:rFonts w:ascii="Courier New" w:hAnsi="Courier New" w:cs="Courier New"/>
              </w:rPr>
            </w:rPrChange>
          </w:rPr>
          <w:t>For Split AC relay count will send as 0</w:t>
        </w:r>
      </w:ins>
    </w:p>
    <w:p w14:paraId="74A623E3" w14:textId="77777777" w:rsidR="00592FAE" w:rsidRDefault="00592FAE" w:rsidP="00592FAE">
      <w:pPr>
        <w:ind w:left="1296" w:firstLine="720"/>
        <w:rPr>
          <w:ins w:id="2078" w:author="hari prasath" w:date="2020-08-10T16:20:00Z"/>
          <w:rFonts w:ascii="Courier New" w:hAnsi="Courier New" w:cs="Courier New"/>
        </w:rPr>
      </w:pPr>
    </w:p>
    <w:p w14:paraId="24BBBB12" w14:textId="77777777" w:rsidR="00592FAE" w:rsidRPr="00FB0608" w:rsidRDefault="00592FAE" w:rsidP="00592FAE">
      <w:pPr>
        <w:ind w:left="720"/>
        <w:rPr>
          <w:ins w:id="2079" w:author="hari prasath" w:date="2020-08-10T16:20:00Z"/>
          <w:b/>
          <w:bCs/>
        </w:rPr>
      </w:pPr>
      <w:ins w:id="2080" w:author="hari prasath" w:date="2020-08-10T16:20:00Z">
        <w:r w:rsidRPr="00FB0608">
          <w:rPr>
            <w:rFonts w:ascii="Courier New" w:hAnsi="Courier New" w:cs="Courier New"/>
            <w:b/>
            <w:bCs/>
          </w:rPr>
          <w:t>device_temperature can be both positive and negative. Sign is given for identifcation</w:t>
        </w:r>
      </w:ins>
    </w:p>
    <w:p w14:paraId="510461E7" w14:textId="77777777" w:rsidR="00592FAE" w:rsidRPr="00956093" w:rsidRDefault="00592FAE" w:rsidP="00592FAE">
      <w:pPr>
        <w:ind w:left="1296" w:firstLine="720"/>
        <w:rPr>
          <w:ins w:id="2081" w:author="hari prasath" w:date="2020-08-10T16:20:00Z"/>
          <w:rFonts w:ascii="Courier New" w:hAnsi="Courier New" w:cs="Courier New"/>
        </w:rPr>
      </w:pPr>
    </w:p>
    <w:p w14:paraId="302CB5E2" w14:textId="20ED7EF6" w:rsidR="00592FAE" w:rsidRDefault="00592FAE" w:rsidP="00592FAE">
      <w:pPr>
        <w:ind w:left="576"/>
        <w:rPr>
          <w:ins w:id="2082" w:author="hari prasath" w:date="2020-08-10T16:34:00Z"/>
          <w:rFonts w:ascii="Courier New" w:hAnsi="Courier New" w:cs="Courier New"/>
        </w:rPr>
      </w:pPr>
      <w:ins w:id="2083" w:author="hari prasath" w:date="2020-08-10T16:20:00Z">
        <w:r w:rsidRPr="00956093">
          <w:rPr>
            <w:rFonts w:ascii="Courier New" w:hAnsi="Courier New" w:cs="Courier New"/>
          </w:rPr>
          <w:tab/>
          <w:t>)</w:t>
        </w:r>
      </w:ins>
    </w:p>
    <w:p w14:paraId="522C5F29" w14:textId="77777777" w:rsidR="003B3A75" w:rsidRDefault="003B3A75" w:rsidP="00592FAE">
      <w:pPr>
        <w:ind w:left="576"/>
        <w:rPr>
          <w:ins w:id="2084" w:author="hari prasath" w:date="2020-08-10T16:20:00Z"/>
          <w:rFonts w:ascii="Courier New" w:hAnsi="Courier New" w:cs="Courier New"/>
        </w:rPr>
      </w:pPr>
    </w:p>
    <w:p w14:paraId="79A3066D" w14:textId="3D3B0A28" w:rsidR="00592FAE" w:rsidRPr="003B3A75" w:rsidRDefault="00592FAE">
      <w:pPr>
        <w:pStyle w:val="Heading3"/>
        <w:rPr>
          <w:ins w:id="2085" w:author="hari prasath" w:date="2020-08-10T16:20:00Z"/>
        </w:rPr>
      </w:pPr>
      <w:bookmarkStart w:id="2086" w:name="_Toc50192860"/>
      <w:ins w:id="2087" w:author="hari prasath" w:date="2020-08-10T16:20:00Z">
        <w:r>
          <w:t>Kinisi event data</w:t>
        </w:r>
        <w:bookmarkEnd w:id="2086"/>
      </w:ins>
    </w:p>
    <w:p w14:paraId="7E3A8D9D" w14:textId="77777777" w:rsidR="00592FAE" w:rsidRDefault="00592FAE" w:rsidP="00592FAE">
      <w:pPr>
        <w:ind w:left="709"/>
        <w:rPr>
          <w:ins w:id="2088" w:author="hari prasath" w:date="2020-08-10T16:20:00Z"/>
          <w:rFonts w:asciiTheme="minorHAnsi" w:hAnsiTheme="minorHAnsi" w:cstheme="minorHAnsi"/>
        </w:rPr>
      </w:pPr>
      <w:ins w:id="2089" w:author="hari prasath" w:date="2020-08-10T16:20:00Z">
        <w:r w:rsidRPr="00A2695F">
          <w:rPr>
            <w:rFonts w:asciiTheme="minorHAnsi" w:hAnsiTheme="minorHAnsi" w:cstheme="minorHAnsi"/>
          </w:rPr>
          <w:t xml:space="preserve">This packet is used to send </w:t>
        </w:r>
        <w:r>
          <w:rPr>
            <w:rFonts w:asciiTheme="minorHAnsi" w:hAnsiTheme="minorHAnsi" w:cstheme="minorHAnsi"/>
          </w:rPr>
          <w:t>movement detection</w:t>
        </w:r>
        <w:r w:rsidRPr="00A2695F">
          <w:rPr>
            <w:rFonts w:asciiTheme="minorHAnsi" w:hAnsiTheme="minorHAnsi" w:cstheme="minorHAnsi"/>
          </w:rPr>
          <w:t xml:space="preserve"> to Hub. </w:t>
        </w:r>
        <w:r>
          <w:rPr>
            <w:rFonts w:asciiTheme="minorHAnsi" w:hAnsiTheme="minorHAnsi" w:cstheme="minorHAnsi"/>
          </w:rPr>
          <w:t>This packet is sent whenever there is any movement detected in Kinisi. This is event-based packet.</w:t>
        </w:r>
      </w:ins>
    </w:p>
    <w:p w14:paraId="2757B05B" w14:textId="77777777" w:rsidR="00592FAE" w:rsidRPr="001B3967" w:rsidRDefault="00592FAE" w:rsidP="00592FAE">
      <w:pPr>
        <w:ind w:left="709"/>
        <w:rPr>
          <w:ins w:id="2090" w:author="hari prasath" w:date="2020-08-10T16:20:00Z"/>
        </w:rPr>
      </w:pPr>
    </w:p>
    <w:p w14:paraId="6A155152" w14:textId="77777777" w:rsidR="00592FAE" w:rsidRDefault="00592FAE" w:rsidP="00592FAE">
      <w:pPr>
        <w:ind w:left="576"/>
        <w:rPr>
          <w:ins w:id="2091" w:author="hari prasath" w:date="2020-08-10T16:20:00Z"/>
          <w:rFonts w:ascii="Courier New" w:hAnsi="Courier New" w:cs="Courier New"/>
        </w:rPr>
      </w:pPr>
      <w:ins w:id="2092" w:author="hari prasath" w:date="2020-08-10T16:20:00Z">
        <w:r w:rsidRPr="00956093">
          <w:rPr>
            <w:rFonts w:ascii="Courier New" w:hAnsi="Courier New" w:cs="Courier New"/>
          </w:rPr>
          <w:t>{</w:t>
        </w:r>
      </w:ins>
    </w:p>
    <w:p w14:paraId="4EDDB4D1" w14:textId="77777777" w:rsidR="00592FAE" w:rsidRDefault="00592FAE" w:rsidP="00592FAE">
      <w:pPr>
        <w:ind w:left="576"/>
        <w:rPr>
          <w:ins w:id="2093" w:author="hari prasath" w:date="2020-08-10T16:20:00Z"/>
          <w:rFonts w:ascii="Courier New" w:hAnsi="Courier New" w:cs="Courier New"/>
        </w:rPr>
      </w:pPr>
      <w:ins w:id="2094" w:author="hari prasath" w:date="2020-08-10T16:20:00Z">
        <w:r>
          <w:rPr>
            <w:rFonts w:ascii="Courier New" w:hAnsi="Courier New" w:cs="Courier New"/>
          </w:rPr>
          <w:t>“hmac”:””,</w:t>
        </w:r>
      </w:ins>
    </w:p>
    <w:p w14:paraId="2A6EA3B3" w14:textId="77777777" w:rsidR="00592FAE" w:rsidRPr="00956093" w:rsidRDefault="00592FAE" w:rsidP="00592FAE">
      <w:pPr>
        <w:ind w:left="576"/>
        <w:rPr>
          <w:ins w:id="2095" w:author="hari prasath" w:date="2020-08-10T16:20:00Z"/>
          <w:rFonts w:ascii="Courier New" w:hAnsi="Courier New" w:cs="Courier New"/>
        </w:rPr>
      </w:pPr>
      <w:ins w:id="2096" w:author="hari prasath" w:date="2020-08-10T16:20:00Z">
        <w:r>
          <w:rPr>
            <w:rFonts w:ascii="Courier New" w:hAnsi="Courier New" w:cs="Courier New"/>
          </w:rPr>
          <w:t>“payload”:{</w:t>
        </w:r>
      </w:ins>
    </w:p>
    <w:p w14:paraId="718AC179" w14:textId="77777777" w:rsidR="00592FAE" w:rsidRPr="00956093" w:rsidRDefault="00592FAE" w:rsidP="00592FAE">
      <w:pPr>
        <w:ind w:left="576"/>
        <w:rPr>
          <w:ins w:id="2097" w:author="hari prasath" w:date="2020-08-10T16:20:00Z"/>
          <w:rFonts w:ascii="Courier New" w:hAnsi="Courier New" w:cs="Courier New"/>
        </w:rPr>
      </w:pPr>
      <w:ins w:id="2098" w:author="hari prasath" w:date="2020-08-10T16:20:00Z">
        <w:r>
          <w:rPr>
            <w:rFonts w:ascii="Courier New" w:hAnsi="Courier New" w:cs="Courier New"/>
          </w:rPr>
          <w:t>"device_uid":"031219010010005</w:t>
        </w:r>
        <w:r w:rsidRPr="00956093">
          <w:rPr>
            <w:rFonts w:ascii="Courier New" w:hAnsi="Courier New" w:cs="Courier New"/>
          </w:rPr>
          <w:t>",</w:t>
        </w:r>
      </w:ins>
    </w:p>
    <w:p w14:paraId="732D28AE" w14:textId="77777777" w:rsidR="00592FAE" w:rsidRPr="00956093" w:rsidRDefault="00592FAE" w:rsidP="00592FAE">
      <w:pPr>
        <w:ind w:left="576"/>
        <w:rPr>
          <w:ins w:id="2099" w:author="hari prasath" w:date="2020-08-10T16:20:00Z"/>
          <w:rFonts w:ascii="Courier New" w:hAnsi="Courier New" w:cs="Courier New"/>
        </w:rPr>
      </w:pPr>
      <w:ins w:id="2100" w:author="hari prasath" w:date="2020-08-10T16:20:00Z">
        <w:r w:rsidRPr="00956093">
          <w:rPr>
            <w:rFonts w:ascii="Courier New" w:hAnsi="Courier New" w:cs="Courier New"/>
          </w:rPr>
          <w:t>"data_type":3,</w:t>
        </w:r>
      </w:ins>
    </w:p>
    <w:p w14:paraId="267E8071" w14:textId="77777777" w:rsidR="00592FAE" w:rsidRPr="00956093" w:rsidRDefault="00592FAE" w:rsidP="00592FAE">
      <w:pPr>
        <w:ind w:left="576"/>
        <w:rPr>
          <w:ins w:id="2101" w:author="hari prasath" w:date="2020-08-10T16:20:00Z"/>
          <w:rFonts w:ascii="Courier New" w:hAnsi="Courier New" w:cs="Courier New"/>
        </w:rPr>
      </w:pPr>
      <w:ins w:id="2102" w:author="hari prasath" w:date="2020-08-10T16:20:00Z">
        <w:r w:rsidRPr="00956093">
          <w:rPr>
            <w:rFonts w:ascii="Courier New" w:hAnsi="Courier New" w:cs="Courier New"/>
          </w:rPr>
          <w:t>"device_data":[</w:t>
        </w:r>
      </w:ins>
    </w:p>
    <w:p w14:paraId="5E1231CF" w14:textId="77777777" w:rsidR="00592FAE" w:rsidRPr="00956093" w:rsidRDefault="00592FAE" w:rsidP="00592FAE">
      <w:pPr>
        <w:ind w:left="576"/>
        <w:rPr>
          <w:ins w:id="2103" w:author="hari prasath" w:date="2020-08-10T16:20:00Z"/>
          <w:rFonts w:ascii="Courier New" w:hAnsi="Courier New" w:cs="Courier New"/>
        </w:rPr>
      </w:pPr>
      <w:ins w:id="2104" w:author="hari prasath" w:date="2020-08-10T16:20:00Z">
        <w:r w:rsidRPr="00956093">
          <w:rPr>
            <w:rFonts w:ascii="Courier New" w:hAnsi="Courier New" w:cs="Courier New"/>
          </w:rPr>
          <w:t xml:space="preserve">    {</w:t>
        </w:r>
      </w:ins>
    </w:p>
    <w:p w14:paraId="7B0DCC54" w14:textId="77777777" w:rsidR="00592FAE" w:rsidRPr="00956093" w:rsidRDefault="00592FAE" w:rsidP="00592FAE">
      <w:pPr>
        <w:ind w:left="576"/>
        <w:rPr>
          <w:ins w:id="2105" w:author="hari prasath" w:date="2020-08-10T16:20:00Z"/>
          <w:rFonts w:ascii="Courier New" w:hAnsi="Courier New" w:cs="Courier New"/>
        </w:rPr>
      </w:pPr>
      <w:ins w:id="2106" w:author="hari prasath" w:date="2020-08-10T16:20:00Z">
        <w:r>
          <w:rPr>
            <w:rFonts w:ascii="Courier New" w:hAnsi="Courier New" w:cs="Courier New"/>
          </w:rPr>
          <w:t>"sender_uid":"Kinisi</w:t>
        </w:r>
        <w:r w:rsidRPr="00956093">
          <w:rPr>
            <w:rFonts w:ascii="Courier New" w:hAnsi="Courier New" w:cs="Courier New"/>
          </w:rPr>
          <w:t>",</w:t>
        </w:r>
      </w:ins>
    </w:p>
    <w:p w14:paraId="5B64B590" w14:textId="77777777" w:rsidR="00592FAE" w:rsidRDefault="00592FAE" w:rsidP="00592FAE">
      <w:pPr>
        <w:ind w:left="576"/>
        <w:rPr>
          <w:ins w:id="2107" w:author="hari prasath" w:date="2020-08-10T16:20:00Z"/>
          <w:rFonts w:ascii="Courier New" w:hAnsi="Courier New" w:cs="Courier New"/>
        </w:rPr>
      </w:pPr>
      <w:ins w:id="2108" w:author="hari prasath" w:date="2020-08-10T16:20:00Z">
        <w:r w:rsidRPr="00956093">
          <w:rPr>
            <w:rFonts w:ascii="Courier New" w:hAnsi="Courier New" w:cs="Courier New"/>
          </w:rPr>
          <w:t>"packet_type":3,</w:t>
        </w:r>
      </w:ins>
    </w:p>
    <w:p w14:paraId="419649AD" w14:textId="77777777" w:rsidR="00592FAE" w:rsidRDefault="00592FAE" w:rsidP="00592FAE">
      <w:pPr>
        <w:ind w:left="720"/>
        <w:rPr>
          <w:ins w:id="2109" w:author="hari prasath" w:date="2020-08-10T16:20:00Z"/>
          <w:rFonts w:ascii="Courier New" w:hAnsi="Courier New" w:cs="Courier New"/>
        </w:rPr>
      </w:pPr>
      <w:commentRangeStart w:id="2110"/>
      <w:commentRangeStart w:id="2111"/>
      <w:ins w:id="2112" w:author="hari prasath" w:date="2020-08-10T16:20:00Z">
        <w:r>
          <w:rPr>
            <w:rFonts w:ascii="Courier New" w:hAnsi="Courier New" w:cs="Courier New"/>
          </w:rPr>
          <w:t>“battery_percentage”:50,</w:t>
        </w:r>
        <w:commentRangeEnd w:id="2110"/>
        <w:r>
          <w:rPr>
            <w:rStyle w:val="CommentReference"/>
          </w:rPr>
          <w:commentReference w:id="2110"/>
        </w:r>
        <w:commentRangeEnd w:id="2111"/>
        <w:r>
          <w:rPr>
            <w:rStyle w:val="CommentReference"/>
          </w:rPr>
          <w:commentReference w:id="2111"/>
        </w:r>
      </w:ins>
    </w:p>
    <w:p w14:paraId="3D954F0F" w14:textId="77777777" w:rsidR="00592FAE" w:rsidRPr="00956093" w:rsidRDefault="00592FAE" w:rsidP="00592FAE">
      <w:pPr>
        <w:ind w:firstLine="576"/>
        <w:rPr>
          <w:ins w:id="2113" w:author="hari prasath" w:date="2020-08-10T16:20:00Z"/>
          <w:rFonts w:ascii="Courier New" w:hAnsi="Courier New" w:cs="Courier New"/>
        </w:rPr>
      </w:pPr>
      <w:ins w:id="2114" w:author="hari prasath" w:date="2020-08-10T16:20:00Z">
        <w:r>
          <w:rPr>
            <w:rFonts w:ascii="Courier New" w:hAnsi="Courier New" w:cs="Courier New"/>
          </w:rPr>
          <w:t>“occupancy_detection”:1</w:t>
        </w:r>
      </w:ins>
    </w:p>
    <w:p w14:paraId="2406CACB" w14:textId="77777777" w:rsidR="00592FAE" w:rsidRPr="00956093" w:rsidRDefault="00592FAE" w:rsidP="00592FAE">
      <w:pPr>
        <w:ind w:left="576"/>
        <w:rPr>
          <w:ins w:id="2115" w:author="hari prasath" w:date="2020-08-10T16:20:00Z"/>
          <w:rFonts w:ascii="Courier New" w:hAnsi="Courier New" w:cs="Courier New"/>
        </w:rPr>
      </w:pPr>
    </w:p>
    <w:p w14:paraId="339E8724" w14:textId="77777777" w:rsidR="00592FAE" w:rsidRPr="00956093" w:rsidRDefault="00592FAE" w:rsidP="00592FAE">
      <w:pPr>
        <w:ind w:left="576"/>
        <w:rPr>
          <w:ins w:id="2116" w:author="hari prasath" w:date="2020-08-10T16:20:00Z"/>
          <w:rFonts w:ascii="Courier New" w:hAnsi="Courier New" w:cs="Courier New"/>
        </w:rPr>
      </w:pPr>
      <w:ins w:id="2117" w:author="hari prasath" w:date="2020-08-10T16:20:00Z">
        <w:r w:rsidRPr="00956093">
          <w:rPr>
            <w:rFonts w:ascii="Courier New" w:hAnsi="Courier New" w:cs="Courier New"/>
          </w:rPr>
          <w:t>}</w:t>
        </w:r>
      </w:ins>
    </w:p>
    <w:p w14:paraId="63B34F29" w14:textId="77777777" w:rsidR="00592FAE" w:rsidRPr="00956093" w:rsidRDefault="00592FAE" w:rsidP="00592FAE">
      <w:pPr>
        <w:ind w:left="576"/>
        <w:rPr>
          <w:ins w:id="2118" w:author="hari prasath" w:date="2020-08-10T16:20:00Z"/>
          <w:rFonts w:ascii="Courier New" w:hAnsi="Courier New" w:cs="Courier New"/>
        </w:rPr>
      </w:pPr>
      <w:ins w:id="2119" w:author="hari prasath" w:date="2020-08-10T16:20:00Z">
        <w:r w:rsidRPr="00956093">
          <w:rPr>
            <w:rFonts w:ascii="Courier New" w:hAnsi="Courier New" w:cs="Courier New"/>
          </w:rPr>
          <w:t xml:space="preserve">   ]</w:t>
        </w:r>
      </w:ins>
    </w:p>
    <w:p w14:paraId="70F0C4FD" w14:textId="05E77EEA" w:rsidR="00592FAE" w:rsidRDefault="00592FAE" w:rsidP="00592FAE">
      <w:pPr>
        <w:ind w:left="576"/>
        <w:rPr>
          <w:ins w:id="2120" w:author="hari prasath" w:date="2020-08-10T16:34:00Z"/>
          <w:rFonts w:ascii="Courier New" w:hAnsi="Courier New" w:cs="Courier New"/>
        </w:rPr>
      </w:pPr>
      <w:ins w:id="2121" w:author="hari prasath" w:date="2020-08-10T16:20:00Z">
        <w:r w:rsidRPr="00956093">
          <w:rPr>
            <w:rFonts w:ascii="Courier New" w:hAnsi="Courier New" w:cs="Courier New"/>
          </w:rPr>
          <w:t>}</w:t>
        </w:r>
      </w:ins>
    </w:p>
    <w:p w14:paraId="1CFC870A" w14:textId="77777777" w:rsidR="00FE72B9" w:rsidRDefault="00FE72B9" w:rsidP="00592FAE">
      <w:pPr>
        <w:ind w:left="576"/>
        <w:rPr>
          <w:ins w:id="2122" w:author="hari prasath" w:date="2020-08-10T16:20:00Z"/>
          <w:rFonts w:ascii="Courier New" w:hAnsi="Courier New" w:cs="Courier New"/>
        </w:rPr>
      </w:pPr>
    </w:p>
    <w:p w14:paraId="0A81024B" w14:textId="1241A482" w:rsidR="00592FAE" w:rsidRDefault="00592FAE" w:rsidP="00592FAE">
      <w:pPr>
        <w:ind w:left="576"/>
        <w:rPr>
          <w:ins w:id="2123" w:author="hari prasath" w:date="2020-08-10T16:21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</w:p>
    <w:p w14:paraId="62A0D833" w14:textId="77777777" w:rsidR="00592FAE" w:rsidRPr="00A2695F" w:rsidRDefault="00592FAE" w:rsidP="00592FAE">
      <w:pPr>
        <w:pStyle w:val="Heading2"/>
        <w:rPr>
          <w:ins w:id="2124" w:author="hari prasath" w:date="2020-08-10T16:21:00Z"/>
        </w:rPr>
      </w:pPr>
      <w:bookmarkStart w:id="2125" w:name="_Toc50192861"/>
      <w:ins w:id="2126" w:author="hari prasath" w:date="2020-08-10T16:21:00Z">
        <w:r w:rsidRPr="00A2695F">
          <w:t>Light Registration ACK packet</w:t>
        </w:r>
        <w:bookmarkEnd w:id="2125"/>
      </w:ins>
    </w:p>
    <w:p w14:paraId="4F931888" w14:textId="77777777" w:rsidR="00592FAE" w:rsidRPr="00A2695F" w:rsidRDefault="00592FAE" w:rsidP="00592FAE">
      <w:pPr>
        <w:ind w:left="567"/>
        <w:rPr>
          <w:ins w:id="2127" w:author="hari prasath" w:date="2020-08-10T16:21:00Z"/>
          <w:rFonts w:asciiTheme="minorHAnsi" w:hAnsiTheme="minorHAnsi" w:cstheme="minorHAnsi"/>
        </w:rPr>
      </w:pPr>
      <w:ins w:id="2128" w:author="hari prasath" w:date="2020-08-10T16:21:00Z">
        <w:r w:rsidRPr="00A2695F">
          <w:rPr>
            <w:rFonts w:asciiTheme="minorHAnsi" w:hAnsiTheme="minorHAnsi" w:cstheme="minorHAnsi"/>
          </w:rPr>
          <w:t xml:space="preserve">Sensor </w:t>
        </w:r>
        <w:r>
          <w:rPr>
            <w:rFonts w:asciiTheme="minorHAnsi" w:hAnsiTheme="minorHAnsi" w:cstheme="minorHAnsi"/>
          </w:rPr>
          <w:t>send</w:t>
        </w:r>
        <w:r w:rsidRPr="00A2695F">
          <w:rPr>
            <w:rFonts w:asciiTheme="minorHAnsi" w:hAnsiTheme="minorHAnsi" w:cstheme="minorHAnsi"/>
          </w:rPr>
          <w:t xml:space="preserve"> this packet </w:t>
        </w:r>
        <w:r>
          <w:rPr>
            <w:rFonts w:asciiTheme="minorHAnsi" w:hAnsiTheme="minorHAnsi" w:cstheme="minorHAnsi"/>
          </w:rPr>
          <w:t>to</w:t>
        </w:r>
        <w:r w:rsidRPr="00A2695F">
          <w:rPr>
            <w:rFonts w:asciiTheme="minorHAnsi" w:hAnsiTheme="minorHAnsi" w:cstheme="minorHAnsi"/>
          </w:rPr>
          <w:t xml:space="preserve"> Hub </w:t>
        </w:r>
        <w:r>
          <w:rPr>
            <w:rFonts w:asciiTheme="minorHAnsi" w:hAnsiTheme="minorHAnsi" w:cstheme="minorHAnsi"/>
          </w:rPr>
          <w:t>to indicate light registration status in Amenos</w:t>
        </w:r>
        <w:r w:rsidRPr="00A2695F">
          <w:rPr>
            <w:rFonts w:asciiTheme="minorHAnsi" w:hAnsiTheme="minorHAnsi" w:cstheme="minorHAnsi"/>
          </w:rPr>
          <w:t>.</w:t>
        </w:r>
        <w:r w:rsidRPr="00B97BE0">
          <w:rPr>
            <w:rFonts w:asciiTheme="minorHAnsi" w:hAnsiTheme="minorHAnsi" w:cstheme="minorHAnsi"/>
            <w:sz w:val="24"/>
            <w:szCs w:val="24"/>
          </w:rPr>
          <w:t xml:space="preserve"> </w:t>
        </w:r>
        <w:r>
          <w:rPr>
            <w:rFonts w:asciiTheme="minorHAnsi" w:hAnsiTheme="minorHAnsi" w:cstheme="minorHAnsi"/>
            <w:sz w:val="24"/>
            <w:szCs w:val="24"/>
          </w:rPr>
          <w:t>“</w:t>
        </w:r>
        <w:r>
          <w:rPr>
            <w:rFonts w:ascii="Courier New" w:hAnsi="Courier New" w:cs="Courier New"/>
          </w:rPr>
          <w:t>address_id”</w:t>
        </w:r>
        <w:r w:rsidRPr="00E474E4">
          <w:rPr>
            <w:rFonts w:asciiTheme="minorHAnsi" w:hAnsiTheme="minorHAnsi" w:cstheme="minorHAnsi"/>
            <w:sz w:val="24"/>
            <w:szCs w:val="24"/>
          </w:rPr>
          <w:t xml:space="preserve"> is same as </w:t>
        </w:r>
        <w:r>
          <w:rPr>
            <w:rFonts w:asciiTheme="minorHAnsi" w:hAnsiTheme="minorHAnsi" w:cstheme="minorHAnsi"/>
            <w:sz w:val="24"/>
            <w:szCs w:val="24"/>
          </w:rPr>
          <w:t>light mac id</w:t>
        </w:r>
        <w:r w:rsidRPr="00E474E4">
          <w:rPr>
            <w:rFonts w:asciiTheme="minorHAnsi" w:hAnsiTheme="minorHAnsi" w:cstheme="minorHAnsi"/>
            <w:sz w:val="24"/>
            <w:szCs w:val="24"/>
          </w:rPr>
          <w:t xml:space="preserve"> all over the do</w:t>
        </w:r>
        <w:r w:rsidRPr="00C54E14">
          <w:rPr>
            <w:rFonts w:asciiTheme="minorHAnsi" w:hAnsiTheme="minorHAnsi" w:cstheme="minorHAnsi"/>
            <w:sz w:val="24"/>
            <w:szCs w:val="24"/>
          </w:rPr>
          <w:t>c</w:t>
        </w:r>
        <w:r w:rsidRPr="00E474E4">
          <w:rPr>
            <w:rFonts w:asciiTheme="minorHAnsi" w:hAnsiTheme="minorHAnsi" w:cstheme="minorHAnsi"/>
            <w:sz w:val="24"/>
            <w:szCs w:val="24"/>
          </w:rPr>
          <w:t>ument</w:t>
        </w:r>
      </w:ins>
    </w:p>
    <w:p w14:paraId="59210AD9" w14:textId="77777777" w:rsidR="00592FAE" w:rsidRPr="00956093" w:rsidRDefault="00592FAE" w:rsidP="00592FAE">
      <w:pPr>
        <w:ind w:left="567"/>
        <w:rPr>
          <w:ins w:id="2129" w:author="hari prasath" w:date="2020-08-10T16:21:00Z"/>
          <w:rFonts w:ascii="Courier New" w:hAnsi="Courier New" w:cs="Courier New"/>
        </w:rPr>
      </w:pPr>
      <w:ins w:id="2130" w:author="hari prasath" w:date="2020-08-10T16:21:00Z">
        <w:r w:rsidRPr="00956093">
          <w:rPr>
            <w:rFonts w:ascii="Courier New" w:hAnsi="Courier New" w:cs="Courier New"/>
          </w:rPr>
          <w:t>{</w:t>
        </w:r>
      </w:ins>
    </w:p>
    <w:p w14:paraId="63AA00D2" w14:textId="77777777" w:rsidR="00592FAE" w:rsidRPr="00956093" w:rsidRDefault="00592FAE" w:rsidP="00592FAE">
      <w:pPr>
        <w:ind w:left="567"/>
        <w:rPr>
          <w:ins w:id="2131" w:author="hari prasath" w:date="2020-08-10T16:21:00Z"/>
          <w:rFonts w:ascii="Courier New" w:hAnsi="Courier New" w:cs="Courier New"/>
        </w:rPr>
      </w:pPr>
      <w:ins w:id="2132" w:author="hari prasath" w:date="2020-08-10T16:21:00Z">
        <w:r w:rsidRPr="00956093">
          <w:rPr>
            <w:rFonts w:ascii="Courier New" w:hAnsi="Courier New" w:cs="Courier New"/>
          </w:rPr>
          <w:t>“hmac”:’’,</w:t>
        </w:r>
      </w:ins>
    </w:p>
    <w:p w14:paraId="0BEE57E7" w14:textId="77777777" w:rsidR="00592FAE" w:rsidRPr="00956093" w:rsidRDefault="00592FAE" w:rsidP="00592FAE">
      <w:pPr>
        <w:ind w:left="567"/>
        <w:rPr>
          <w:ins w:id="2133" w:author="hari prasath" w:date="2020-08-10T16:21:00Z"/>
          <w:rFonts w:ascii="Courier New" w:hAnsi="Courier New" w:cs="Courier New"/>
        </w:rPr>
      </w:pPr>
      <w:ins w:id="2134" w:author="hari prasath" w:date="2020-08-10T16:21:00Z">
        <w:r w:rsidRPr="00956093">
          <w:rPr>
            <w:rFonts w:ascii="Courier New" w:hAnsi="Courier New" w:cs="Courier New"/>
          </w:rPr>
          <w:t>“payload”:</w:t>
        </w:r>
      </w:ins>
    </w:p>
    <w:p w14:paraId="51AEE3B4" w14:textId="77777777" w:rsidR="00592FAE" w:rsidRPr="00956093" w:rsidRDefault="00592FAE" w:rsidP="00592FAE">
      <w:pPr>
        <w:ind w:left="567"/>
        <w:rPr>
          <w:ins w:id="2135" w:author="hari prasath" w:date="2020-08-10T16:21:00Z"/>
          <w:rFonts w:ascii="Courier New" w:hAnsi="Courier New" w:cs="Courier New"/>
        </w:rPr>
      </w:pPr>
      <w:ins w:id="2136" w:author="hari prasath" w:date="2020-08-10T16:21:00Z">
        <w:r w:rsidRPr="00956093">
          <w:rPr>
            <w:rFonts w:ascii="Courier New" w:hAnsi="Courier New" w:cs="Courier New"/>
          </w:rPr>
          <w:t>{</w:t>
        </w:r>
      </w:ins>
    </w:p>
    <w:p w14:paraId="3D623F5E" w14:textId="77777777" w:rsidR="00592FAE" w:rsidRPr="00956093" w:rsidRDefault="00592FAE" w:rsidP="00592FAE">
      <w:pPr>
        <w:ind w:left="567"/>
        <w:rPr>
          <w:ins w:id="2137" w:author="hari prasath" w:date="2020-08-10T16:21:00Z"/>
          <w:rFonts w:ascii="Courier New" w:hAnsi="Courier New" w:cs="Courier New"/>
        </w:rPr>
      </w:pPr>
      <w:ins w:id="2138" w:author="hari prasath" w:date="2020-08-10T16:21:00Z">
        <w:r w:rsidRPr="00956093">
          <w:rPr>
            <w:rFonts w:ascii="Courier New" w:hAnsi="Courier New" w:cs="Courier New"/>
          </w:rPr>
          <w:t xml:space="preserve">   “device_uid” : </w:t>
        </w:r>
        <w:r>
          <w:rPr>
            <w:rFonts w:ascii="Courier New" w:hAnsi="Courier New" w:cs="Courier New"/>
          </w:rPr>
          <w:t>“</w:t>
        </w:r>
        <w:r w:rsidRPr="00956093">
          <w:rPr>
            <w:rFonts w:ascii="Courier New" w:hAnsi="Courier New" w:cs="Courier New"/>
          </w:rPr>
          <w:t>031219010010002</w:t>
        </w:r>
        <w:r>
          <w:rPr>
            <w:rFonts w:ascii="Courier New" w:hAnsi="Courier New" w:cs="Courier New"/>
          </w:rPr>
          <w:t>”</w:t>
        </w:r>
        <w:r w:rsidRPr="00956093">
          <w:rPr>
            <w:rFonts w:ascii="Courier New" w:hAnsi="Courier New" w:cs="Courier New"/>
          </w:rPr>
          <w:t>,</w:t>
        </w:r>
      </w:ins>
    </w:p>
    <w:p w14:paraId="7D25BDDB" w14:textId="77777777" w:rsidR="00592FAE" w:rsidRPr="00956093" w:rsidRDefault="00592FAE" w:rsidP="00592FAE">
      <w:pPr>
        <w:ind w:left="720"/>
        <w:rPr>
          <w:ins w:id="2139" w:author="hari prasath" w:date="2020-08-10T16:21:00Z"/>
          <w:rFonts w:ascii="Courier New" w:hAnsi="Courier New" w:cs="Courier New"/>
        </w:rPr>
      </w:pPr>
      <w:ins w:id="2140" w:author="hari prasath" w:date="2020-08-10T16:21:00Z">
        <w:r w:rsidRPr="00956093">
          <w:rPr>
            <w:rFonts w:ascii="Courier New" w:hAnsi="Courier New" w:cs="Courier New"/>
          </w:rPr>
          <w:t xml:space="preserve">  "data_type":</w:t>
        </w:r>
        <w:r>
          <w:rPr>
            <w:rFonts w:ascii="Courier New" w:hAnsi="Courier New" w:cs="Courier New"/>
          </w:rPr>
          <w:t>4</w:t>
        </w:r>
        <w:r w:rsidRPr="00956093">
          <w:rPr>
            <w:rFonts w:ascii="Courier New" w:hAnsi="Courier New" w:cs="Courier New"/>
          </w:rPr>
          <w:t>,</w:t>
        </w:r>
      </w:ins>
    </w:p>
    <w:p w14:paraId="2BF16A0E" w14:textId="77777777" w:rsidR="00592FAE" w:rsidRPr="00956093" w:rsidRDefault="00592FAE" w:rsidP="00592FAE">
      <w:pPr>
        <w:ind w:left="567"/>
        <w:rPr>
          <w:ins w:id="2141" w:author="hari prasath" w:date="2020-08-10T16:21:00Z"/>
          <w:rFonts w:ascii="Courier New" w:hAnsi="Courier New" w:cs="Courier New"/>
        </w:rPr>
      </w:pPr>
      <w:ins w:id="2142" w:author="hari prasath" w:date="2020-08-10T16:21:00Z">
        <w:r w:rsidRPr="00956093">
          <w:rPr>
            <w:rFonts w:ascii="Courier New" w:hAnsi="Courier New" w:cs="Courier New"/>
          </w:rPr>
          <w:t xml:space="preserve">   “</w:t>
        </w:r>
        <w:r>
          <w:rPr>
            <w:rFonts w:ascii="Courier New" w:hAnsi="Courier New" w:cs="Courier New"/>
          </w:rPr>
          <w:t>device_</w:t>
        </w:r>
        <w:r w:rsidRPr="00956093">
          <w:rPr>
            <w:rFonts w:ascii="Courier New" w:hAnsi="Courier New" w:cs="Courier New"/>
          </w:rPr>
          <w:t>data”:[</w:t>
        </w:r>
      </w:ins>
    </w:p>
    <w:p w14:paraId="677E5959" w14:textId="77777777" w:rsidR="00592FAE" w:rsidRDefault="00592FAE" w:rsidP="00592FAE">
      <w:pPr>
        <w:ind w:left="567"/>
        <w:rPr>
          <w:ins w:id="2143" w:author="hari prasath" w:date="2020-08-10T16:21:00Z"/>
          <w:rFonts w:ascii="Courier New" w:hAnsi="Courier New" w:cs="Courier New"/>
        </w:rPr>
      </w:pPr>
      <w:ins w:id="2144" w:author="hari prasath" w:date="2020-08-10T16:21:00Z">
        <w:r w:rsidRPr="00956093">
          <w:rPr>
            <w:rFonts w:ascii="Courier New" w:hAnsi="Courier New" w:cs="Courier New"/>
          </w:rPr>
          <w:t>{</w:t>
        </w:r>
      </w:ins>
    </w:p>
    <w:p w14:paraId="7536A95C" w14:textId="77777777" w:rsidR="00592FAE" w:rsidRPr="00956093" w:rsidRDefault="00592FAE" w:rsidP="00592FAE">
      <w:pPr>
        <w:ind w:left="567"/>
        <w:rPr>
          <w:ins w:id="2145" w:author="hari prasath" w:date="2020-08-10T16:21:00Z"/>
          <w:rFonts w:ascii="Courier New" w:hAnsi="Courier New" w:cs="Courier New"/>
        </w:rPr>
      </w:pPr>
      <w:ins w:id="2146" w:author="hari prasath" w:date="2020-08-10T16:21:00Z">
        <w:r>
          <w:rPr>
            <w:rFonts w:ascii="Courier New" w:hAnsi="Courier New" w:cs="Courier New"/>
          </w:rPr>
          <w:tab/>
          <w:t xml:space="preserve">   "address_id":"</w:t>
        </w:r>
        <w:commentRangeStart w:id="2147"/>
        <w:r>
          <w:rPr>
            <w:rFonts w:ascii="Courier New" w:hAnsi="Courier New" w:cs="Courier New"/>
          </w:rPr>
          <w:t>23E7843D383B4A32</w:t>
        </w:r>
        <w:commentRangeEnd w:id="2147"/>
        <w:r>
          <w:rPr>
            <w:rStyle w:val="CommentReference"/>
          </w:rPr>
          <w:commentReference w:id="2147"/>
        </w:r>
        <w:r w:rsidRPr="00956093">
          <w:rPr>
            <w:rFonts w:ascii="Courier New" w:hAnsi="Courier New" w:cs="Courier New"/>
          </w:rPr>
          <w:t>",</w:t>
        </w:r>
      </w:ins>
    </w:p>
    <w:p w14:paraId="4D0C1C31" w14:textId="77777777" w:rsidR="00592FAE" w:rsidRPr="00956093" w:rsidRDefault="00592FAE" w:rsidP="00592FAE">
      <w:pPr>
        <w:ind w:left="567"/>
        <w:rPr>
          <w:ins w:id="2148" w:author="hari prasath" w:date="2020-08-10T16:21:00Z"/>
          <w:rFonts w:ascii="Courier New" w:hAnsi="Courier New" w:cs="Courier New"/>
        </w:rPr>
      </w:pPr>
      <w:ins w:id="2149" w:author="hari prasath" w:date="2020-08-10T16:21:00Z">
        <w:r>
          <w:rPr>
            <w:rFonts w:ascii="Courier New" w:hAnsi="Courier New" w:cs="Courier New"/>
          </w:rPr>
          <w:t xml:space="preserve">    </w:t>
        </w:r>
        <w:r w:rsidRPr="00956093">
          <w:rPr>
            <w:rFonts w:ascii="Courier New" w:hAnsi="Courier New" w:cs="Courier New"/>
          </w:rPr>
          <w:t xml:space="preserve"> “ack_type”:1</w:t>
        </w:r>
        <w:r>
          <w:rPr>
            <w:rFonts w:ascii="Courier New" w:hAnsi="Courier New" w:cs="Courier New"/>
          </w:rPr>
          <w:t>,</w:t>
        </w:r>
      </w:ins>
    </w:p>
    <w:p w14:paraId="64A261AF" w14:textId="77777777" w:rsidR="00592FAE" w:rsidRPr="00956093" w:rsidRDefault="00592FAE" w:rsidP="00592FAE">
      <w:pPr>
        <w:ind w:left="567"/>
        <w:rPr>
          <w:ins w:id="2150" w:author="hari prasath" w:date="2020-08-10T16:21:00Z"/>
          <w:rFonts w:ascii="Courier New" w:hAnsi="Courier New" w:cs="Courier New"/>
        </w:rPr>
      </w:pPr>
      <w:ins w:id="2151" w:author="hari prasath" w:date="2020-08-10T16:21:00Z">
        <w:r w:rsidRPr="00956093">
          <w:rPr>
            <w:rFonts w:ascii="Courier New" w:hAnsi="Courier New" w:cs="Courier New"/>
          </w:rPr>
          <w:t xml:space="preserve">     “status”:1</w:t>
        </w:r>
      </w:ins>
    </w:p>
    <w:p w14:paraId="448A6744" w14:textId="77777777" w:rsidR="00592FAE" w:rsidRPr="00956093" w:rsidRDefault="00592FAE" w:rsidP="00592FAE">
      <w:pPr>
        <w:ind w:left="567"/>
        <w:rPr>
          <w:ins w:id="2152" w:author="hari prasath" w:date="2020-08-10T16:21:00Z"/>
          <w:rFonts w:ascii="Courier New" w:hAnsi="Courier New" w:cs="Courier New"/>
        </w:rPr>
      </w:pPr>
      <w:ins w:id="2153" w:author="hari prasath" w:date="2020-08-10T16:21:00Z">
        <w:r w:rsidRPr="00956093">
          <w:rPr>
            <w:rFonts w:ascii="Courier New" w:hAnsi="Courier New" w:cs="Courier New"/>
          </w:rPr>
          <w:t>}</w:t>
        </w:r>
      </w:ins>
    </w:p>
    <w:p w14:paraId="0CA87CBD" w14:textId="77777777" w:rsidR="00592FAE" w:rsidRPr="00956093" w:rsidRDefault="00592FAE" w:rsidP="00592FAE">
      <w:pPr>
        <w:ind w:left="567"/>
        <w:rPr>
          <w:ins w:id="2154" w:author="hari prasath" w:date="2020-08-10T16:21:00Z"/>
          <w:rFonts w:ascii="Courier New" w:hAnsi="Courier New" w:cs="Courier New"/>
        </w:rPr>
      </w:pPr>
    </w:p>
    <w:p w14:paraId="36C61AC1" w14:textId="77777777" w:rsidR="00592FAE" w:rsidRPr="00956093" w:rsidRDefault="00592FAE" w:rsidP="00592FAE">
      <w:pPr>
        <w:ind w:left="567"/>
        <w:rPr>
          <w:ins w:id="2155" w:author="hari prasath" w:date="2020-08-10T16:21:00Z"/>
          <w:rFonts w:ascii="Courier New" w:hAnsi="Courier New" w:cs="Courier New"/>
        </w:rPr>
      </w:pPr>
      <w:ins w:id="2156" w:author="hari prasath" w:date="2020-08-10T16:21:00Z">
        <w:r w:rsidRPr="00956093">
          <w:rPr>
            <w:rFonts w:ascii="Courier New" w:hAnsi="Courier New" w:cs="Courier New"/>
          </w:rPr>
          <w:t>]</w:t>
        </w:r>
      </w:ins>
    </w:p>
    <w:p w14:paraId="68FD2B83" w14:textId="77777777" w:rsidR="00592FAE" w:rsidRPr="00956093" w:rsidRDefault="00592FAE" w:rsidP="00592FAE">
      <w:pPr>
        <w:ind w:left="567"/>
        <w:rPr>
          <w:ins w:id="2157" w:author="hari prasath" w:date="2020-08-10T16:21:00Z"/>
          <w:rFonts w:ascii="Courier New" w:hAnsi="Courier New" w:cs="Courier New"/>
        </w:rPr>
      </w:pPr>
      <w:ins w:id="2158" w:author="hari prasath" w:date="2020-08-10T16:21:00Z">
        <w:r w:rsidRPr="00956093">
          <w:rPr>
            <w:rFonts w:ascii="Courier New" w:hAnsi="Courier New" w:cs="Courier New"/>
          </w:rPr>
          <w:t>}</w:t>
        </w:r>
      </w:ins>
    </w:p>
    <w:p w14:paraId="537B32C8" w14:textId="77777777" w:rsidR="00592FAE" w:rsidRPr="00956093" w:rsidRDefault="00592FAE" w:rsidP="00592FAE">
      <w:pPr>
        <w:ind w:left="567"/>
        <w:rPr>
          <w:ins w:id="2159" w:author="hari prasath" w:date="2020-08-10T16:21:00Z"/>
          <w:rFonts w:ascii="Courier New" w:hAnsi="Courier New" w:cs="Courier New"/>
        </w:rPr>
      </w:pPr>
      <w:ins w:id="2160" w:author="hari prasath" w:date="2020-08-10T16:21:00Z">
        <w:r w:rsidRPr="00956093">
          <w:rPr>
            <w:rFonts w:ascii="Courier New" w:hAnsi="Courier New" w:cs="Courier New"/>
          </w:rPr>
          <w:t>}</w:t>
        </w:r>
      </w:ins>
    </w:p>
    <w:p w14:paraId="3857F59A" w14:textId="77777777" w:rsidR="00592FAE" w:rsidRPr="00956093" w:rsidRDefault="00592FAE" w:rsidP="00592FAE">
      <w:pPr>
        <w:ind w:left="567"/>
        <w:rPr>
          <w:ins w:id="2161" w:author="hari prasath" w:date="2020-08-10T16:21:00Z"/>
          <w:rFonts w:ascii="Courier New" w:hAnsi="Courier New" w:cs="Courier New"/>
        </w:rPr>
      </w:pPr>
      <w:ins w:id="2162" w:author="hari prasath" w:date="2020-08-10T16:21:00Z">
        <w:r w:rsidRPr="00956093">
          <w:rPr>
            <w:rFonts w:ascii="Courier New" w:hAnsi="Courier New" w:cs="Courier New"/>
          </w:rPr>
          <w:t>(NOTE:  “status” indicates the registration status of light device</w:t>
        </w:r>
      </w:ins>
    </w:p>
    <w:p w14:paraId="2175F1B5" w14:textId="77777777" w:rsidR="00592FAE" w:rsidRPr="00956093" w:rsidRDefault="00592FAE" w:rsidP="00592FAE">
      <w:pPr>
        <w:ind w:left="567"/>
        <w:rPr>
          <w:ins w:id="2163" w:author="hari prasath" w:date="2020-08-10T16:21:00Z"/>
          <w:rFonts w:ascii="Courier New" w:hAnsi="Courier New" w:cs="Courier New"/>
        </w:rPr>
      </w:pPr>
      <w:ins w:id="2164" w:author="hari prasath" w:date="2020-08-10T16:21:00Z">
        <w:r w:rsidRPr="00956093">
          <w:rPr>
            <w:rFonts w:ascii="Courier New" w:hAnsi="Courier New" w:cs="Courier New"/>
          </w:rPr>
          <w:tab/>
          <w:t xml:space="preserve">   </w:t>
        </w:r>
        <w:r>
          <w:rPr>
            <w:rFonts w:ascii="Courier New" w:hAnsi="Courier New" w:cs="Courier New"/>
          </w:rPr>
          <w:t xml:space="preserve">    </w:t>
        </w:r>
        <w:r w:rsidRPr="00956093">
          <w:rPr>
            <w:rFonts w:ascii="Courier New" w:hAnsi="Courier New" w:cs="Courier New"/>
          </w:rPr>
          <w:t>“ack_type”:1 – Light device registered successfully</w:t>
        </w:r>
      </w:ins>
    </w:p>
    <w:p w14:paraId="44C681A6" w14:textId="77777777" w:rsidR="00592FAE" w:rsidRPr="00956093" w:rsidRDefault="00592FAE" w:rsidP="00592FAE">
      <w:pPr>
        <w:ind w:left="567"/>
        <w:rPr>
          <w:ins w:id="2165" w:author="hari prasath" w:date="2020-08-10T16:21:00Z"/>
          <w:rFonts w:ascii="Courier New" w:hAnsi="Courier New" w:cs="Courier New"/>
        </w:rPr>
      </w:pPr>
      <w:ins w:id="2166" w:author="hari prasath" w:date="2020-08-10T16:21:00Z">
        <w:r w:rsidRPr="00956093">
          <w:rPr>
            <w:rFonts w:ascii="Courier New" w:hAnsi="Courier New" w:cs="Courier New"/>
          </w:rPr>
          <w:tab/>
          <w:t xml:space="preserve">   </w:t>
        </w:r>
        <w:r>
          <w:rPr>
            <w:rFonts w:ascii="Courier New" w:hAnsi="Courier New" w:cs="Courier New"/>
          </w:rPr>
          <w:t xml:space="preserve">    </w:t>
        </w:r>
        <w:r w:rsidRPr="00956093">
          <w:rPr>
            <w:rFonts w:ascii="Courier New" w:hAnsi="Courier New" w:cs="Courier New"/>
          </w:rPr>
          <w:t>“ack_type”:0 – Light device registration failed)</w:t>
        </w:r>
      </w:ins>
    </w:p>
    <w:p w14:paraId="7B50B79C" w14:textId="0B4EE4F2" w:rsidR="00592FAE" w:rsidRDefault="00592FAE" w:rsidP="00592FAE">
      <w:pPr>
        <w:ind w:left="576"/>
        <w:rPr>
          <w:ins w:id="2167" w:author="hari prasath" w:date="2020-08-10T16:21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</w:p>
    <w:p w14:paraId="53745649" w14:textId="77777777" w:rsidR="00592FAE" w:rsidRDefault="00592FAE" w:rsidP="00592FAE">
      <w:pPr>
        <w:pStyle w:val="Heading2"/>
        <w:rPr>
          <w:ins w:id="2168" w:author="hari prasath" w:date="2020-08-10T16:21:00Z"/>
        </w:rPr>
      </w:pPr>
      <w:bookmarkStart w:id="2169" w:name="_Ref46169463"/>
      <w:bookmarkStart w:id="2170" w:name="_Toc50192862"/>
      <w:ins w:id="2171" w:author="hari prasath" w:date="2020-08-10T16:21:00Z">
        <w:r>
          <w:t>AC fail packet</w:t>
        </w:r>
        <w:bookmarkEnd w:id="2169"/>
        <w:bookmarkEnd w:id="2170"/>
      </w:ins>
    </w:p>
    <w:p w14:paraId="311F1E77" w14:textId="77777777" w:rsidR="00592FAE" w:rsidRDefault="00592FAE" w:rsidP="00592FAE">
      <w:pPr>
        <w:pStyle w:val="BodyText"/>
        <w:spacing w:after="120"/>
        <w:ind w:left="567"/>
        <w:jc w:val="both"/>
        <w:rPr>
          <w:ins w:id="2172" w:author="hari prasath" w:date="2020-08-10T16:21:00Z"/>
          <w:rFonts w:asciiTheme="minorHAnsi" w:eastAsiaTheme="minorHAnsi" w:hAnsiTheme="minorHAnsi" w:cstheme="minorHAnsi"/>
          <w:sz w:val="22"/>
          <w:szCs w:val="22"/>
          <w:lang w:bidi="ar-SA"/>
        </w:rPr>
      </w:pPr>
      <w:ins w:id="2173" w:author="hari prasath" w:date="2020-08-10T16:21:00Z">
        <w:r w:rsidRPr="00FB0608">
          <w:rPr>
            <w:rFonts w:asciiTheme="minorHAnsi" w:eastAsiaTheme="minorHAnsi" w:hAnsiTheme="minorHAnsi" w:cstheme="minorHAnsi"/>
            <w:sz w:val="22"/>
            <w:szCs w:val="22"/>
            <w:lang w:bidi="ar-SA"/>
          </w:rPr>
          <w:t>Sensor send this packet to Indicate that room temperature has not fallen despite AC being turned ON.</w:t>
        </w:r>
      </w:ins>
    </w:p>
    <w:p w14:paraId="6C260EDA" w14:textId="77777777" w:rsidR="00592FAE" w:rsidRPr="00C01399" w:rsidRDefault="00592FAE" w:rsidP="00592FAE">
      <w:pPr>
        <w:pStyle w:val="BodyText"/>
        <w:spacing w:before="1"/>
        <w:ind w:left="720"/>
        <w:rPr>
          <w:ins w:id="2174" w:author="hari prasath" w:date="2020-08-10T16:21:00Z"/>
          <w:rFonts w:ascii="Courier New" w:hAnsi="Courier New" w:cs="Courier New"/>
          <w:color w:val="000000" w:themeColor="text1" w:themeShade="80"/>
          <w:sz w:val="20"/>
          <w:szCs w:val="20"/>
        </w:rPr>
      </w:pPr>
      <w:ins w:id="2175" w:author="hari prasath" w:date="2020-08-10T16:21:00Z"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{</w:t>
        </w:r>
      </w:ins>
    </w:p>
    <w:p w14:paraId="0B14B137" w14:textId="77777777" w:rsidR="00592FAE" w:rsidRPr="00C01399" w:rsidRDefault="00592FAE" w:rsidP="00592FAE">
      <w:pPr>
        <w:ind w:left="720"/>
        <w:rPr>
          <w:ins w:id="2176" w:author="hari prasath" w:date="2020-08-10T16:21:00Z"/>
          <w:rFonts w:ascii="Courier New" w:hAnsi="Courier New" w:cs="Courier New"/>
          <w:color w:val="000000" w:themeColor="text1" w:themeShade="80"/>
          <w:sz w:val="20"/>
          <w:szCs w:val="20"/>
        </w:rPr>
      </w:pPr>
      <w:ins w:id="2177" w:author="hari prasath" w:date="2020-08-10T16:21:00Z"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“hmac”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t>:’’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”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t>,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 xml:space="preserve"> </w:t>
        </w:r>
      </w:ins>
    </w:p>
    <w:p w14:paraId="33DF53BD" w14:textId="77777777" w:rsidR="00592FAE" w:rsidRPr="00C01399" w:rsidRDefault="00592FAE" w:rsidP="00592FAE">
      <w:pPr>
        <w:ind w:left="720"/>
        <w:rPr>
          <w:ins w:id="2178" w:author="hari prasath" w:date="2020-08-10T16:21:00Z"/>
          <w:rFonts w:ascii="Courier New" w:hAnsi="Courier New" w:cs="Courier New"/>
          <w:color w:val="000000" w:themeColor="text1" w:themeShade="80"/>
          <w:sz w:val="20"/>
          <w:szCs w:val="20"/>
        </w:rPr>
      </w:pPr>
      <w:ins w:id="2179" w:author="hari prasath" w:date="2020-08-10T16:21:00Z"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 xml:space="preserve"> 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t>“payload”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:</w:t>
        </w:r>
      </w:ins>
    </w:p>
    <w:p w14:paraId="199C3B73" w14:textId="77777777" w:rsidR="00592FAE" w:rsidRPr="00C01399" w:rsidRDefault="00592FAE" w:rsidP="00592FAE">
      <w:pPr>
        <w:ind w:left="720"/>
        <w:rPr>
          <w:ins w:id="2180" w:author="hari prasath" w:date="2020-08-10T16:21:00Z"/>
          <w:rFonts w:ascii="Courier New" w:hAnsi="Courier New" w:cs="Courier New"/>
          <w:color w:val="000000" w:themeColor="text1" w:themeShade="80"/>
          <w:sz w:val="20"/>
          <w:szCs w:val="20"/>
        </w:rPr>
      </w:pPr>
      <w:ins w:id="2181" w:author="hari prasath" w:date="2020-08-10T16:21:00Z"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{</w:t>
        </w:r>
      </w:ins>
    </w:p>
    <w:p w14:paraId="19A170B0" w14:textId="77777777" w:rsidR="00592FAE" w:rsidRPr="00C01399" w:rsidRDefault="00592FAE" w:rsidP="00592FAE">
      <w:pPr>
        <w:ind w:left="720" w:firstLine="220"/>
        <w:rPr>
          <w:ins w:id="2182" w:author="hari prasath" w:date="2020-08-10T16:21:00Z"/>
          <w:rFonts w:ascii="Courier New" w:hAnsi="Courier New" w:cs="Courier New"/>
          <w:color w:val="000000" w:themeColor="text1" w:themeShade="80"/>
        </w:rPr>
      </w:pPr>
      <w:ins w:id="2183" w:author="hari prasath" w:date="2020-08-10T16:21:00Z">
        <w:r w:rsidRPr="00C01399">
          <w:rPr>
            <w:rFonts w:ascii="Courier New" w:hAnsi="Courier New" w:cs="Courier New"/>
            <w:color w:val="000000" w:themeColor="text1" w:themeShade="80"/>
          </w:rPr>
          <w:t>"device_uid":"</w:t>
        </w:r>
        <w:r w:rsidRPr="00C01399">
          <w:rPr>
            <w:rFonts w:ascii="Courier New" w:hAnsi="Courier New" w:cs="Courier New"/>
            <w:color w:val="000000" w:themeColor="text1" w:themeShade="80"/>
            <w:lang w:val="en"/>
          </w:rPr>
          <w:t>03121901001000</w:t>
        </w:r>
        <w:r>
          <w:rPr>
            <w:rFonts w:ascii="Courier New" w:hAnsi="Courier New" w:cs="Courier New"/>
            <w:color w:val="000000" w:themeColor="text1" w:themeShade="80"/>
          </w:rPr>
          <w:t>2</w:t>
        </w:r>
        <w:r w:rsidRPr="00C01399">
          <w:rPr>
            <w:rFonts w:ascii="Courier New" w:hAnsi="Courier New" w:cs="Courier New"/>
            <w:color w:val="000000" w:themeColor="text1" w:themeShade="80"/>
          </w:rPr>
          <w:t>",</w:t>
        </w:r>
      </w:ins>
    </w:p>
    <w:p w14:paraId="616CD578" w14:textId="77777777" w:rsidR="00592FAE" w:rsidRPr="00C01399" w:rsidRDefault="00592FAE" w:rsidP="00592FAE">
      <w:pPr>
        <w:ind w:left="720"/>
        <w:rPr>
          <w:ins w:id="2184" w:author="hari prasath" w:date="2020-08-10T16:21:00Z"/>
          <w:rFonts w:ascii="Courier New" w:hAnsi="Courier New" w:cs="Courier New"/>
          <w:color w:val="000000" w:themeColor="text1" w:themeShade="80"/>
        </w:rPr>
      </w:pPr>
      <w:ins w:id="2185" w:author="hari prasath" w:date="2020-08-10T16:21:00Z">
        <w:r w:rsidRPr="00C01399">
          <w:rPr>
            <w:rFonts w:ascii="Courier New" w:hAnsi="Courier New" w:cs="Courier New"/>
            <w:color w:val="000000" w:themeColor="text1" w:themeShade="80"/>
          </w:rPr>
          <w:t xml:space="preserve">  "data_type":</w:t>
        </w:r>
        <w:commentRangeStart w:id="2186"/>
        <w:r>
          <w:rPr>
            <w:rFonts w:ascii="Courier New" w:hAnsi="Courier New" w:cs="Courier New"/>
            <w:color w:val="000000" w:themeColor="text1" w:themeShade="80"/>
          </w:rPr>
          <w:t>5</w:t>
        </w:r>
        <w:commentRangeEnd w:id="2186"/>
        <w:r>
          <w:rPr>
            <w:rStyle w:val="CommentReference"/>
          </w:rPr>
          <w:commentReference w:id="2186"/>
        </w:r>
        <w:r w:rsidRPr="00C01399">
          <w:rPr>
            <w:rFonts w:ascii="Courier New" w:hAnsi="Courier New" w:cs="Courier New"/>
            <w:color w:val="000000" w:themeColor="text1" w:themeShade="80"/>
          </w:rPr>
          <w:t>,</w:t>
        </w:r>
      </w:ins>
    </w:p>
    <w:p w14:paraId="27464C04" w14:textId="77777777" w:rsidR="00592FAE" w:rsidRPr="00C01399" w:rsidRDefault="00592FAE" w:rsidP="00592FAE">
      <w:pPr>
        <w:ind w:left="720"/>
        <w:rPr>
          <w:ins w:id="2187" w:author="hari prasath" w:date="2020-08-10T16:21:00Z"/>
          <w:rFonts w:ascii="Courier New" w:hAnsi="Courier New" w:cs="Courier New"/>
          <w:color w:val="000000" w:themeColor="text1" w:themeShade="80"/>
        </w:rPr>
      </w:pPr>
      <w:ins w:id="2188" w:author="hari prasath" w:date="2020-08-10T16:21:00Z">
        <w:r w:rsidRPr="00C01399">
          <w:rPr>
            <w:rFonts w:ascii="Courier New" w:hAnsi="Courier New" w:cs="Courier New"/>
            <w:color w:val="000000" w:themeColor="text1" w:themeShade="80"/>
          </w:rPr>
          <w:t xml:space="preserve">  "device_data":[</w:t>
        </w:r>
      </w:ins>
    </w:p>
    <w:p w14:paraId="4EDEECC0" w14:textId="77777777" w:rsidR="00592FAE" w:rsidRPr="00C01399" w:rsidRDefault="00592FAE" w:rsidP="00592FAE">
      <w:pPr>
        <w:ind w:left="720"/>
        <w:rPr>
          <w:ins w:id="2189" w:author="hari prasath" w:date="2020-08-10T16:21:00Z"/>
          <w:rFonts w:ascii="Courier New" w:hAnsi="Courier New" w:cs="Courier New"/>
          <w:color w:val="000000" w:themeColor="text1" w:themeShade="80"/>
        </w:rPr>
      </w:pPr>
      <w:ins w:id="2190" w:author="hari prasath" w:date="2020-08-10T16:21:00Z">
        <w:r w:rsidRPr="00C01399">
          <w:rPr>
            <w:rFonts w:ascii="Courier New" w:hAnsi="Courier New" w:cs="Courier New"/>
            <w:color w:val="000000" w:themeColor="text1" w:themeShade="80"/>
          </w:rPr>
          <w:t xml:space="preserve">    {</w:t>
        </w:r>
      </w:ins>
    </w:p>
    <w:p w14:paraId="592D5D89" w14:textId="77777777" w:rsidR="00592FAE" w:rsidRDefault="00592FAE" w:rsidP="00592FAE">
      <w:pPr>
        <w:pStyle w:val="HTMLPreformatted"/>
        <w:rPr>
          <w:ins w:id="2191" w:author="hari prasath" w:date="2020-08-10T16:21:00Z"/>
          <w:szCs w:val="22"/>
        </w:rPr>
      </w:pPr>
      <w:ins w:id="2192" w:author="hari prasath" w:date="2020-08-10T16:21:00Z">
        <w:r w:rsidRPr="00C01399">
          <w:rPr>
            <w:color w:val="000000" w:themeColor="text1" w:themeShade="80"/>
          </w:rPr>
          <w:t xml:space="preserve">      </w:t>
        </w:r>
        <w:r>
          <w:rPr>
            <w:color w:val="000000" w:themeColor="text1" w:themeShade="80"/>
          </w:rPr>
          <w:tab/>
          <w:t xml:space="preserve">    </w:t>
        </w:r>
        <w:r>
          <w:rPr>
            <w:szCs w:val="22"/>
          </w:rPr>
          <w:t>"alert_type": 10,</w:t>
        </w:r>
      </w:ins>
    </w:p>
    <w:p w14:paraId="3C6A3E2A" w14:textId="77777777" w:rsidR="00592FAE" w:rsidRDefault="00592FAE" w:rsidP="00592FAE">
      <w:pPr>
        <w:pStyle w:val="HTMLPreformatted"/>
        <w:rPr>
          <w:ins w:id="2193" w:author="hari prasath" w:date="2020-08-10T16:21:00Z"/>
          <w:szCs w:val="22"/>
        </w:rPr>
      </w:pPr>
      <w:ins w:id="2194" w:author="hari prasath" w:date="2020-08-10T16:21:00Z">
        <w:r>
          <w:rPr>
            <w:szCs w:val="22"/>
          </w:rPr>
          <w:t xml:space="preserve">            "time_ac_run": 60,</w:t>
        </w:r>
      </w:ins>
    </w:p>
    <w:p w14:paraId="52DFB297" w14:textId="77777777" w:rsidR="00592FAE" w:rsidRDefault="00592FAE" w:rsidP="00592FAE">
      <w:pPr>
        <w:pStyle w:val="HTMLPreformatted"/>
        <w:rPr>
          <w:ins w:id="2195" w:author="hari prasath" w:date="2020-08-10T16:21:00Z"/>
          <w:szCs w:val="22"/>
        </w:rPr>
      </w:pPr>
      <w:ins w:id="2196" w:author="hari prasath" w:date="2020-08-10T16:21:00Z">
        <w:r>
          <w:rPr>
            <w:szCs w:val="22"/>
          </w:rPr>
          <w:t xml:space="preserve">            "ac_set_temperature": 23,</w:t>
        </w:r>
      </w:ins>
    </w:p>
    <w:p w14:paraId="6AD322D2" w14:textId="77777777" w:rsidR="00592FAE" w:rsidRDefault="00592FAE" w:rsidP="00592FAE">
      <w:pPr>
        <w:pStyle w:val="HTMLPreformatted"/>
        <w:rPr>
          <w:ins w:id="2197" w:author="hari prasath" w:date="2020-08-10T16:21:00Z"/>
          <w:szCs w:val="22"/>
        </w:rPr>
      </w:pPr>
      <w:ins w:id="2198" w:author="hari prasath" w:date="2020-08-10T16:21:00Z">
        <w:r>
          <w:rPr>
            <w:szCs w:val="22"/>
          </w:rPr>
          <w:tab/>
          <w:t xml:space="preserve">    "room_temperature": 23,</w:t>
        </w:r>
      </w:ins>
    </w:p>
    <w:p w14:paraId="40EBB592" w14:textId="77777777" w:rsidR="00592FAE" w:rsidRPr="00C01399" w:rsidRDefault="00592FAE" w:rsidP="00592FAE">
      <w:pPr>
        <w:pStyle w:val="HTMLPreformatted"/>
        <w:rPr>
          <w:ins w:id="2199" w:author="hari prasath" w:date="2020-08-10T16:21:00Z"/>
          <w:color w:val="000000" w:themeColor="text1" w:themeShade="80"/>
        </w:rPr>
      </w:pPr>
      <w:ins w:id="2200" w:author="hari prasath" w:date="2020-08-10T16:21:00Z">
        <w:r>
          <w:rPr>
            <w:szCs w:val="22"/>
          </w:rPr>
          <w:t xml:space="preserve">           </w:t>
        </w:r>
        <w:r w:rsidRPr="00C01399">
          <w:rPr>
            <w:color w:val="000000" w:themeColor="text1" w:themeShade="80"/>
          </w:rPr>
          <w:t>}</w:t>
        </w:r>
      </w:ins>
    </w:p>
    <w:p w14:paraId="2DA16F71" w14:textId="77777777" w:rsidR="00592FAE" w:rsidRPr="00C01399" w:rsidRDefault="00592FAE" w:rsidP="00592FAE">
      <w:pPr>
        <w:ind w:left="720"/>
        <w:rPr>
          <w:ins w:id="2201" w:author="hari prasath" w:date="2020-08-10T16:21:00Z"/>
          <w:rFonts w:ascii="Courier New" w:hAnsi="Courier New" w:cs="Courier New"/>
          <w:color w:val="000000" w:themeColor="text1" w:themeShade="80"/>
          <w:lang w:val="en"/>
        </w:rPr>
      </w:pPr>
      <w:ins w:id="2202" w:author="hari prasath" w:date="2020-08-10T16:21:00Z">
        <w:r w:rsidRPr="00C01399">
          <w:rPr>
            <w:rFonts w:ascii="Courier New" w:hAnsi="Courier New" w:cs="Courier New"/>
            <w:color w:val="000000" w:themeColor="text1" w:themeShade="80"/>
            <w:lang w:val="en"/>
          </w:rPr>
          <w:t xml:space="preserve">   ]</w:t>
        </w:r>
      </w:ins>
    </w:p>
    <w:p w14:paraId="253D0DE1" w14:textId="77777777" w:rsidR="00592FAE" w:rsidRPr="00C01399" w:rsidRDefault="00592FAE" w:rsidP="00592FAE">
      <w:pPr>
        <w:ind w:left="720"/>
        <w:rPr>
          <w:ins w:id="2203" w:author="hari prasath" w:date="2020-08-10T16:21:00Z"/>
          <w:rFonts w:ascii="Courier New" w:hAnsi="Courier New" w:cs="Courier New"/>
          <w:color w:val="000000" w:themeColor="text1" w:themeShade="80"/>
          <w:lang w:val="en"/>
        </w:rPr>
      </w:pPr>
      <w:ins w:id="2204" w:author="hari prasath" w:date="2020-08-10T16:21:00Z">
        <w:r w:rsidRPr="00C01399">
          <w:rPr>
            <w:rFonts w:ascii="Courier New" w:hAnsi="Courier New" w:cs="Courier New"/>
            <w:color w:val="000000" w:themeColor="text1" w:themeShade="80"/>
            <w:lang w:val="en"/>
          </w:rPr>
          <w:t>}</w:t>
        </w:r>
      </w:ins>
    </w:p>
    <w:p w14:paraId="324A43AF" w14:textId="77777777" w:rsidR="00592FAE" w:rsidRDefault="00592FAE" w:rsidP="00592FAE">
      <w:pPr>
        <w:ind w:left="720"/>
        <w:rPr>
          <w:ins w:id="2205" w:author="hari prasath" w:date="2020-08-10T16:21:00Z"/>
          <w:rFonts w:ascii="Courier New" w:hAnsi="Courier New" w:cs="Courier New"/>
          <w:color w:val="000000" w:themeColor="text1" w:themeShade="80"/>
        </w:rPr>
      </w:pPr>
      <w:ins w:id="2206" w:author="hari prasath" w:date="2020-08-10T16:21:00Z">
        <w:r w:rsidRPr="00C01399">
          <w:rPr>
            <w:rFonts w:ascii="Courier New" w:hAnsi="Courier New" w:cs="Courier New"/>
            <w:color w:val="000000" w:themeColor="text1" w:themeShade="80"/>
          </w:rPr>
          <w:t>}</w:t>
        </w:r>
      </w:ins>
    </w:p>
    <w:p w14:paraId="6CB1D7D3" w14:textId="77777777" w:rsidR="00592FAE" w:rsidRDefault="00592FAE" w:rsidP="00592FAE">
      <w:pPr>
        <w:ind w:left="576"/>
        <w:rPr>
          <w:ins w:id="2207" w:author="hari prasath" w:date="2020-08-10T16:20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</w:p>
    <w:p w14:paraId="45CDF559" w14:textId="77777777" w:rsidR="00592FAE" w:rsidRDefault="00592FAE" w:rsidP="00592FAE">
      <w:pPr>
        <w:pStyle w:val="Heading2"/>
        <w:rPr>
          <w:ins w:id="2208" w:author="hari prasath" w:date="2020-08-10T16:20:00Z"/>
        </w:rPr>
      </w:pPr>
      <w:bookmarkStart w:id="2209" w:name="_Toc50192863"/>
      <w:commentRangeStart w:id="2210"/>
      <w:ins w:id="2211" w:author="hari prasath" w:date="2020-08-10T16:20:00Z">
        <w:r>
          <w:t>Maintenance ACK</w:t>
        </w:r>
        <w:commentRangeEnd w:id="2210"/>
        <w:r>
          <w:rPr>
            <w:rStyle w:val="CommentReference"/>
            <w:rFonts w:ascii="Arial" w:eastAsiaTheme="minorHAnsi" w:hAnsi="Arial" w:cstheme="minorBidi"/>
            <w:b w:val="0"/>
            <w:color w:val="auto"/>
          </w:rPr>
          <w:commentReference w:id="2210"/>
        </w:r>
        <w:bookmarkEnd w:id="2209"/>
      </w:ins>
    </w:p>
    <w:p w14:paraId="094A3705" w14:textId="77777777" w:rsidR="00592FAE" w:rsidRPr="00FB0608" w:rsidRDefault="00592FAE" w:rsidP="00592FAE">
      <w:pPr>
        <w:ind w:left="567"/>
        <w:rPr>
          <w:ins w:id="2212" w:author="hari prasath" w:date="2020-08-10T16:20:00Z"/>
          <w:rFonts w:asciiTheme="minorHAnsi" w:hAnsiTheme="minorHAnsi" w:cstheme="minorHAnsi"/>
        </w:rPr>
      </w:pPr>
      <w:commentRangeStart w:id="2213"/>
      <w:ins w:id="2214" w:author="hari prasath" w:date="2020-08-10T16:20:00Z">
        <w:r w:rsidRPr="0011432C">
          <w:rPr>
            <w:rFonts w:asciiTheme="minorHAnsi" w:hAnsiTheme="minorHAnsi" w:cstheme="minorHAnsi"/>
          </w:rPr>
          <w:t xml:space="preserve">Sensor send this acknowledgement packet when it receives </w:t>
        </w:r>
        <w:r w:rsidRPr="0011432C">
          <w:rPr>
            <w:rFonts w:asciiTheme="minorHAnsi" w:hAnsiTheme="minorHAnsi" w:cstheme="minorHAnsi"/>
          </w:rPr>
          <w:fldChar w:fldCharType="begin"/>
        </w:r>
        <w:r w:rsidRPr="00FB0608">
          <w:rPr>
            <w:rFonts w:asciiTheme="minorHAnsi" w:hAnsiTheme="minorHAnsi" w:cstheme="minorHAnsi"/>
          </w:rPr>
          <w:instrText xml:space="preserve"> REF _Ref45821834 \h </w:instrText>
        </w:r>
        <w:r>
          <w:rPr>
            <w:rFonts w:asciiTheme="minorHAnsi" w:hAnsiTheme="minorHAnsi" w:cstheme="minorHAnsi"/>
          </w:rPr>
          <w:instrText xml:space="preserve"> \* MERGEFORMAT </w:instrText>
        </w:r>
      </w:ins>
      <w:r w:rsidRPr="0011432C">
        <w:rPr>
          <w:rFonts w:asciiTheme="minorHAnsi" w:hAnsiTheme="minorHAnsi" w:cstheme="minorHAnsi"/>
        </w:rPr>
      </w:r>
      <w:ins w:id="2215" w:author="hari prasath" w:date="2020-08-10T16:20:00Z">
        <w:r w:rsidRPr="0011432C">
          <w:rPr>
            <w:rFonts w:asciiTheme="minorHAnsi" w:hAnsiTheme="minorHAnsi" w:cstheme="minorHAnsi"/>
          </w:rPr>
          <w:fldChar w:fldCharType="separate"/>
        </w:r>
        <w:r w:rsidRPr="00FB0608">
          <w:rPr>
            <w:rFonts w:asciiTheme="minorHAnsi" w:hAnsiTheme="minorHAnsi" w:cstheme="minorHAnsi"/>
          </w:rPr>
          <w:t>Maintenance ON/OFF packet</w:t>
        </w:r>
        <w:r w:rsidRPr="0011432C">
          <w:rPr>
            <w:rFonts w:asciiTheme="minorHAnsi" w:hAnsiTheme="minorHAnsi" w:cstheme="minorHAnsi"/>
          </w:rPr>
          <w:fldChar w:fldCharType="end"/>
        </w:r>
        <w:commentRangeEnd w:id="2213"/>
        <w:r>
          <w:rPr>
            <w:rStyle w:val="CommentReference"/>
          </w:rPr>
          <w:commentReference w:id="2213"/>
        </w:r>
      </w:ins>
    </w:p>
    <w:p w14:paraId="0CAAE7E5" w14:textId="77777777" w:rsidR="00592FAE" w:rsidRPr="00C01399" w:rsidRDefault="00592FAE" w:rsidP="00592FAE">
      <w:pPr>
        <w:pStyle w:val="BodyText"/>
        <w:spacing w:before="1"/>
        <w:ind w:left="720"/>
        <w:rPr>
          <w:ins w:id="2216" w:author="hari prasath" w:date="2020-08-10T16:20:00Z"/>
          <w:rFonts w:ascii="Courier New" w:hAnsi="Courier New" w:cs="Courier New"/>
          <w:color w:val="000000" w:themeColor="text1" w:themeShade="80"/>
          <w:sz w:val="20"/>
          <w:szCs w:val="20"/>
        </w:rPr>
      </w:pPr>
      <w:ins w:id="2217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{</w:t>
        </w:r>
      </w:ins>
    </w:p>
    <w:p w14:paraId="138F015A" w14:textId="77777777" w:rsidR="00592FAE" w:rsidRPr="00C01399" w:rsidRDefault="00592FAE" w:rsidP="00592FAE">
      <w:pPr>
        <w:ind w:left="720"/>
        <w:rPr>
          <w:ins w:id="2218" w:author="hari prasath" w:date="2020-08-10T16:20:00Z"/>
          <w:rFonts w:ascii="Courier New" w:hAnsi="Courier New" w:cs="Courier New"/>
          <w:color w:val="000000" w:themeColor="text1" w:themeShade="80"/>
          <w:sz w:val="20"/>
          <w:szCs w:val="20"/>
        </w:rPr>
      </w:pPr>
      <w:ins w:id="2219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“hmac”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t>:’’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”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t>,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 xml:space="preserve"> </w:t>
        </w:r>
      </w:ins>
    </w:p>
    <w:p w14:paraId="7033A645" w14:textId="77777777" w:rsidR="00592FAE" w:rsidRPr="00C01399" w:rsidRDefault="00592FAE" w:rsidP="00592FAE">
      <w:pPr>
        <w:ind w:left="720"/>
        <w:rPr>
          <w:ins w:id="2220" w:author="hari prasath" w:date="2020-08-10T16:20:00Z"/>
          <w:rFonts w:ascii="Courier New" w:hAnsi="Courier New" w:cs="Courier New"/>
          <w:color w:val="000000" w:themeColor="text1" w:themeShade="80"/>
          <w:sz w:val="20"/>
          <w:szCs w:val="20"/>
        </w:rPr>
      </w:pPr>
      <w:ins w:id="2221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 xml:space="preserve"> 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t>“payload”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:</w:t>
        </w:r>
      </w:ins>
    </w:p>
    <w:p w14:paraId="087E9756" w14:textId="77777777" w:rsidR="00592FAE" w:rsidRPr="00C01399" w:rsidRDefault="00592FAE" w:rsidP="00592FAE">
      <w:pPr>
        <w:ind w:left="720"/>
        <w:rPr>
          <w:ins w:id="2222" w:author="hari prasath" w:date="2020-08-10T16:20:00Z"/>
          <w:rFonts w:ascii="Courier New" w:hAnsi="Courier New" w:cs="Courier New"/>
          <w:color w:val="000000" w:themeColor="text1" w:themeShade="80"/>
          <w:sz w:val="20"/>
          <w:szCs w:val="20"/>
        </w:rPr>
      </w:pPr>
      <w:ins w:id="2223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{</w:t>
        </w:r>
      </w:ins>
    </w:p>
    <w:p w14:paraId="7B8071DD" w14:textId="77777777" w:rsidR="00592FAE" w:rsidRPr="00C01399" w:rsidRDefault="00592FAE" w:rsidP="00592FAE">
      <w:pPr>
        <w:ind w:left="720" w:firstLine="220"/>
        <w:rPr>
          <w:ins w:id="2224" w:author="hari prasath" w:date="2020-08-10T16:20:00Z"/>
          <w:rFonts w:ascii="Courier New" w:hAnsi="Courier New" w:cs="Courier New"/>
          <w:color w:val="000000" w:themeColor="text1" w:themeShade="80"/>
        </w:rPr>
      </w:pPr>
      <w:ins w:id="2225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</w:rPr>
          <w:t>"device_uid":"</w:t>
        </w:r>
        <w:r w:rsidRPr="00C01399">
          <w:rPr>
            <w:rFonts w:ascii="Courier New" w:hAnsi="Courier New" w:cs="Courier New"/>
            <w:color w:val="000000" w:themeColor="text1" w:themeShade="80"/>
            <w:lang w:val="en"/>
          </w:rPr>
          <w:t>03121901001000</w:t>
        </w:r>
        <w:r>
          <w:rPr>
            <w:rFonts w:ascii="Courier New" w:hAnsi="Courier New" w:cs="Courier New"/>
            <w:color w:val="000000" w:themeColor="text1" w:themeShade="80"/>
          </w:rPr>
          <w:t>2</w:t>
        </w:r>
        <w:r w:rsidRPr="00C01399">
          <w:rPr>
            <w:rFonts w:ascii="Courier New" w:hAnsi="Courier New" w:cs="Courier New"/>
            <w:color w:val="000000" w:themeColor="text1" w:themeShade="80"/>
          </w:rPr>
          <w:t>",</w:t>
        </w:r>
      </w:ins>
    </w:p>
    <w:p w14:paraId="099D3143" w14:textId="77777777" w:rsidR="00592FAE" w:rsidRPr="00C01399" w:rsidRDefault="00592FAE" w:rsidP="00592FAE">
      <w:pPr>
        <w:ind w:left="720"/>
        <w:rPr>
          <w:ins w:id="2226" w:author="hari prasath" w:date="2020-08-10T16:20:00Z"/>
          <w:rFonts w:ascii="Courier New" w:hAnsi="Courier New" w:cs="Courier New"/>
          <w:color w:val="000000" w:themeColor="text1" w:themeShade="80"/>
        </w:rPr>
      </w:pPr>
      <w:ins w:id="2227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</w:rPr>
          <w:t xml:space="preserve">  "data_type":6,</w:t>
        </w:r>
      </w:ins>
    </w:p>
    <w:p w14:paraId="6E77821F" w14:textId="77777777" w:rsidR="00592FAE" w:rsidRPr="00C01399" w:rsidRDefault="00592FAE" w:rsidP="00592FAE">
      <w:pPr>
        <w:ind w:left="720"/>
        <w:rPr>
          <w:ins w:id="2228" w:author="hari prasath" w:date="2020-08-10T16:20:00Z"/>
          <w:rFonts w:ascii="Courier New" w:hAnsi="Courier New" w:cs="Courier New"/>
          <w:color w:val="000000" w:themeColor="text1" w:themeShade="80"/>
        </w:rPr>
      </w:pPr>
      <w:ins w:id="2229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</w:rPr>
          <w:t xml:space="preserve">  "device_data":[</w:t>
        </w:r>
      </w:ins>
    </w:p>
    <w:p w14:paraId="79C7D499" w14:textId="77777777" w:rsidR="00592FAE" w:rsidRPr="00C01399" w:rsidRDefault="00592FAE" w:rsidP="00592FAE">
      <w:pPr>
        <w:ind w:left="720"/>
        <w:rPr>
          <w:ins w:id="2230" w:author="hari prasath" w:date="2020-08-10T16:20:00Z"/>
          <w:rFonts w:ascii="Courier New" w:hAnsi="Courier New" w:cs="Courier New"/>
          <w:color w:val="000000" w:themeColor="text1" w:themeShade="80"/>
        </w:rPr>
      </w:pPr>
      <w:ins w:id="2231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</w:rPr>
          <w:t xml:space="preserve">    {</w:t>
        </w:r>
      </w:ins>
    </w:p>
    <w:p w14:paraId="0233DCCF" w14:textId="77777777" w:rsidR="00592FAE" w:rsidRPr="00C01399" w:rsidRDefault="00592FAE" w:rsidP="00592FAE">
      <w:pPr>
        <w:ind w:left="720"/>
        <w:rPr>
          <w:ins w:id="2232" w:author="hari prasath" w:date="2020-08-10T16:20:00Z"/>
          <w:rFonts w:ascii="Courier New" w:hAnsi="Courier New" w:cs="Courier New"/>
          <w:color w:val="000000" w:themeColor="text1" w:themeShade="80"/>
        </w:rPr>
      </w:pPr>
      <w:ins w:id="2233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</w:rPr>
          <w:t xml:space="preserve">      "ack": 1</w:t>
        </w:r>
        <w:r>
          <w:rPr>
            <w:rFonts w:ascii="Courier New" w:hAnsi="Courier New" w:cs="Courier New"/>
            <w:color w:val="000000" w:themeColor="text1" w:themeShade="80"/>
          </w:rPr>
          <w:t>,</w:t>
        </w:r>
      </w:ins>
    </w:p>
    <w:p w14:paraId="1AAAA1FB" w14:textId="77777777" w:rsidR="00592FAE" w:rsidRPr="00C01399" w:rsidRDefault="00592FAE" w:rsidP="00592FAE">
      <w:pPr>
        <w:ind w:left="720"/>
        <w:rPr>
          <w:ins w:id="2234" w:author="hari prasath" w:date="2020-08-10T16:20:00Z"/>
          <w:rFonts w:ascii="Courier New" w:hAnsi="Courier New" w:cs="Courier New"/>
          <w:color w:val="000000" w:themeColor="text1" w:themeShade="80"/>
        </w:rPr>
      </w:pPr>
      <w:ins w:id="2235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</w:rPr>
          <w:t xml:space="preserve">    }</w:t>
        </w:r>
      </w:ins>
    </w:p>
    <w:p w14:paraId="1F14D72E" w14:textId="77777777" w:rsidR="00592FAE" w:rsidRPr="00C01399" w:rsidRDefault="00592FAE" w:rsidP="00592FAE">
      <w:pPr>
        <w:ind w:left="720"/>
        <w:rPr>
          <w:ins w:id="2236" w:author="hari prasath" w:date="2020-08-10T16:20:00Z"/>
          <w:rFonts w:ascii="Courier New" w:hAnsi="Courier New" w:cs="Courier New"/>
          <w:color w:val="000000" w:themeColor="text1" w:themeShade="80"/>
          <w:lang w:val="en"/>
        </w:rPr>
      </w:pPr>
      <w:ins w:id="2237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  <w:lang w:val="en"/>
          </w:rPr>
          <w:t xml:space="preserve">   ]</w:t>
        </w:r>
      </w:ins>
    </w:p>
    <w:p w14:paraId="7D8FC4A4" w14:textId="77777777" w:rsidR="00592FAE" w:rsidRPr="00C01399" w:rsidRDefault="00592FAE" w:rsidP="00592FAE">
      <w:pPr>
        <w:ind w:left="720"/>
        <w:rPr>
          <w:ins w:id="2238" w:author="hari prasath" w:date="2020-08-10T16:20:00Z"/>
          <w:rFonts w:ascii="Courier New" w:hAnsi="Courier New" w:cs="Courier New"/>
          <w:color w:val="000000" w:themeColor="text1" w:themeShade="80"/>
          <w:lang w:val="en"/>
        </w:rPr>
      </w:pPr>
      <w:ins w:id="2239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  <w:lang w:val="en"/>
          </w:rPr>
          <w:t>}</w:t>
        </w:r>
      </w:ins>
    </w:p>
    <w:p w14:paraId="0F77CBFB" w14:textId="77777777" w:rsidR="00592FAE" w:rsidRPr="00C01399" w:rsidRDefault="00592FAE" w:rsidP="00592FAE">
      <w:pPr>
        <w:ind w:left="720"/>
        <w:rPr>
          <w:ins w:id="2240" w:author="hari prasath" w:date="2020-08-10T16:20:00Z"/>
          <w:rFonts w:ascii="Courier New" w:hAnsi="Courier New" w:cs="Courier New"/>
          <w:color w:val="000000" w:themeColor="text1" w:themeShade="80"/>
        </w:rPr>
      </w:pPr>
      <w:ins w:id="2241" w:author="hari prasath" w:date="2020-08-10T16:20:00Z">
        <w:r w:rsidRPr="00C01399">
          <w:rPr>
            <w:rFonts w:ascii="Courier New" w:hAnsi="Courier New" w:cs="Courier New"/>
            <w:color w:val="000000" w:themeColor="text1" w:themeShade="80"/>
          </w:rPr>
          <w:t>}</w:t>
        </w:r>
      </w:ins>
    </w:p>
    <w:p w14:paraId="7F499B0B" w14:textId="77777777" w:rsidR="00592FAE" w:rsidRDefault="00592FAE" w:rsidP="00592FAE">
      <w:pPr>
        <w:ind w:left="576"/>
        <w:rPr>
          <w:ins w:id="2242" w:author="hari prasath" w:date="2020-08-10T16:20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</w:p>
    <w:p w14:paraId="27DEEA0F" w14:textId="50307057" w:rsidR="00715240" w:rsidDel="009B54DE" w:rsidRDefault="00715240" w:rsidP="00715240">
      <w:pPr>
        <w:ind w:left="576"/>
        <w:rPr>
          <w:del w:id="2243" w:author="hari prasath" w:date="2020-07-20T13:27:00Z"/>
          <w:rFonts w:ascii="Courier New" w:hAnsi="Courier New" w:cs="Courier New"/>
        </w:rPr>
      </w:pPr>
      <w:del w:id="2244" w:author="hari prasath" w:date="2020-07-20T13:27:00Z">
        <w:r w:rsidDel="009B54DE">
          <w:rPr>
            <w:rFonts w:ascii="Courier New" w:hAnsi="Courier New" w:cs="Courier New"/>
          </w:rPr>
          <w:delText>(Note :</w:delText>
        </w:r>
      </w:del>
    </w:p>
    <w:p w14:paraId="2DC604F6" w14:textId="3B15E73E" w:rsidR="00715240" w:rsidDel="009B54DE" w:rsidRDefault="00715240" w:rsidP="00715240">
      <w:pPr>
        <w:ind w:left="576"/>
        <w:rPr>
          <w:del w:id="2245" w:author="hari prasath" w:date="2020-07-20T13:26:00Z"/>
          <w:rFonts w:ascii="Courier New" w:hAnsi="Courier New" w:cs="Courier New"/>
        </w:rPr>
      </w:pPr>
      <w:del w:id="2246" w:author="hari prasath" w:date="2020-07-20T13:26:00Z">
        <w:r w:rsidDel="009B54DE">
          <w:rPr>
            <w:rFonts w:ascii="Courier New" w:hAnsi="Courier New" w:cs="Courier New"/>
          </w:rPr>
          <w:delText>“all_zone”</w:delText>
        </w:r>
        <w:r w:rsidDel="009B54DE">
          <w:rPr>
            <w:rFonts w:ascii="Courier New" w:hAnsi="Courier New" w:cs="Courier New"/>
          </w:rPr>
          <w:tab/>
        </w:r>
        <w:r w:rsidDel="009B54DE">
          <w:rPr>
            <w:rFonts w:ascii="Courier New" w:hAnsi="Courier New" w:cs="Courier New"/>
          </w:rPr>
          <w:tab/>
          <w:delText>- 0</w:delText>
        </w:r>
      </w:del>
    </w:p>
    <w:p w14:paraId="20B91E19" w14:textId="116E7F01" w:rsidR="00715240" w:rsidDel="009B54DE" w:rsidRDefault="00715240" w:rsidP="00715240">
      <w:pPr>
        <w:ind w:left="576"/>
        <w:rPr>
          <w:del w:id="2247" w:author="hari prasath" w:date="2020-07-20T13:27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2248" w:author="hari prasath" w:date="2020-07-20T13:27:00Z"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Night Lamps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”  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- 1</w:delText>
        </w:r>
      </w:del>
    </w:p>
    <w:p w14:paraId="78C4588E" w14:textId="71A29884" w:rsidR="00715240" w:rsidDel="009B54DE" w:rsidRDefault="00715240" w:rsidP="00715240">
      <w:pPr>
        <w:ind w:left="576"/>
        <w:rPr>
          <w:del w:id="2249" w:author="hari prasath" w:date="2020-07-20T13:27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2250" w:author="hari prasath" w:date="2020-07-20T13:27:00Z"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Living Space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” 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- 2</w:delText>
        </w:r>
      </w:del>
    </w:p>
    <w:p w14:paraId="1F8637A0" w14:textId="668F4E17" w:rsidR="00715240" w:rsidDel="009B54DE" w:rsidRDefault="00715240" w:rsidP="00715240">
      <w:pPr>
        <w:ind w:left="576"/>
        <w:rPr>
          <w:del w:id="2251" w:author="hari prasath" w:date="2020-07-20T13:27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2252" w:author="hari prasath" w:date="2020-07-20T13:27:00Z"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Lobby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 xml:space="preserve">“        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- 3</w:delText>
        </w:r>
      </w:del>
    </w:p>
    <w:p w14:paraId="7B10A84C" w14:textId="75299522" w:rsidR="00715240" w:rsidDel="009B54DE" w:rsidRDefault="00715240" w:rsidP="00715240">
      <w:pPr>
        <w:ind w:left="576"/>
        <w:rPr>
          <w:del w:id="2253" w:author="hari prasath" w:date="2020-07-20T13:27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2254" w:author="hari prasath" w:date="2020-07-20T13:27:00Z"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Kitchen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”</w:delText>
        </w:r>
        <w:r w:rsidRPr="002941DD"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 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      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- 4</w:delText>
        </w:r>
      </w:del>
    </w:p>
    <w:p w14:paraId="49156E22" w14:textId="48E6AD1E" w:rsidR="00715240" w:rsidDel="009B54DE" w:rsidRDefault="00715240" w:rsidP="00715240">
      <w:pPr>
        <w:ind w:left="576"/>
        <w:rPr>
          <w:del w:id="2255" w:author="hari prasath" w:date="2020-07-20T13:27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2256" w:author="hari prasath" w:date="2020-07-20T13:27:00Z"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Service space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” 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- 5</w:delText>
        </w:r>
      </w:del>
    </w:p>
    <w:p w14:paraId="562EF860" w14:textId="2BD3B970" w:rsidR="00715240" w:rsidDel="009B54DE" w:rsidRDefault="00715240" w:rsidP="00715240">
      <w:pPr>
        <w:ind w:left="576"/>
        <w:rPr>
          <w:del w:id="2257" w:author="hari prasath" w:date="2020-07-20T13:27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2258" w:author="hari prasath" w:date="2020-07-20T13:27:00Z"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Reception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”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 xml:space="preserve">    </w:delText>
        </w:r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- 6</w:delText>
        </w:r>
      </w:del>
    </w:p>
    <w:p w14:paraId="62FB5589" w14:textId="15FF5E8D" w:rsidR="00715240" w:rsidDel="009B54DE" w:rsidRDefault="00715240" w:rsidP="00715240">
      <w:pPr>
        <w:ind w:left="576"/>
        <w:rPr>
          <w:del w:id="2259" w:author="hari prasath" w:date="2020-07-20T13:27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2260" w:author="hari prasath" w:date="2020-07-20T13:27:00Z">
        <w:r w:rsidDel="009B54DE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)</w:delText>
        </w:r>
      </w:del>
    </w:p>
    <w:p w14:paraId="7969DBC5" w14:textId="77777777" w:rsidR="00715240" w:rsidRPr="00D40F63" w:rsidRDefault="00715240" w:rsidP="002A3875">
      <w:pPr>
        <w:ind w:firstLine="720"/>
      </w:pPr>
    </w:p>
    <w:p w14:paraId="07707B59" w14:textId="50BC61CC" w:rsidR="00D24C64" w:rsidRDefault="00D24C64" w:rsidP="00D24C64">
      <w:pPr>
        <w:pStyle w:val="Heading2"/>
        <w:rPr>
          <w:ins w:id="2261" w:author="hari prasath" w:date="2020-07-16T19:56:00Z"/>
        </w:rPr>
      </w:pPr>
      <w:bookmarkStart w:id="2262" w:name="_Toc43313050"/>
      <w:bookmarkStart w:id="2263" w:name="_Toc50192864"/>
      <w:commentRangeStart w:id="2264"/>
      <w:r>
        <w:t>Firmware update ACK</w:t>
      </w:r>
      <w:commentRangeEnd w:id="2264"/>
      <w:r>
        <w:rPr>
          <w:rStyle w:val="CommentReference"/>
          <w:rFonts w:ascii="Arial" w:eastAsiaTheme="minorHAnsi" w:hAnsi="Arial" w:cstheme="minorBidi"/>
          <w:b w:val="0"/>
          <w:color w:val="auto"/>
        </w:rPr>
        <w:commentReference w:id="2264"/>
      </w:r>
      <w:bookmarkEnd w:id="2262"/>
      <w:bookmarkEnd w:id="2263"/>
    </w:p>
    <w:p w14:paraId="643E1F44" w14:textId="77777777" w:rsidR="00107693" w:rsidRPr="000F4A24" w:rsidRDefault="00107693" w:rsidP="00107693">
      <w:pPr>
        <w:ind w:left="567"/>
        <w:rPr>
          <w:ins w:id="2265" w:author="hari prasath" w:date="2020-07-16T19:56:00Z"/>
          <w:rFonts w:asciiTheme="minorHAnsi" w:hAnsiTheme="minorHAnsi" w:cstheme="minorHAnsi"/>
        </w:rPr>
      </w:pPr>
      <w:commentRangeStart w:id="2266"/>
      <w:ins w:id="2267" w:author="hari prasath" w:date="2020-07-16T19:56:00Z">
        <w:r w:rsidRPr="000F4A24">
          <w:rPr>
            <w:rFonts w:asciiTheme="minorHAnsi" w:hAnsiTheme="minorHAnsi" w:cstheme="minorHAnsi"/>
          </w:rPr>
          <w:t>Sensor send this packet to update the OTAP status</w:t>
        </w:r>
        <w:commentRangeEnd w:id="2266"/>
        <w:r>
          <w:rPr>
            <w:rStyle w:val="CommentReference"/>
          </w:rPr>
          <w:commentReference w:id="2266"/>
        </w:r>
      </w:ins>
    </w:p>
    <w:p w14:paraId="6600B8FB" w14:textId="77777777" w:rsidR="00107693" w:rsidRPr="0011432C" w:rsidDel="00D252E2" w:rsidRDefault="00107693">
      <w:pPr>
        <w:rPr>
          <w:del w:id="2268" w:author="hari prasath" w:date="2020-08-10T16:27:00Z"/>
        </w:rPr>
        <w:pPrChange w:id="2269" w:author="hari prasath" w:date="2020-07-16T19:56:00Z">
          <w:pPr>
            <w:pStyle w:val="Heading2"/>
          </w:pPr>
        </w:pPrChange>
      </w:pPr>
    </w:p>
    <w:p w14:paraId="0138ACC0" w14:textId="5573C84C" w:rsidR="00D24C64" w:rsidRDefault="00D24C64">
      <w:pPr>
        <w:pStyle w:val="Heading3"/>
        <w:numPr>
          <w:ilvl w:val="0"/>
          <w:numId w:val="0"/>
        </w:numPr>
        <w:pPrChange w:id="2270" w:author="hari prasath" w:date="2020-08-10T16:27:00Z">
          <w:pPr>
            <w:pStyle w:val="Heading3"/>
          </w:pPr>
        </w:pPrChange>
      </w:pPr>
      <w:bookmarkStart w:id="2271" w:name="_Toc43313051"/>
      <w:del w:id="2272" w:author="hari prasath" w:date="2020-08-10T16:26:00Z">
        <w:r w:rsidDel="00D252E2">
          <w:delText>Amenos OTAP ACK packet</w:delText>
        </w:r>
      </w:del>
      <w:bookmarkEnd w:id="2271"/>
    </w:p>
    <w:p w14:paraId="7647E3B1" w14:textId="77777777" w:rsidR="00D24C64" w:rsidRPr="00C01399" w:rsidRDefault="00D24C64" w:rsidP="000B35FB">
      <w:pPr>
        <w:pStyle w:val="BodyText"/>
        <w:spacing w:before="1"/>
        <w:ind w:left="720"/>
        <w:rPr>
          <w:rFonts w:ascii="Courier New" w:hAnsi="Courier New" w:cs="Courier New"/>
          <w:color w:val="000000" w:themeColor="text1" w:themeShade="80"/>
          <w:sz w:val="20"/>
          <w:szCs w:val="20"/>
        </w:rPr>
      </w:pP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>{</w:t>
      </w:r>
    </w:p>
    <w:p w14:paraId="3EF6E202" w14:textId="77777777" w:rsidR="00D24C64" w:rsidRPr="00C01399" w:rsidRDefault="00D24C64" w:rsidP="000B35FB">
      <w:pPr>
        <w:ind w:left="720"/>
        <w:rPr>
          <w:rFonts w:ascii="Courier New" w:hAnsi="Courier New" w:cs="Courier New"/>
          <w:color w:val="000000" w:themeColor="text1" w:themeShade="80"/>
          <w:sz w:val="20"/>
          <w:szCs w:val="20"/>
        </w:rPr>
      </w:pP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>“hmac”</w:t>
      </w: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  <w:lang w:val="en"/>
        </w:rPr>
        <w:t>:’’</w:t>
      </w: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>”</w:t>
      </w: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  <w:lang w:val="en"/>
        </w:rPr>
        <w:t>,</w:t>
      </w: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 xml:space="preserve"> </w:t>
      </w:r>
    </w:p>
    <w:p w14:paraId="20492A8A" w14:textId="77777777" w:rsidR="00D24C64" w:rsidRPr="00C01399" w:rsidRDefault="00D24C64" w:rsidP="000B35FB">
      <w:pPr>
        <w:ind w:left="720"/>
        <w:rPr>
          <w:rFonts w:ascii="Courier New" w:hAnsi="Courier New" w:cs="Courier New"/>
          <w:color w:val="000000" w:themeColor="text1" w:themeShade="80"/>
          <w:sz w:val="20"/>
          <w:szCs w:val="20"/>
        </w:rPr>
      </w:pP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 xml:space="preserve"> </w:t>
      </w: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  <w:lang w:val="en"/>
        </w:rPr>
        <w:t>“payload”</w:t>
      </w: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>:</w:t>
      </w:r>
    </w:p>
    <w:p w14:paraId="31F1B25F" w14:textId="77777777" w:rsidR="00D24C64" w:rsidRPr="00C01399" w:rsidRDefault="00D24C64" w:rsidP="000B35FB">
      <w:pPr>
        <w:ind w:left="720"/>
        <w:rPr>
          <w:rFonts w:ascii="Courier New" w:hAnsi="Courier New" w:cs="Courier New"/>
          <w:color w:val="000000" w:themeColor="text1" w:themeShade="80"/>
          <w:sz w:val="20"/>
          <w:szCs w:val="20"/>
        </w:rPr>
      </w:pP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>{</w:t>
      </w:r>
    </w:p>
    <w:p w14:paraId="2054AFDE" w14:textId="670BC960" w:rsidR="00D24C64" w:rsidRPr="00C01399" w:rsidRDefault="00D24C64" w:rsidP="000B35FB">
      <w:pPr>
        <w:ind w:left="720" w:firstLine="220"/>
        <w:rPr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>"device_uid":"</w:t>
      </w:r>
      <w:r w:rsidRPr="00C01399">
        <w:rPr>
          <w:rFonts w:ascii="Courier New" w:hAnsi="Courier New" w:cs="Courier New"/>
          <w:color w:val="000000" w:themeColor="text1" w:themeShade="80"/>
          <w:lang w:val="en"/>
        </w:rPr>
        <w:t>03121901001000</w:t>
      </w:r>
      <w:r>
        <w:rPr>
          <w:rFonts w:ascii="Courier New" w:hAnsi="Courier New" w:cs="Courier New"/>
          <w:color w:val="000000" w:themeColor="text1" w:themeShade="80"/>
        </w:rPr>
        <w:t>2</w:t>
      </w:r>
      <w:r w:rsidRPr="00C01399">
        <w:rPr>
          <w:rFonts w:ascii="Courier New" w:hAnsi="Courier New" w:cs="Courier New"/>
          <w:color w:val="000000" w:themeColor="text1" w:themeShade="80"/>
        </w:rPr>
        <w:t>",</w:t>
      </w:r>
    </w:p>
    <w:p w14:paraId="6BEBAAD1" w14:textId="77777777" w:rsidR="00D24C64" w:rsidRPr="00C01399" w:rsidRDefault="00D24C64" w:rsidP="000B35FB">
      <w:pPr>
        <w:ind w:left="720"/>
        <w:rPr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 xml:space="preserve">  "data_type":7,</w:t>
      </w:r>
    </w:p>
    <w:p w14:paraId="4B050597" w14:textId="77777777" w:rsidR="00D24C64" w:rsidRPr="00C01399" w:rsidRDefault="00D24C64" w:rsidP="000B35FB">
      <w:pPr>
        <w:ind w:left="720"/>
        <w:rPr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 xml:space="preserve">  "device_data":[</w:t>
      </w:r>
    </w:p>
    <w:p w14:paraId="1AB460D4" w14:textId="77777777" w:rsidR="00D24C64" w:rsidRPr="00C01399" w:rsidRDefault="00D24C64" w:rsidP="000B35FB">
      <w:pPr>
        <w:ind w:left="720"/>
        <w:rPr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 xml:space="preserve">    {</w:t>
      </w:r>
    </w:p>
    <w:p w14:paraId="7BDFFBDD" w14:textId="4A3D3939" w:rsidR="006022E1" w:rsidRPr="00C01399" w:rsidRDefault="00D24C64">
      <w:pPr>
        <w:ind w:left="720"/>
        <w:rPr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 xml:space="preserve">      "ack": 1</w:t>
      </w:r>
      <w:ins w:id="2273" w:author="hari prasath" w:date="2020-07-20T20:17:00Z">
        <w:r w:rsidR="006022E1">
          <w:rPr>
            <w:rFonts w:ascii="Courier New" w:hAnsi="Courier New" w:cs="Courier New"/>
            <w:color w:val="000000" w:themeColor="text1" w:themeShade="80"/>
          </w:rPr>
          <w:t>,</w:t>
        </w:r>
      </w:ins>
      <w:del w:id="2274" w:author="hari prasath" w:date="2020-07-20T20:17:00Z">
        <w:r w:rsidR="001E2BA7" w:rsidDel="006022E1">
          <w:rPr>
            <w:rFonts w:ascii="Courier New" w:hAnsi="Courier New" w:cs="Courier New"/>
            <w:color w:val="000000" w:themeColor="text1" w:themeShade="80"/>
          </w:rPr>
          <w:delText xml:space="preserve"> </w:delText>
        </w:r>
      </w:del>
    </w:p>
    <w:p w14:paraId="56A50ACC" w14:textId="77777777" w:rsidR="00D24C64" w:rsidRPr="00C01399" w:rsidRDefault="00D24C64" w:rsidP="000B35FB">
      <w:pPr>
        <w:ind w:left="720"/>
        <w:rPr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 xml:space="preserve">    }</w:t>
      </w:r>
    </w:p>
    <w:p w14:paraId="149C1F43" w14:textId="77777777" w:rsidR="00D24C64" w:rsidRPr="00C01399" w:rsidRDefault="00D24C64" w:rsidP="000B35FB">
      <w:pPr>
        <w:ind w:left="720"/>
        <w:rPr>
          <w:rFonts w:ascii="Courier New" w:hAnsi="Courier New" w:cs="Courier New"/>
          <w:color w:val="000000" w:themeColor="text1" w:themeShade="80"/>
          <w:lang w:val="en"/>
        </w:rPr>
      </w:pPr>
      <w:r w:rsidRPr="00C01399">
        <w:rPr>
          <w:rFonts w:ascii="Courier New" w:hAnsi="Courier New" w:cs="Courier New"/>
          <w:color w:val="000000" w:themeColor="text1" w:themeShade="80"/>
          <w:lang w:val="en"/>
        </w:rPr>
        <w:t xml:space="preserve">   ]</w:t>
      </w:r>
    </w:p>
    <w:p w14:paraId="4467F713" w14:textId="77777777" w:rsidR="00D24C64" w:rsidRPr="00C01399" w:rsidRDefault="00D24C64" w:rsidP="000B35FB">
      <w:pPr>
        <w:ind w:left="720"/>
        <w:rPr>
          <w:rFonts w:ascii="Courier New" w:hAnsi="Courier New" w:cs="Courier New"/>
          <w:color w:val="000000" w:themeColor="text1" w:themeShade="80"/>
          <w:lang w:val="en"/>
        </w:rPr>
      </w:pPr>
      <w:r w:rsidRPr="00C01399">
        <w:rPr>
          <w:rFonts w:ascii="Courier New" w:hAnsi="Courier New" w:cs="Courier New"/>
          <w:color w:val="000000" w:themeColor="text1" w:themeShade="80"/>
          <w:lang w:val="en"/>
        </w:rPr>
        <w:t>}</w:t>
      </w:r>
    </w:p>
    <w:p w14:paraId="637E7468" w14:textId="49BBC52B" w:rsidR="009A3D02" w:rsidRDefault="00D24C64" w:rsidP="000B35FB">
      <w:pPr>
        <w:ind w:left="720"/>
        <w:rPr>
          <w:ins w:id="2275" w:author="hari prasath" w:date="2020-09-15T12:55:00Z"/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>}</w:t>
      </w:r>
    </w:p>
    <w:p w14:paraId="4387DB30" w14:textId="77777777" w:rsidR="009A3D02" w:rsidRDefault="009A3D02">
      <w:pPr>
        <w:rPr>
          <w:ins w:id="2276" w:author="hari prasath" w:date="2020-09-15T12:55:00Z"/>
          <w:rFonts w:ascii="Courier New" w:hAnsi="Courier New" w:cs="Courier New"/>
          <w:color w:val="000000" w:themeColor="text1" w:themeShade="80"/>
        </w:rPr>
      </w:pPr>
      <w:ins w:id="2277" w:author="hari prasath" w:date="2020-09-15T12:55:00Z">
        <w:r>
          <w:rPr>
            <w:rFonts w:ascii="Courier New" w:hAnsi="Courier New" w:cs="Courier New"/>
            <w:color w:val="000000" w:themeColor="text1" w:themeShade="80"/>
          </w:rPr>
          <w:br w:type="page"/>
        </w:r>
      </w:ins>
    </w:p>
    <w:p w14:paraId="62755146" w14:textId="77777777" w:rsidR="00D24C64" w:rsidRDefault="00D24C64" w:rsidP="000B35FB">
      <w:pPr>
        <w:ind w:left="720"/>
        <w:rPr>
          <w:ins w:id="2278" w:author="hari prasath" w:date="2020-08-25T17:50:00Z"/>
          <w:rFonts w:ascii="Courier New" w:hAnsi="Courier New" w:cs="Courier New"/>
          <w:color w:val="000000" w:themeColor="text1" w:themeShade="80"/>
        </w:rPr>
      </w:pPr>
    </w:p>
    <w:p w14:paraId="7C2D457B" w14:textId="68F5FD37" w:rsidR="001D3F0F" w:rsidRDefault="001D3F0F" w:rsidP="001D3F0F">
      <w:pPr>
        <w:pStyle w:val="Heading2"/>
        <w:rPr>
          <w:ins w:id="2279" w:author="hari prasath" w:date="2020-08-25T17:50:00Z"/>
        </w:rPr>
      </w:pPr>
      <w:bookmarkStart w:id="2280" w:name="_Toc50192865"/>
      <w:ins w:id="2281" w:author="hari prasath" w:date="2020-08-25T17:50:00Z">
        <w:r>
          <w:t>Amenos event data</w:t>
        </w:r>
        <w:bookmarkEnd w:id="2280"/>
      </w:ins>
    </w:p>
    <w:p w14:paraId="37741A9A" w14:textId="77777777" w:rsidR="001D3F0F" w:rsidRDefault="001D3F0F" w:rsidP="000B35FB">
      <w:pPr>
        <w:ind w:left="720"/>
        <w:rPr>
          <w:rFonts w:ascii="Courier New" w:hAnsi="Courier New" w:cs="Courier New"/>
          <w:color w:val="000000" w:themeColor="text1" w:themeShade="80"/>
        </w:rPr>
      </w:pPr>
    </w:p>
    <w:p w14:paraId="2A252623" w14:textId="77777777" w:rsidR="00107693" w:rsidRPr="00107693" w:rsidDel="00592FAE" w:rsidRDefault="00D24C64">
      <w:pPr>
        <w:pStyle w:val="Heading3"/>
        <w:rPr>
          <w:del w:id="2282" w:author="hari prasath" w:date="2020-08-10T16:20:00Z"/>
          <w:rFonts w:asciiTheme="minorHAnsi" w:eastAsiaTheme="minorHAnsi" w:hAnsiTheme="minorHAnsi" w:cstheme="minorHAnsi"/>
          <w:color w:val="auto"/>
          <w:sz w:val="22"/>
          <w:szCs w:val="22"/>
          <w:rPrChange w:id="2283" w:author="hari prasath" w:date="2020-07-16T19:57:00Z">
            <w:rPr>
              <w:del w:id="2284" w:author="hari prasath" w:date="2020-08-10T16:20:00Z"/>
            </w:rPr>
          </w:rPrChange>
        </w:rPr>
        <w:pPrChange w:id="2285" w:author="hari prasath" w:date="2020-08-25T17:51:00Z">
          <w:pPr>
            <w:pStyle w:val="Heading2"/>
          </w:pPr>
        </w:pPrChange>
      </w:pPr>
      <w:bookmarkStart w:id="2286" w:name="_Toc43977866"/>
      <w:bookmarkStart w:id="2287" w:name="_Toc43978456"/>
      <w:bookmarkStart w:id="2288" w:name="_Toc43978525"/>
      <w:bookmarkStart w:id="2289" w:name="_Toc44690999"/>
      <w:bookmarkStart w:id="2290" w:name="_Toc45127457"/>
      <w:bookmarkStart w:id="2291" w:name="_Toc45194093"/>
      <w:bookmarkStart w:id="2292" w:name="_Toc45218906"/>
      <w:bookmarkStart w:id="2293" w:name="_Toc45305193"/>
      <w:bookmarkStart w:id="2294" w:name="_Toc43977867"/>
      <w:bookmarkStart w:id="2295" w:name="_Toc43978457"/>
      <w:bookmarkStart w:id="2296" w:name="_Toc43978526"/>
      <w:bookmarkStart w:id="2297" w:name="_Toc44691000"/>
      <w:bookmarkStart w:id="2298" w:name="_Toc45127458"/>
      <w:bookmarkStart w:id="2299" w:name="_Toc45194094"/>
      <w:bookmarkStart w:id="2300" w:name="_Toc45218907"/>
      <w:bookmarkStart w:id="2301" w:name="_Toc45305194"/>
      <w:bookmarkStart w:id="2302" w:name="_Toc43977868"/>
      <w:bookmarkStart w:id="2303" w:name="_Toc43978458"/>
      <w:bookmarkStart w:id="2304" w:name="_Toc43978527"/>
      <w:bookmarkStart w:id="2305" w:name="_Toc44691001"/>
      <w:bookmarkStart w:id="2306" w:name="_Toc45127459"/>
      <w:bookmarkStart w:id="2307" w:name="_Toc45194095"/>
      <w:bookmarkStart w:id="2308" w:name="_Toc45218908"/>
      <w:bookmarkStart w:id="2309" w:name="_Toc45305195"/>
      <w:bookmarkStart w:id="2310" w:name="_Toc43977869"/>
      <w:bookmarkStart w:id="2311" w:name="_Toc43978459"/>
      <w:bookmarkStart w:id="2312" w:name="_Toc43978528"/>
      <w:bookmarkStart w:id="2313" w:name="_Toc44691002"/>
      <w:bookmarkStart w:id="2314" w:name="_Toc45127460"/>
      <w:bookmarkStart w:id="2315" w:name="_Toc45194096"/>
      <w:bookmarkStart w:id="2316" w:name="_Toc45218909"/>
      <w:bookmarkStart w:id="2317" w:name="_Toc45305196"/>
      <w:bookmarkStart w:id="2318" w:name="_Toc43977870"/>
      <w:bookmarkStart w:id="2319" w:name="_Toc43978460"/>
      <w:bookmarkStart w:id="2320" w:name="_Toc43978529"/>
      <w:bookmarkStart w:id="2321" w:name="_Toc44691003"/>
      <w:bookmarkStart w:id="2322" w:name="_Toc45127461"/>
      <w:bookmarkStart w:id="2323" w:name="_Toc45194097"/>
      <w:bookmarkStart w:id="2324" w:name="_Toc45218910"/>
      <w:bookmarkStart w:id="2325" w:name="_Toc45305197"/>
      <w:bookmarkStart w:id="2326" w:name="_Toc43977871"/>
      <w:bookmarkStart w:id="2327" w:name="_Toc43978461"/>
      <w:bookmarkStart w:id="2328" w:name="_Toc43978530"/>
      <w:bookmarkStart w:id="2329" w:name="_Toc44691004"/>
      <w:bookmarkStart w:id="2330" w:name="_Toc45127462"/>
      <w:bookmarkStart w:id="2331" w:name="_Toc45194098"/>
      <w:bookmarkStart w:id="2332" w:name="_Toc45218911"/>
      <w:bookmarkStart w:id="2333" w:name="_Toc45305198"/>
      <w:bookmarkStart w:id="2334" w:name="_Toc43977872"/>
      <w:bookmarkStart w:id="2335" w:name="_Toc43978462"/>
      <w:bookmarkStart w:id="2336" w:name="_Toc43978531"/>
      <w:bookmarkStart w:id="2337" w:name="_Toc44691005"/>
      <w:bookmarkStart w:id="2338" w:name="_Toc45127463"/>
      <w:bookmarkStart w:id="2339" w:name="_Toc45194099"/>
      <w:bookmarkStart w:id="2340" w:name="_Toc45218912"/>
      <w:bookmarkStart w:id="2341" w:name="_Toc45305199"/>
      <w:bookmarkStart w:id="2342" w:name="_Toc43977873"/>
      <w:bookmarkStart w:id="2343" w:name="_Toc43978463"/>
      <w:bookmarkStart w:id="2344" w:name="_Toc43978532"/>
      <w:bookmarkStart w:id="2345" w:name="_Toc44691006"/>
      <w:bookmarkStart w:id="2346" w:name="_Toc45127464"/>
      <w:bookmarkStart w:id="2347" w:name="_Toc45194100"/>
      <w:bookmarkStart w:id="2348" w:name="_Toc45218913"/>
      <w:bookmarkStart w:id="2349" w:name="_Toc45305200"/>
      <w:bookmarkStart w:id="2350" w:name="_Toc43977874"/>
      <w:bookmarkStart w:id="2351" w:name="_Toc43978464"/>
      <w:bookmarkStart w:id="2352" w:name="_Toc43978533"/>
      <w:bookmarkStart w:id="2353" w:name="_Toc44691007"/>
      <w:bookmarkStart w:id="2354" w:name="_Toc45127465"/>
      <w:bookmarkStart w:id="2355" w:name="_Toc45194101"/>
      <w:bookmarkStart w:id="2356" w:name="_Toc45218914"/>
      <w:bookmarkStart w:id="2357" w:name="_Toc45305201"/>
      <w:bookmarkStart w:id="2358" w:name="_Toc43977875"/>
      <w:bookmarkStart w:id="2359" w:name="_Toc43978465"/>
      <w:bookmarkStart w:id="2360" w:name="_Toc43978534"/>
      <w:bookmarkStart w:id="2361" w:name="_Toc44691008"/>
      <w:bookmarkStart w:id="2362" w:name="_Toc45127466"/>
      <w:bookmarkStart w:id="2363" w:name="_Toc45194102"/>
      <w:bookmarkStart w:id="2364" w:name="_Toc45218915"/>
      <w:bookmarkStart w:id="2365" w:name="_Toc45305202"/>
      <w:bookmarkStart w:id="2366" w:name="_Toc43977876"/>
      <w:bookmarkStart w:id="2367" w:name="_Toc43978466"/>
      <w:bookmarkStart w:id="2368" w:name="_Toc43978535"/>
      <w:bookmarkStart w:id="2369" w:name="_Toc44691009"/>
      <w:bookmarkStart w:id="2370" w:name="_Toc45127467"/>
      <w:bookmarkStart w:id="2371" w:name="_Toc45194103"/>
      <w:bookmarkStart w:id="2372" w:name="_Toc45218916"/>
      <w:bookmarkStart w:id="2373" w:name="_Toc45305203"/>
      <w:bookmarkStart w:id="2374" w:name="_Toc43977877"/>
      <w:bookmarkStart w:id="2375" w:name="_Toc43978467"/>
      <w:bookmarkStart w:id="2376" w:name="_Toc43978536"/>
      <w:bookmarkStart w:id="2377" w:name="_Toc44691010"/>
      <w:bookmarkStart w:id="2378" w:name="_Toc45127468"/>
      <w:bookmarkStart w:id="2379" w:name="_Toc45194104"/>
      <w:bookmarkStart w:id="2380" w:name="_Toc45218917"/>
      <w:bookmarkStart w:id="2381" w:name="_Toc45305204"/>
      <w:bookmarkStart w:id="2382" w:name="_Toc43977878"/>
      <w:bookmarkStart w:id="2383" w:name="_Toc43978468"/>
      <w:bookmarkStart w:id="2384" w:name="_Toc43978537"/>
      <w:bookmarkStart w:id="2385" w:name="_Toc44691011"/>
      <w:bookmarkStart w:id="2386" w:name="_Toc45127469"/>
      <w:bookmarkStart w:id="2387" w:name="_Toc45194105"/>
      <w:bookmarkStart w:id="2388" w:name="_Toc45218918"/>
      <w:bookmarkStart w:id="2389" w:name="_Toc45305205"/>
      <w:bookmarkStart w:id="2390" w:name="_Toc43977879"/>
      <w:bookmarkStart w:id="2391" w:name="_Toc43978469"/>
      <w:bookmarkStart w:id="2392" w:name="_Toc43978538"/>
      <w:bookmarkStart w:id="2393" w:name="_Toc44691012"/>
      <w:bookmarkStart w:id="2394" w:name="_Toc45127470"/>
      <w:bookmarkStart w:id="2395" w:name="_Toc45194106"/>
      <w:bookmarkStart w:id="2396" w:name="_Toc45218919"/>
      <w:bookmarkStart w:id="2397" w:name="_Toc45305206"/>
      <w:bookmarkStart w:id="2398" w:name="_Toc43977880"/>
      <w:bookmarkStart w:id="2399" w:name="_Toc43978470"/>
      <w:bookmarkStart w:id="2400" w:name="_Toc43978539"/>
      <w:bookmarkStart w:id="2401" w:name="_Toc44691013"/>
      <w:bookmarkStart w:id="2402" w:name="_Toc45127471"/>
      <w:bookmarkStart w:id="2403" w:name="_Toc45194107"/>
      <w:bookmarkStart w:id="2404" w:name="_Toc45218920"/>
      <w:bookmarkStart w:id="2405" w:name="_Toc45305207"/>
      <w:bookmarkStart w:id="2406" w:name="_Toc43977881"/>
      <w:bookmarkStart w:id="2407" w:name="_Toc43978471"/>
      <w:bookmarkStart w:id="2408" w:name="_Toc43978540"/>
      <w:bookmarkStart w:id="2409" w:name="_Toc44691014"/>
      <w:bookmarkStart w:id="2410" w:name="_Toc45127472"/>
      <w:bookmarkStart w:id="2411" w:name="_Toc45194108"/>
      <w:bookmarkStart w:id="2412" w:name="_Toc45218921"/>
      <w:bookmarkStart w:id="2413" w:name="_Toc45305208"/>
      <w:bookmarkStart w:id="2414" w:name="_Toc43313052"/>
      <w:bookmarkEnd w:id="2286"/>
      <w:bookmarkEnd w:id="2287"/>
      <w:bookmarkEnd w:id="2288"/>
      <w:bookmarkEnd w:id="2289"/>
      <w:bookmarkEnd w:id="2290"/>
      <w:bookmarkEnd w:id="2291"/>
      <w:bookmarkEnd w:id="2292"/>
      <w:bookmarkEnd w:id="2293"/>
      <w:bookmarkEnd w:id="2294"/>
      <w:bookmarkEnd w:id="2295"/>
      <w:bookmarkEnd w:id="2296"/>
      <w:bookmarkEnd w:id="2297"/>
      <w:bookmarkEnd w:id="2298"/>
      <w:bookmarkEnd w:id="2299"/>
      <w:bookmarkEnd w:id="2300"/>
      <w:bookmarkEnd w:id="2301"/>
      <w:bookmarkEnd w:id="2302"/>
      <w:bookmarkEnd w:id="2303"/>
      <w:bookmarkEnd w:id="2304"/>
      <w:bookmarkEnd w:id="2305"/>
      <w:bookmarkEnd w:id="2306"/>
      <w:bookmarkEnd w:id="2307"/>
      <w:bookmarkEnd w:id="2308"/>
      <w:bookmarkEnd w:id="2309"/>
      <w:bookmarkEnd w:id="2310"/>
      <w:bookmarkEnd w:id="2311"/>
      <w:bookmarkEnd w:id="2312"/>
      <w:bookmarkEnd w:id="2313"/>
      <w:bookmarkEnd w:id="2314"/>
      <w:bookmarkEnd w:id="2315"/>
      <w:bookmarkEnd w:id="2316"/>
      <w:bookmarkEnd w:id="2317"/>
      <w:bookmarkEnd w:id="2318"/>
      <w:bookmarkEnd w:id="2319"/>
      <w:bookmarkEnd w:id="2320"/>
      <w:bookmarkEnd w:id="2321"/>
      <w:bookmarkEnd w:id="2322"/>
      <w:bookmarkEnd w:id="2323"/>
      <w:bookmarkEnd w:id="2324"/>
      <w:bookmarkEnd w:id="2325"/>
      <w:bookmarkEnd w:id="2326"/>
      <w:bookmarkEnd w:id="2327"/>
      <w:bookmarkEnd w:id="2328"/>
      <w:bookmarkEnd w:id="2329"/>
      <w:bookmarkEnd w:id="2330"/>
      <w:bookmarkEnd w:id="2331"/>
      <w:bookmarkEnd w:id="2332"/>
      <w:bookmarkEnd w:id="2333"/>
      <w:bookmarkEnd w:id="2334"/>
      <w:bookmarkEnd w:id="2335"/>
      <w:bookmarkEnd w:id="2336"/>
      <w:bookmarkEnd w:id="2337"/>
      <w:bookmarkEnd w:id="2338"/>
      <w:bookmarkEnd w:id="2339"/>
      <w:bookmarkEnd w:id="2340"/>
      <w:bookmarkEnd w:id="2341"/>
      <w:bookmarkEnd w:id="2342"/>
      <w:bookmarkEnd w:id="2343"/>
      <w:bookmarkEnd w:id="2344"/>
      <w:bookmarkEnd w:id="2345"/>
      <w:bookmarkEnd w:id="2346"/>
      <w:bookmarkEnd w:id="2347"/>
      <w:bookmarkEnd w:id="2348"/>
      <w:bookmarkEnd w:id="2349"/>
      <w:bookmarkEnd w:id="2350"/>
      <w:bookmarkEnd w:id="2351"/>
      <w:bookmarkEnd w:id="2352"/>
      <w:bookmarkEnd w:id="2353"/>
      <w:bookmarkEnd w:id="2354"/>
      <w:bookmarkEnd w:id="2355"/>
      <w:bookmarkEnd w:id="2356"/>
      <w:bookmarkEnd w:id="2357"/>
      <w:bookmarkEnd w:id="2358"/>
      <w:bookmarkEnd w:id="2359"/>
      <w:bookmarkEnd w:id="2360"/>
      <w:bookmarkEnd w:id="2361"/>
      <w:bookmarkEnd w:id="2362"/>
      <w:bookmarkEnd w:id="2363"/>
      <w:bookmarkEnd w:id="2364"/>
      <w:bookmarkEnd w:id="2365"/>
      <w:bookmarkEnd w:id="2366"/>
      <w:bookmarkEnd w:id="2367"/>
      <w:bookmarkEnd w:id="2368"/>
      <w:bookmarkEnd w:id="2369"/>
      <w:bookmarkEnd w:id="2370"/>
      <w:bookmarkEnd w:id="2371"/>
      <w:bookmarkEnd w:id="2372"/>
      <w:bookmarkEnd w:id="2373"/>
      <w:bookmarkEnd w:id="2374"/>
      <w:bookmarkEnd w:id="2375"/>
      <w:bookmarkEnd w:id="2376"/>
      <w:bookmarkEnd w:id="2377"/>
      <w:bookmarkEnd w:id="2378"/>
      <w:bookmarkEnd w:id="2379"/>
      <w:bookmarkEnd w:id="2380"/>
      <w:bookmarkEnd w:id="2381"/>
      <w:bookmarkEnd w:id="2382"/>
      <w:bookmarkEnd w:id="2383"/>
      <w:bookmarkEnd w:id="2384"/>
      <w:bookmarkEnd w:id="2385"/>
      <w:bookmarkEnd w:id="2386"/>
      <w:bookmarkEnd w:id="2387"/>
      <w:bookmarkEnd w:id="2388"/>
      <w:bookmarkEnd w:id="2389"/>
      <w:bookmarkEnd w:id="2390"/>
      <w:bookmarkEnd w:id="2391"/>
      <w:bookmarkEnd w:id="2392"/>
      <w:bookmarkEnd w:id="2393"/>
      <w:bookmarkEnd w:id="2394"/>
      <w:bookmarkEnd w:id="2395"/>
      <w:bookmarkEnd w:id="2396"/>
      <w:bookmarkEnd w:id="2397"/>
      <w:bookmarkEnd w:id="2398"/>
      <w:bookmarkEnd w:id="2399"/>
      <w:bookmarkEnd w:id="2400"/>
      <w:bookmarkEnd w:id="2401"/>
      <w:bookmarkEnd w:id="2402"/>
      <w:bookmarkEnd w:id="2403"/>
      <w:bookmarkEnd w:id="2404"/>
      <w:bookmarkEnd w:id="2405"/>
      <w:bookmarkEnd w:id="2406"/>
      <w:bookmarkEnd w:id="2407"/>
      <w:bookmarkEnd w:id="2408"/>
      <w:bookmarkEnd w:id="2409"/>
      <w:bookmarkEnd w:id="2410"/>
      <w:bookmarkEnd w:id="2411"/>
      <w:bookmarkEnd w:id="2412"/>
      <w:bookmarkEnd w:id="2413"/>
      <w:commentRangeStart w:id="2415"/>
      <w:del w:id="2416" w:author="hari prasath" w:date="2020-08-10T16:20:00Z">
        <w:r w:rsidDel="00592FAE">
          <w:delText>Maintenance ACK</w:delText>
        </w:r>
        <w:commentRangeEnd w:id="2415"/>
        <w:r w:rsidDel="00592FAE">
          <w:rPr>
            <w:rStyle w:val="CommentReference"/>
          </w:rPr>
          <w:commentReference w:id="2415"/>
        </w:r>
        <w:bookmarkStart w:id="2417" w:name="_Toc47969228"/>
        <w:bookmarkStart w:id="2418" w:name="_Toc47969427"/>
        <w:bookmarkStart w:id="2419" w:name="_Toc47970321"/>
        <w:bookmarkStart w:id="2420" w:name="_Toc47971288"/>
        <w:bookmarkStart w:id="2421" w:name="_Toc49273123"/>
        <w:bookmarkStart w:id="2422" w:name="_Toc50192866"/>
        <w:bookmarkEnd w:id="2414"/>
        <w:bookmarkEnd w:id="2417"/>
        <w:bookmarkEnd w:id="2418"/>
        <w:bookmarkEnd w:id="2419"/>
        <w:bookmarkEnd w:id="2420"/>
        <w:bookmarkEnd w:id="2421"/>
        <w:bookmarkEnd w:id="2422"/>
      </w:del>
    </w:p>
    <w:p w14:paraId="385ACD53" w14:textId="110874BD" w:rsidR="00D24C64" w:rsidDel="00592FAE" w:rsidRDefault="00D24C64">
      <w:pPr>
        <w:pStyle w:val="Heading3"/>
        <w:rPr>
          <w:del w:id="2423" w:author="hari prasath" w:date="2020-08-10T16:20:00Z"/>
        </w:rPr>
      </w:pPr>
      <w:bookmarkStart w:id="2424" w:name="_Toc43313053"/>
      <w:del w:id="2425" w:author="hari prasath" w:date="2020-08-10T16:20:00Z">
        <w:r w:rsidDel="00592FAE">
          <w:delText>Amenos Maintenance ACK packet</w:delText>
        </w:r>
        <w:bookmarkStart w:id="2426" w:name="_Toc47969229"/>
        <w:bookmarkStart w:id="2427" w:name="_Toc47969428"/>
        <w:bookmarkStart w:id="2428" w:name="_Toc47970322"/>
        <w:bookmarkStart w:id="2429" w:name="_Toc47971289"/>
        <w:bookmarkStart w:id="2430" w:name="_Toc49273124"/>
        <w:bookmarkStart w:id="2431" w:name="_Toc50192867"/>
        <w:bookmarkEnd w:id="2424"/>
        <w:bookmarkEnd w:id="2426"/>
        <w:bookmarkEnd w:id="2427"/>
        <w:bookmarkEnd w:id="2428"/>
        <w:bookmarkEnd w:id="2429"/>
        <w:bookmarkEnd w:id="2430"/>
        <w:bookmarkEnd w:id="2431"/>
      </w:del>
    </w:p>
    <w:p w14:paraId="0E83B25C" w14:textId="3CC7A87C" w:rsidR="00D24C64" w:rsidRPr="00C01399" w:rsidDel="00592FAE" w:rsidRDefault="00D24C64">
      <w:pPr>
        <w:pStyle w:val="Heading3"/>
        <w:rPr>
          <w:del w:id="2432" w:author="hari prasath" w:date="2020-08-10T16:20:00Z"/>
          <w:rFonts w:ascii="Courier New" w:hAnsi="Courier New" w:cs="Courier New"/>
          <w:color w:val="000000" w:themeColor="text1" w:themeShade="80"/>
          <w:sz w:val="20"/>
          <w:szCs w:val="20"/>
        </w:rPr>
        <w:pPrChange w:id="2433" w:author="hari prasath" w:date="2020-08-25T17:51:00Z">
          <w:pPr>
            <w:pStyle w:val="BodyText"/>
            <w:spacing w:before="1"/>
            <w:ind w:left="720"/>
          </w:pPr>
        </w:pPrChange>
      </w:pPr>
      <w:del w:id="2434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>{</w:delText>
        </w:r>
        <w:bookmarkStart w:id="2435" w:name="_Toc47969230"/>
        <w:bookmarkStart w:id="2436" w:name="_Toc47969429"/>
        <w:bookmarkStart w:id="2437" w:name="_Toc47970323"/>
        <w:bookmarkStart w:id="2438" w:name="_Toc47971290"/>
        <w:bookmarkStart w:id="2439" w:name="_Toc49273125"/>
        <w:bookmarkStart w:id="2440" w:name="_Toc50192868"/>
        <w:bookmarkEnd w:id="2435"/>
        <w:bookmarkEnd w:id="2436"/>
        <w:bookmarkEnd w:id="2437"/>
        <w:bookmarkEnd w:id="2438"/>
        <w:bookmarkEnd w:id="2439"/>
        <w:bookmarkEnd w:id="2440"/>
      </w:del>
    </w:p>
    <w:p w14:paraId="6D5E38A7" w14:textId="15BA4A5E" w:rsidR="00D24C64" w:rsidRPr="00C01399" w:rsidDel="00592FAE" w:rsidRDefault="00D24C64">
      <w:pPr>
        <w:pStyle w:val="Heading3"/>
        <w:rPr>
          <w:del w:id="2441" w:author="hari prasath" w:date="2020-08-10T16:20:00Z"/>
          <w:rFonts w:ascii="Courier New" w:hAnsi="Courier New" w:cs="Courier New"/>
          <w:color w:val="000000" w:themeColor="text1" w:themeShade="80"/>
          <w:sz w:val="20"/>
          <w:szCs w:val="20"/>
        </w:rPr>
        <w:pPrChange w:id="2442" w:author="hari prasath" w:date="2020-08-25T17:51:00Z">
          <w:pPr>
            <w:ind w:left="720"/>
          </w:pPr>
        </w:pPrChange>
      </w:pPr>
      <w:del w:id="2443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>“hmac”</w:delText>
        </w:r>
        <w:r w:rsidRPr="00C01399" w:rsidDel="00592FAE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delText>:’’</w:delText>
        </w:r>
        <w:r w:rsidRPr="00C01399" w:rsidDel="00592FAE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>”</w:delText>
        </w:r>
        <w:r w:rsidRPr="00C01399" w:rsidDel="00592FAE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delText>,</w:delText>
        </w:r>
        <w:r w:rsidRPr="00C01399" w:rsidDel="00592FAE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 xml:space="preserve"> </w:delText>
        </w:r>
        <w:bookmarkStart w:id="2444" w:name="_Toc47969231"/>
        <w:bookmarkStart w:id="2445" w:name="_Toc47969430"/>
        <w:bookmarkStart w:id="2446" w:name="_Toc47970324"/>
        <w:bookmarkStart w:id="2447" w:name="_Toc47971291"/>
        <w:bookmarkStart w:id="2448" w:name="_Toc49273126"/>
        <w:bookmarkStart w:id="2449" w:name="_Toc50192869"/>
        <w:bookmarkEnd w:id="2444"/>
        <w:bookmarkEnd w:id="2445"/>
        <w:bookmarkEnd w:id="2446"/>
        <w:bookmarkEnd w:id="2447"/>
        <w:bookmarkEnd w:id="2448"/>
        <w:bookmarkEnd w:id="2449"/>
      </w:del>
    </w:p>
    <w:p w14:paraId="52B05893" w14:textId="6C603E34" w:rsidR="00D24C64" w:rsidRPr="00C01399" w:rsidDel="00592FAE" w:rsidRDefault="00D24C64">
      <w:pPr>
        <w:pStyle w:val="Heading3"/>
        <w:rPr>
          <w:del w:id="2450" w:author="hari prasath" w:date="2020-08-10T16:20:00Z"/>
          <w:rFonts w:ascii="Courier New" w:hAnsi="Courier New" w:cs="Courier New"/>
          <w:color w:val="000000" w:themeColor="text1" w:themeShade="80"/>
          <w:sz w:val="20"/>
          <w:szCs w:val="20"/>
        </w:rPr>
        <w:pPrChange w:id="2451" w:author="hari prasath" w:date="2020-08-25T17:51:00Z">
          <w:pPr>
            <w:ind w:left="720"/>
          </w:pPr>
        </w:pPrChange>
      </w:pPr>
      <w:del w:id="2452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 xml:space="preserve"> </w:delText>
        </w:r>
        <w:r w:rsidRPr="00C01399" w:rsidDel="00592FAE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delText>“payload”</w:delText>
        </w:r>
        <w:r w:rsidRPr="00C01399" w:rsidDel="00592FAE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>:</w:delText>
        </w:r>
        <w:bookmarkStart w:id="2453" w:name="_Toc47969232"/>
        <w:bookmarkStart w:id="2454" w:name="_Toc47969431"/>
        <w:bookmarkStart w:id="2455" w:name="_Toc47970325"/>
        <w:bookmarkStart w:id="2456" w:name="_Toc47971292"/>
        <w:bookmarkStart w:id="2457" w:name="_Toc49273127"/>
        <w:bookmarkStart w:id="2458" w:name="_Toc50192870"/>
        <w:bookmarkEnd w:id="2453"/>
        <w:bookmarkEnd w:id="2454"/>
        <w:bookmarkEnd w:id="2455"/>
        <w:bookmarkEnd w:id="2456"/>
        <w:bookmarkEnd w:id="2457"/>
        <w:bookmarkEnd w:id="2458"/>
      </w:del>
    </w:p>
    <w:p w14:paraId="5242ED9F" w14:textId="6AF5070E" w:rsidR="00D24C64" w:rsidRPr="00C01399" w:rsidDel="00592FAE" w:rsidRDefault="00D24C64">
      <w:pPr>
        <w:pStyle w:val="Heading3"/>
        <w:rPr>
          <w:del w:id="2459" w:author="hari prasath" w:date="2020-08-10T16:20:00Z"/>
          <w:rFonts w:ascii="Courier New" w:hAnsi="Courier New" w:cs="Courier New"/>
          <w:color w:val="000000" w:themeColor="text1" w:themeShade="80"/>
          <w:sz w:val="20"/>
          <w:szCs w:val="20"/>
        </w:rPr>
        <w:pPrChange w:id="2460" w:author="hari prasath" w:date="2020-08-25T17:51:00Z">
          <w:pPr>
            <w:ind w:left="720"/>
          </w:pPr>
        </w:pPrChange>
      </w:pPr>
      <w:del w:id="2461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>{</w:delText>
        </w:r>
        <w:bookmarkStart w:id="2462" w:name="_Toc47969233"/>
        <w:bookmarkStart w:id="2463" w:name="_Toc47969432"/>
        <w:bookmarkStart w:id="2464" w:name="_Toc47970326"/>
        <w:bookmarkStart w:id="2465" w:name="_Toc47971293"/>
        <w:bookmarkStart w:id="2466" w:name="_Toc49273128"/>
        <w:bookmarkStart w:id="2467" w:name="_Toc50192871"/>
        <w:bookmarkEnd w:id="2462"/>
        <w:bookmarkEnd w:id="2463"/>
        <w:bookmarkEnd w:id="2464"/>
        <w:bookmarkEnd w:id="2465"/>
        <w:bookmarkEnd w:id="2466"/>
        <w:bookmarkEnd w:id="2467"/>
      </w:del>
    </w:p>
    <w:p w14:paraId="6CA2CE04" w14:textId="51881E23" w:rsidR="00D24C64" w:rsidRPr="00C01399" w:rsidDel="00592FAE" w:rsidRDefault="00D24C64">
      <w:pPr>
        <w:pStyle w:val="Heading3"/>
        <w:rPr>
          <w:del w:id="2468" w:author="hari prasath" w:date="2020-08-10T16:20:00Z"/>
          <w:rFonts w:ascii="Courier New" w:hAnsi="Courier New" w:cs="Courier New"/>
          <w:color w:val="000000" w:themeColor="text1" w:themeShade="80"/>
        </w:rPr>
        <w:pPrChange w:id="2469" w:author="hari prasath" w:date="2020-08-25T17:51:00Z">
          <w:pPr>
            <w:ind w:left="720" w:firstLine="220"/>
          </w:pPr>
        </w:pPrChange>
      </w:pPr>
      <w:del w:id="2470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</w:rPr>
          <w:delText>"device_uid":"</w:delText>
        </w:r>
        <w:r w:rsidRPr="00C01399" w:rsidDel="00592FAE">
          <w:rPr>
            <w:rFonts w:ascii="Courier New" w:hAnsi="Courier New" w:cs="Courier New"/>
            <w:color w:val="000000" w:themeColor="text1" w:themeShade="80"/>
            <w:lang w:val="en"/>
          </w:rPr>
          <w:delText>03121901001000</w:delText>
        </w:r>
        <w:r w:rsidDel="00592FAE">
          <w:rPr>
            <w:rFonts w:ascii="Courier New" w:hAnsi="Courier New" w:cs="Courier New"/>
            <w:color w:val="000000" w:themeColor="text1" w:themeShade="80"/>
          </w:rPr>
          <w:delText>2</w:delText>
        </w:r>
        <w:r w:rsidRPr="00C01399" w:rsidDel="00592FAE">
          <w:rPr>
            <w:rFonts w:ascii="Courier New" w:hAnsi="Courier New" w:cs="Courier New"/>
            <w:color w:val="000000" w:themeColor="text1" w:themeShade="80"/>
          </w:rPr>
          <w:delText>",</w:delText>
        </w:r>
        <w:bookmarkStart w:id="2471" w:name="_Toc47969234"/>
        <w:bookmarkStart w:id="2472" w:name="_Toc47969433"/>
        <w:bookmarkStart w:id="2473" w:name="_Toc47970327"/>
        <w:bookmarkStart w:id="2474" w:name="_Toc47971294"/>
        <w:bookmarkStart w:id="2475" w:name="_Toc49273129"/>
        <w:bookmarkStart w:id="2476" w:name="_Toc50192872"/>
        <w:bookmarkEnd w:id="2471"/>
        <w:bookmarkEnd w:id="2472"/>
        <w:bookmarkEnd w:id="2473"/>
        <w:bookmarkEnd w:id="2474"/>
        <w:bookmarkEnd w:id="2475"/>
        <w:bookmarkEnd w:id="2476"/>
      </w:del>
    </w:p>
    <w:p w14:paraId="3CC666D0" w14:textId="03394B8C" w:rsidR="00D24C64" w:rsidRPr="00C01399" w:rsidDel="00592FAE" w:rsidRDefault="00D24C64">
      <w:pPr>
        <w:pStyle w:val="Heading3"/>
        <w:rPr>
          <w:del w:id="2477" w:author="hari prasath" w:date="2020-08-10T16:20:00Z"/>
          <w:rFonts w:ascii="Courier New" w:hAnsi="Courier New" w:cs="Courier New"/>
          <w:color w:val="000000" w:themeColor="text1" w:themeShade="80"/>
        </w:rPr>
        <w:pPrChange w:id="2478" w:author="hari prasath" w:date="2020-08-25T17:51:00Z">
          <w:pPr>
            <w:ind w:left="720"/>
          </w:pPr>
        </w:pPrChange>
      </w:pPr>
      <w:del w:id="2479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</w:rPr>
          <w:delText xml:space="preserve">  "data_type":6,</w:delText>
        </w:r>
        <w:bookmarkStart w:id="2480" w:name="_Toc47969235"/>
        <w:bookmarkStart w:id="2481" w:name="_Toc47969434"/>
        <w:bookmarkStart w:id="2482" w:name="_Toc47970328"/>
        <w:bookmarkStart w:id="2483" w:name="_Toc47971295"/>
        <w:bookmarkStart w:id="2484" w:name="_Toc49273130"/>
        <w:bookmarkStart w:id="2485" w:name="_Toc50192873"/>
        <w:bookmarkEnd w:id="2480"/>
        <w:bookmarkEnd w:id="2481"/>
        <w:bookmarkEnd w:id="2482"/>
        <w:bookmarkEnd w:id="2483"/>
        <w:bookmarkEnd w:id="2484"/>
        <w:bookmarkEnd w:id="2485"/>
      </w:del>
    </w:p>
    <w:p w14:paraId="2263210A" w14:textId="40A440FC" w:rsidR="00D24C64" w:rsidRPr="00C01399" w:rsidDel="00592FAE" w:rsidRDefault="00D24C64">
      <w:pPr>
        <w:pStyle w:val="Heading3"/>
        <w:rPr>
          <w:del w:id="2486" w:author="hari prasath" w:date="2020-08-10T16:20:00Z"/>
          <w:rFonts w:ascii="Courier New" w:hAnsi="Courier New" w:cs="Courier New"/>
          <w:color w:val="000000" w:themeColor="text1" w:themeShade="80"/>
        </w:rPr>
        <w:pPrChange w:id="2487" w:author="hari prasath" w:date="2020-08-25T17:51:00Z">
          <w:pPr>
            <w:ind w:left="720"/>
          </w:pPr>
        </w:pPrChange>
      </w:pPr>
      <w:del w:id="2488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</w:rPr>
          <w:delText xml:space="preserve">  "device_data":[</w:delText>
        </w:r>
        <w:bookmarkStart w:id="2489" w:name="_Toc47969236"/>
        <w:bookmarkStart w:id="2490" w:name="_Toc47969435"/>
        <w:bookmarkStart w:id="2491" w:name="_Toc47970329"/>
        <w:bookmarkStart w:id="2492" w:name="_Toc47971296"/>
        <w:bookmarkStart w:id="2493" w:name="_Toc49273131"/>
        <w:bookmarkStart w:id="2494" w:name="_Toc50192874"/>
        <w:bookmarkEnd w:id="2489"/>
        <w:bookmarkEnd w:id="2490"/>
        <w:bookmarkEnd w:id="2491"/>
        <w:bookmarkEnd w:id="2492"/>
        <w:bookmarkEnd w:id="2493"/>
        <w:bookmarkEnd w:id="2494"/>
      </w:del>
    </w:p>
    <w:p w14:paraId="4FF7508D" w14:textId="431FDADB" w:rsidR="00D24C64" w:rsidRPr="00C01399" w:rsidDel="00592FAE" w:rsidRDefault="00D24C64">
      <w:pPr>
        <w:pStyle w:val="Heading3"/>
        <w:rPr>
          <w:del w:id="2495" w:author="hari prasath" w:date="2020-08-10T16:20:00Z"/>
          <w:rFonts w:ascii="Courier New" w:hAnsi="Courier New" w:cs="Courier New"/>
          <w:color w:val="000000" w:themeColor="text1" w:themeShade="80"/>
        </w:rPr>
        <w:pPrChange w:id="2496" w:author="hari prasath" w:date="2020-08-25T17:51:00Z">
          <w:pPr>
            <w:ind w:left="720"/>
          </w:pPr>
        </w:pPrChange>
      </w:pPr>
      <w:del w:id="2497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</w:rPr>
          <w:delText xml:space="preserve">    {</w:delText>
        </w:r>
        <w:bookmarkStart w:id="2498" w:name="_Toc47969237"/>
        <w:bookmarkStart w:id="2499" w:name="_Toc47969436"/>
        <w:bookmarkStart w:id="2500" w:name="_Toc47970330"/>
        <w:bookmarkStart w:id="2501" w:name="_Toc47971297"/>
        <w:bookmarkStart w:id="2502" w:name="_Toc49273132"/>
        <w:bookmarkStart w:id="2503" w:name="_Toc50192875"/>
        <w:bookmarkEnd w:id="2498"/>
        <w:bookmarkEnd w:id="2499"/>
        <w:bookmarkEnd w:id="2500"/>
        <w:bookmarkEnd w:id="2501"/>
        <w:bookmarkEnd w:id="2502"/>
        <w:bookmarkEnd w:id="2503"/>
      </w:del>
    </w:p>
    <w:p w14:paraId="79A08658" w14:textId="318CD543" w:rsidR="00872703" w:rsidRPr="00C01399" w:rsidDel="00592FAE" w:rsidRDefault="00D24C64">
      <w:pPr>
        <w:pStyle w:val="Heading3"/>
        <w:rPr>
          <w:del w:id="2504" w:author="hari prasath" w:date="2020-08-10T16:20:00Z"/>
          <w:rFonts w:ascii="Courier New" w:hAnsi="Courier New" w:cs="Courier New"/>
          <w:color w:val="000000" w:themeColor="text1" w:themeShade="80"/>
        </w:rPr>
        <w:pPrChange w:id="2505" w:author="hari prasath" w:date="2020-08-25T17:51:00Z">
          <w:pPr>
            <w:ind w:left="720"/>
          </w:pPr>
        </w:pPrChange>
      </w:pPr>
      <w:del w:id="2506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</w:rPr>
          <w:delText xml:space="preserve">      "ack": 1</w:delText>
        </w:r>
        <w:bookmarkStart w:id="2507" w:name="_Toc47969238"/>
        <w:bookmarkStart w:id="2508" w:name="_Toc47969437"/>
        <w:bookmarkStart w:id="2509" w:name="_Toc47970331"/>
        <w:bookmarkStart w:id="2510" w:name="_Toc47971298"/>
        <w:bookmarkStart w:id="2511" w:name="_Toc49273133"/>
        <w:bookmarkStart w:id="2512" w:name="_Toc50192876"/>
        <w:bookmarkEnd w:id="2507"/>
        <w:bookmarkEnd w:id="2508"/>
        <w:bookmarkEnd w:id="2509"/>
        <w:bookmarkEnd w:id="2510"/>
        <w:bookmarkEnd w:id="2511"/>
        <w:bookmarkEnd w:id="2512"/>
      </w:del>
    </w:p>
    <w:p w14:paraId="136B1985" w14:textId="2486A215" w:rsidR="00D24C64" w:rsidRPr="00C01399" w:rsidDel="00592FAE" w:rsidRDefault="00D24C64">
      <w:pPr>
        <w:pStyle w:val="Heading3"/>
        <w:rPr>
          <w:del w:id="2513" w:author="hari prasath" w:date="2020-08-10T16:20:00Z"/>
          <w:rFonts w:ascii="Courier New" w:hAnsi="Courier New" w:cs="Courier New"/>
          <w:color w:val="000000" w:themeColor="text1" w:themeShade="80"/>
        </w:rPr>
        <w:pPrChange w:id="2514" w:author="hari prasath" w:date="2020-08-25T17:51:00Z">
          <w:pPr>
            <w:ind w:left="720"/>
          </w:pPr>
        </w:pPrChange>
      </w:pPr>
      <w:del w:id="2515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</w:rPr>
          <w:delText xml:space="preserve">    }</w:delText>
        </w:r>
        <w:bookmarkStart w:id="2516" w:name="_Toc47969239"/>
        <w:bookmarkStart w:id="2517" w:name="_Toc47969438"/>
        <w:bookmarkStart w:id="2518" w:name="_Toc47970332"/>
        <w:bookmarkStart w:id="2519" w:name="_Toc47971299"/>
        <w:bookmarkStart w:id="2520" w:name="_Toc49273134"/>
        <w:bookmarkStart w:id="2521" w:name="_Toc50192877"/>
        <w:bookmarkEnd w:id="2516"/>
        <w:bookmarkEnd w:id="2517"/>
        <w:bookmarkEnd w:id="2518"/>
        <w:bookmarkEnd w:id="2519"/>
        <w:bookmarkEnd w:id="2520"/>
        <w:bookmarkEnd w:id="2521"/>
      </w:del>
    </w:p>
    <w:p w14:paraId="0EBEB3F3" w14:textId="3EB374D1" w:rsidR="00D24C64" w:rsidRPr="00C01399" w:rsidDel="00592FAE" w:rsidRDefault="00D24C64">
      <w:pPr>
        <w:pStyle w:val="Heading3"/>
        <w:rPr>
          <w:del w:id="2522" w:author="hari prasath" w:date="2020-08-10T16:20:00Z"/>
          <w:rFonts w:ascii="Courier New" w:hAnsi="Courier New" w:cs="Courier New"/>
          <w:color w:val="000000" w:themeColor="text1" w:themeShade="80"/>
          <w:lang w:val="en"/>
        </w:rPr>
        <w:pPrChange w:id="2523" w:author="hari prasath" w:date="2020-08-25T17:51:00Z">
          <w:pPr>
            <w:ind w:left="720"/>
          </w:pPr>
        </w:pPrChange>
      </w:pPr>
      <w:del w:id="2524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  <w:lang w:val="en"/>
          </w:rPr>
          <w:delText xml:space="preserve">   ]</w:delText>
        </w:r>
        <w:bookmarkStart w:id="2525" w:name="_Toc47969240"/>
        <w:bookmarkStart w:id="2526" w:name="_Toc47969439"/>
        <w:bookmarkStart w:id="2527" w:name="_Toc47970333"/>
        <w:bookmarkStart w:id="2528" w:name="_Toc47971300"/>
        <w:bookmarkStart w:id="2529" w:name="_Toc49273135"/>
        <w:bookmarkStart w:id="2530" w:name="_Toc50192878"/>
        <w:bookmarkEnd w:id="2525"/>
        <w:bookmarkEnd w:id="2526"/>
        <w:bookmarkEnd w:id="2527"/>
        <w:bookmarkEnd w:id="2528"/>
        <w:bookmarkEnd w:id="2529"/>
        <w:bookmarkEnd w:id="2530"/>
      </w:del>
    </w:p>
    <w:p w14:paraId="450A2055" w14:textId="4A057C30" w:rsidR="00D24C64" w:rsidRPr="00C01399" w:rsidDel="00592FAE" w:rsidRDefault="00D24C64">
      <w:pPr>
        <w:pStyle w:val="Heading3"/>
        <w:rPr>
          <w:del w:id="2531" w:author="hari prasath" w:date="2020-08-10T16:20:00Z"/>
          <w:rFonts w:ascii="Courier New" w:hAnsi="Courier New" w:cs="Courier New"/>
          <w:color w:val="000000" w:themeColor="text1" w:themeShade="80"/>
          <w:lang w:val="en"/>
        </w:rPr>
        <w:pPrChange w:id="2532" w:author="hari prasath" w:date="2020-08-25T17:51:00Z">
          <w:pPr>
            <w:ind w:left="720"/>
          </w:pPr>
        </w:pPrChange>
      </w:pPr>
      <w:del w:id="2533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  <w:lang w:val="en"/>
          </w:rPr>
          <w:delText>}</w:delText>
        </w:r>
        <w:bookmarkStart w:id="2534" w:name="_Toc47969241"/>
        <w:bookmarkStart w:id="2535" w:name="_Toc47969440"/>
        <w:bookmarkStart w:id="2536" w:name="_Toc47970334"/>
        <w:bookmarkStart w:id="2537" w:name="_Toc47971301"/>
        <w:bookmarkStart w:id="2538" w:name="_Toc49273136"/>
        <w:bookmarkStart w:id="2539" w:name="_Toc50192879"/>
        <w:bookmarkEnd w:id="2534"/>
        <w:bookmarkEnd w:id="2535"/>
        <w:bookmarkEnd w:id="2536"/>
        <w:bookmarkEnd w:id="2537"/>
        <w:bookmarkEnd w:id="2538"/>
        <w:bookmarkEnd w:id="2539"/>
      </w:del>
    </w:p>
    <w:p w14:paraId="3087396B" w14:textId="1AEA0450" w:rsidR="00D24C64" w:rsidRPr="00C01399" w:rsidDel="00592FAE" w:rsidRDefault="00D24C64">
      <w:pPr>
        <w:pStyle w:val="Heading3"/>
        <w:rPr>
          <w:del w:id="2540" w:author="hari prasath" w:date="2020-08-10T16:20:00Z"/>
          <w:rFonts w:ascii="Courier New" w:hAnsi="Courier New" w:cs="Courier New"/>
          <w:color w:val="000000" w:themeColor="text1" w:themeShade="80"/>
        </w:rPr>
        <w:pPrChange w:id="2541" w:author="hari prasath" w:date="2020-08-25T17:51:00Z">
          <w:pPr>
            <w:ind w:left="720"/>
          </w:pPr>
        </w:pPrChange>
      </w:pPr>
      <w:del w:id="2542" w:author="hari prasath" w:date="2020-08-10T16:20:00Z">
        <w:r w:rsidRPr="00C01399" w:rsidDel="00592FAE">
          <w:rPr>
            <w:rFonts w:ascii="Courier New" w:hAnsi="Courier New" w:cs="Courier New"/>
            <w:color w:val="000000" w:themeColor="text1" w:themeShade="80"/>
          </w:rPr>
          <w:delText>}</w:delText>
        </w:r>
        <w:bookmarkStart w:id="2543" w:name="_Toc47969242"/>
        <w:bookmarkStart w:id="2544" w:name="_Toc47969441"/>
        <w:bookmarkStart w:id="2545" w:name="_Toc47970335"/>
        <w:bookmarkStart w:id="2546" w:name="_Toc47971302"/>
        <w:bookmarkStart w:id="2547" w:name="_Toc49273137"/>
        <w:bookmarkStart w:id="2548" w:name="_Toc50192880"/>
        <w:bookmarkEnd w:id="2543"/>
        <w:bookmarkEnd w:id="2544"/>
        <w:bookmarkEnd w:id="2545"/>
        <w:bookmarkEnd w:id="2546"/>
        <w:bookmarkEnd w:id="2547"/>
        <w:bookmarkEnd w:id="2548"/>
      </w:del>
    </w:p>
    <w:p w14:paraId="1BCDF6F5" w14:textId="2861E4F7" w:rsidR="00D24C64" w:rsidDel="00D822A6" w:rsidRDefault="00D24C64">
      <w:pPr>
        <w:pStyle w:val="Heading3"/>
        <w:rPr>
          <w:del w:id="2549" w:author="hari prasath" w:date="2020-07-11T14:53:00Z"/>
        </w:rPr>
      </w:pPr>
      <w:commentRangeStart w:id="2550"/>
      <w:del w:id="2551" w:author="hari prasath" w:date="2020-07-11T14:53:00Z">
        <w:r w:rsidDel="00D822A6">
          <w:delText>Kinisi Maintenance ACK packet</w:delText>
        </w:r>
        <w:bookmarkStart w:id="2552" w:name="_Toc45374298"/>
        <w:bookmarkStart w:id="2553" w:name="_Toc45379587"/>
        <w:bookmarkStart w:id="2554" w:name="_Toc45730113"/>
        <w:bookmarkStart w:id="2555" w:name="_Toc45815229"/>
        <w:bookmarkStart w:id="2556" w:name="_Toc45820893"/>
        <w:bookmarkStart w:id="2557" w:name="_Toc46169384"/>
        <w:bookmarkStart w:id="2558" w:name="_Toc46231681"/>
        <w:bookmarkStart w:id="2559" w:name="_Toc46836654"/>
        <w:bookmarkStart w:id="2560" w:name="_Toc47031432"/>
        <w:bookmarkStart w:id="2561" w:name="_Toc47116289"/>
        <w:bookmarkStart w:id="2562" w:name="_Toc47445356"/>
        <w:bookmarkStart w:id="2563" w:name="_Toc47969243"/>
        <w:bookmarkStart w:id="2564" w:name="_Toc47969442"/>
        <w:bookmarkStart w:id="2565" w:name="_Toc47970336"/>
        <w:bookmarkStart w:id="2566" w:name="_Toc47971303"/>
        <w:bookmarkStart w:id="2567" w:name="_Toc49273138"/>
        <w:bookmarkStart w:id="2568" w:name="_Toc50192881"/>
        <w:bookmarkEnd w:id="2552"/>
        <w:bookmarkEnd w:id="2553"/>
        <w:bookmarkEnd w:id="2554"/>
        <w:bookmarkEnd w:id="2555"/>
        <w:bookmarkEnd w:id="2556"/>
        <w:bookmarkEnd w:id="2557"/>
        <w:bookmarkEnd w:id="2558"/>
        <w:bookmarkEnd w:id="2559"/>
        <w:bookmarkEnd w:id="2560"/>
        <w:bookmarkEnd w:id="2561"/>
        <w:bookmarkEnd w:id="2562"/>
        <w:bookmarkEnd w:id="2563"/>
        <w:bookmarkEnd w:id="2564"/>
        <w:bookmarkEnd w:id="2565"/>
        <w:bookmarkEnd w:id="2566"/>
        <w:bookmarkEnd w:id="2567"/>
        <w:bookmarkEnd w:id="2568"/>
      </w:del>
    </w:p>
    <w:p w14:paraId="4787D358" w14:textId="747576CD" w:rsidR="00D24C64" w:rsidRPr="00C01399" w:rsidDel="00D822A6" w:rsidRDefault="00D24C64">
      <w:pPr>
        <w:pStyle w:val="Heading3"/>
        <w:rPr>
          <w:del w:id="2569" w:author="hari prasath" w:date="2020-07-11T14:53:00Z"/>
          <w:rFonts w:ascii="Courier New" w:hAnsi="Courier New" w:cs="Courier New"/>
          <w:color w:val="000000" w:themeColor="text1" w:themeShade="80"/>
          <w:sz w:val="20"/>
          <w:szCs w:val="20"/>
        </w:rPr>
        <w:pPrChange w:id="2570" w:author="hari prasath" w:date="2020-08-25T17:51:00Z">
          <w:pPr>
            <w:pStyle w:val="BodyText"/>
            <w:spacing w:before="1"/>
            <w:ind w:left="720"/>
          </w:pPr>
        </w:pPrChange>
      </w:pPr>
      <w:del w:id="257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>{</w:delText>
        </w:r>
        <w:bookmarkStart w:id="2572" w:name="_Toc45374299"/>
        <w:bookmarkStart w:id="2573" w:name="_Toc45379588"/>
        <w:bookmarkStart w:id="2574" w:name="_Toc45730114"/>
        <w:bookmarkStart w:id="2575" w:name="_Toc45815230"/>
        <w:bookmarkStart w:id="2576" w:name="_Toc45820894"/>
        <w:bookmarkStart w:id="2577" w:name="_Toc46169385"/>
        <w:bookmarkStart w:id="2578" w:name="_Toc46231682"/>
        <w:bookmarkStart w:id="2579" w:name="_Toc46836655"/>
        <w:bookmarkStart w:id="2580" w:name="_Toc47031433"/>
        <w:bookmarkStart w:id="2581" w:name="_Toc47116290"/>
        <w:bookmarkStart w:id="2582" w:name="_Toc47445357"/>
        <w:bookmarkStart w:id="2583" w:name="_Toc47969244"/>
        <w:bookmarkStart w:id="2584" w:name="_Toc47969443"/>
        <w:bookmarkStart w:id="2585" w:name="_Toc47970337"/>
        <w:bookmarkStart w:id="2586" w:name="_Toc47971304"/>
        <w:bookmarkStart w:id="2587" w:name="_Toc49273139"/>
        <w:bookmarkStart w:id="2588" w:name="_Toc50192882"/>
        <w:bookmarkEnd w:id="2572"/>
        <w:bookmarkEnd w:id="2573"/>
        <w:bookmarkEnd w:id="2574"/>
        <w:bookmarkEnd w:id="2575"/>
        <w:bookmarkEnd w:id="2576"/>
        <w:bookmarkEnd w:id="2577"/>
        <w:bookmarkEnd w:id="2578"/>
        <w:bookmarkEnd w:id="2579"/>
        <w:bookmarkEnd w:id="2580"/>
        <w:bookmarkEnd w:id="2581"/>
        <w:bookmarkEnd w:id="2582"/>
        <w:bookmarkEnd w:id="2583"/>
        <w:bookmarkEnd w:id="2584"/>
        <w:bookmarkEnd w:id="2585"/>
        <w:bookmarkEnd w:id="2586"/>
        <w:bookmarkEnd w:id="2587"/>
        <w:bookmarkEnd w:id="2588"/>
      </w:del>
    </w:p>
    <w:p w14:paraId="40C3B59A" w14:textId="03E2E283" w:rsidR="00D24C64" w:rsidRPr="00C01399" w:rsidDel="00D822A6" w:rsidRDefault="00D24C64">
      <w:pPr>
        <w:pStyle w:val="Heading3"/>
        <w:rPr>
          <w:del w:id="2589" w:author="hari prasath" w:date="2020-07-11T14:53:00Z"/>
          <w:rFonts w:ascii="Courier New" w:hAnsi="Courier New" w:cs="Courier New"/>
          <w:color w:val="000000" w:themeColor="text1" w:themeShade="80"/>
          <w:sz w:val="20"/>
          <w:szCs w:val="20"/>
        </w:rPr>
        <w:pPrChange w:id="2590" w:author="hari prasath" w:date="2020-08-25T17:51:00Z">
          <w:pPr>
            <w:ind w:left="720"/>
          </w:pPr>
        </w:pPrChange>
      </w:pPr>
      <w:del w:id="259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>“hmac”</w:delText>
        </w:r>
        <w:r w:rsidRPr="00C01399" w:rsidDel="00D822A6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delText>:’’</w:delText>
        </w:r>
        <w:r w:rsidRPr="00C01399" w:rsidDel="00D822A6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>”</w:delText>
        </w:r>
        <w:r w:rsidRPr="00C01399" w:rsidDel="00D822A6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delText>,</w:delText>
        </w:r>
        <w:r w:rsidRPr="00C01399" w:rsidDel="00D822A6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 xml:space="preserve"> </w:delText>
        </w:r>
        <w:bookmarkStart w:id="2592" w:name="_Toc45374300"/>
        <w:bookmarkStart w:id="2593" w:name="_Toc45379589"/>
        <w:bookmarkStart w:id="2594" w:name="_Toc45730115"/>
        <w:bookmarkStart w:id="2595" w:name="_Toc45815231"/>
        <w:bookmarkStart w:id="2596" w:name="_Toc45820895"/>
        <w:bookmarkStart w:id="2597" w:name="_Toc46169386"/>
        <w:bookmarkStart w:id="2598" w:name="_Toc46231683"/>
        <w:bookmarkStart w:id="2599" w:name="_Toc46836656"/>
        <w:bookmarkStart w:id="2600" w:name="_Toc47031434"/>
        <w:bookmarkStart w:id="2601" w:name="_Toc47116291"/>
        <w:bookmarkStart w:id="2602" w:name="_Toc47445358"/>
        <w:bookmarkStart w:id="2603" w:name="_Toc47969245"/>
        <w:bookmarkStart w:id="2604" w:name="_Toc47969444"/>
        <w:bookmarkStart w:id="2605" w:name="_Toc47970338"/>
        <w:bookmarkStart w:id="2606" w:name="_Toc47971305"/>
        <w:bookmarkStart w:id="2607" w:name="_Toc49273140"/>
        <w:bookmarkStart w:id="2608" w:name="_Toc50192883"/>
        <w:bookmarkEnd w:id="2592"/>
        <w:bookmarkEnd w:id="2593"/>
        <w:bookmarkEnd w:id="2594"/>
        <w:bookmarkEnd w:id="2595"/>
        <w:bookmarkEnd w:id="2596"/>
        <w:bookmarkEnd w:id="2597"/>
        <w:bookmarkEnd w:id="2598"/>
        <w:bookmarkEnd w:id="2599"/>
        <w:bookmarkEnd w:id="2600"/>
        <w:bookmarkEnd w:id="2601"/>
        <w:bookmarkEnd w:id="2602"/>
        <w:bookmarkEnd w:id="2603"/>
        <w:bookmarkEnd w:id="2604"/>
        <w:bookmarkEnd w:id="2605"/>
        <w:bookmarkEnd w:id="2606"/>
        <w:bookmarkEnd w:id="2607"/>
        <w:bookmarkEnd w:id="2608"/>
      </w:del>
    </w:p>
    <w:p w14:paraId="2F1ABE98" w14:textId="5BF34818" w:rsidR="00D24C64" w:rsidRPr="00C01399" w:rsidDel="00D822A6" w:rsidRDefault="00D24C64">
      <w:pPr>
        <w:pStyle w:val="Heading3"/>
        <w:rPr>
          <w:del w:id="2609" w:author="hari prasath" w:date="2020-07-11T14:53:00Z"/>
          <w:rFonts w:ascii="Courier New" w:hAnsi="Courier New" w:cs="Courier New"/>
          <w:color w:val="000000" w:themeColor="text1" w:themeShade="80"/>
          <w:sz w:val="20"/>
          <w:szCs w:val="20"/>
        </w:rPr>
        <w:pPrChange w:id="2610" w:author="hari prasath" w:date="2020-08-25T17:51:00Z">
          <w:pPr>
            <w:ind w:left="720"/>
          </w:pPr>
        </w:pPrChange>
      </w:pPr>
      <w:del w:id="261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 xml:space="preserve"> </w:delText>
        </w:r>
        <w:r w:rsidRPr="00C01399" w:rsidDel="00D822A6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delText>“payload”</w:delText>
        </w:r>
        <w:r w:rsidRPr="00C01399" w:rsidDel="00D822A6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>:</w:delText>
        </w:r>
        <w:bookmarkStart w:id="2612" w:name="_Toc45374301"/>
        <w:bookmarkStart w:id="2613" w:name="_Toc45379590"/>
        <w:bookmarkStart w:id="2614" w:name="_Toc45730116"/>
        <w:bookmarkStart w:id="2615" w:name="_Toc45815232"/>
        <w:bookmarkStart w:id="2616" w:name="_Toc45820896"/>
        <w:bookmarkStart w:id="2617" w:name="_Toc46169387"/>
        <w:bookmarkStart w:id="2618" w:name="_Toc46231684"/>
        <w:bookmarkStart w:id="2619" w:name="_Toc46836657"/>
        <w:bookmarkStart w:id="2620" w:name="_Toc47031435"/>
        <w:bookmarkStart w:id="2621" w:name="_Toc47116292"/>
        <w:bookmarkStart w:id="2622" w:name="_Toc47445359"/>
        <w:bookmarkStart w:id="2623" w:name="_Toc47969246"/>
        <w:bookmarkStart w:id="2624" w:name="_Toc47969445"/>
        <w:bookmarkStart w:id="2625" w:name="_Toc47970339"/>
        <w:bookmarkStart w:id="2626" w:name="_Toc47971306"/>
        <w:bookmarkStart w:id="2627" w:name="_Toc49273141"/>
        <w:bookmarkStart w:id="2628" w:name="_Toc50192884"/>
        <w:bookmarkEnd w:id="2612"/>
        <w:bookmarkEnd w:id="2613"/>
        <w:bookmarkEnd w:id="2614"/>
        <w:bookmarkEnd w:id="2615"/>
        <w:bookmarkEnd w:id="2616"/>
        <w:bookmarkEnd w:id="2617"/>
        <w:bookmarkEnd w:id="2618"/>
        <w:bookmarkEnd w:id="2619"/>
        <w:bookmarkEnd w:id="2620"/>
        <w:bookmarkEnd w:id="2621"/>
        <w:bookmarkEnd w:id="2622"/>
        <w:bookmarkEnd w:id="2623"/>
        <w:bookmarkEnd w:id="2624"/>
        <w:bookmarkEnd w:id="2625"/>
        <w:bookmarkEnd w:id="2626"/>
        <w:bookmarkEnd w:id="2627"/>
        <w:bookmarkEnd w:id="2628"/>
      </w:del>
    </w:p>
    <w:p w14:paraId="300EAB68" w14:textId="673051C0" w:rsidR="00D24C64" w:rsidRPr="00C01399" w:rsidDel="00D822A6" w:rsidRDefault="00D24C64">
      <w:pPr>
        <w:pStyle w:val="Heading3"/>
        <w:rPr>
          <w:del w:id="2629" w:author="hari prasath" w:date="2020-07-11T14:53:00Z"/>
          <w:rFonts w:ascii="Courier New" w:hAnsi="Courier New" w:cs="Courier New"/>
          <w:color w:val="000000" w:themeColor="text1" w:themeShade="80"/>
          <w:sz w:val="20"/>
          <w:szCs w:val="20"/>
        </w:rPr>
        <w:pPrChange w:id="2630" w:author="hari prasath" w:date="2020-08-25T17:51:00Z">
          <w:pPr>
            <w:ind w:left="720"/>
          </w:pPr>
        </w:pPrChange>
      </w:pPr>
      <w:del w:id="263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delText>{</w:delText>
        </w:r>
        <w:bookmarkStart w:id="2632" w:name="_Toc45374302"/>
        <w:bookmarkStart w:id="2633" w:name="_Toc45379591"/>
        <w:bookmarkStart w:id="2634" w:name="_Toc45730117"/>
        <w:bookmarkStart w:id="2635" w:name="_Toc45815233"/>
        <w:bookmarkStart w:id="2636" w:name="_Toc45820897"/>
        <w:bookmarkStart w:id="2637" w:name="_Toc46169388"/>
        <w:bookmarkStart w:id="2638" w:name="_Toc46231685"/>
        <w:bookmarkStart w:id="2639" w:name="_Toc46836658"/>
        <w:bookmarkStart w:id="2640" w:name="_Toc47031436"/>
        <w:bookmarkStart w:id="2641" w:name="_Toc47116293"/>
        <w:bookmarkStart w:id="2642" w:name="_Toc47445360"/>
        <w:bookmarkStart w:id="2643" w:name="_Toc47969247"/>
        <w:bookmarkStart w:id="2644" w:name="_Toc47969446"/>
        <w:bookmarkStart w:id="2645" w:name="_Toc47970340"/>
        <w:bookmarkStart w:id="2646" w:name="_Toc47971307"/>
        <w:bookmarkStart w:id="2647" w:name="_Toc49273142"/>
        <w:bookmarkStart w:id="2648" w:name="_Toc50192885"/>
        <w:bookmarkEnd w:id="2632"/>
        <w:bookmarkEnd w:id="2633"/>
        <w:bookmarkEnd w:id="2634"/>
        <w:bookmarkEnd w:id="2635"/>
        <w:bookmarkEnd w:id="2636"/>
        <w:bookmarkEnd w:id="2637"/>
        <w:bookmarkEnd w:id="2638"/>
        <w:bookmarkEnd w:id="2639"/>
        <w:bookmarkEnd w:id="2640"/>
        <w:bookmarkEnd w:id="2641"/>
        <w:bookmarkEnd w:id="2642"/>
        <w:bookmarkEnd w:id="2643"/>
        <w:bookmarkEnd w:id="2644"/>
        <w:bookmarkEnd w:id="2645"/>
        <w:bookmarkEnd w:id="2646"/>
        <w:bookmarkEnd w:id="2647"/>
        <w:bookmarkEnd w:id="2648"/>
      </w:del>
    </w:p>
    <w:p w14:paraId="3DD2749F" w14:textId="48E5900E" w:rsidR="00D24C64" w:rsidRPr="00C01399" w:rsidDel="00D822A6" w:rsidRDefault="00D24C64">
      <w:pPr>
        <w:pStyle w:val="Heading3"/>
        <w:rPr>
          <w:del w:id="2649" w:author="hari prasath" w:date="2020-07-11T14:53:00Z"/>
          <w:rFonts w:ascii="Courier New" w:hAnsi="Courier New" w:cs="Courier New"/>
          <w:color w:val="000000" w:themeColor="text1" w:themeShade="80"/>
        </w:rPr>
        <w:pPrChange w:id="2650" w:author="hari prasath" w:date="2020-08-25T17:51:00Z">
          <w:pPr>
            <w:ind w:left="720" w:firstLine="220"/>
          </w:pPr>
        </w:pPrChange>
      </w:pPr>
      <w:del w:id="265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</w:rPr>
          <w:delText>"device_uid":"</w:delText>
        </w:r>
        <w:r w:rsidRPr="00C01399" w:rsidDel="00D822A6">
          <w:rPr>
            <w:rFonts w:ascii="Courier New" w:hAnsi="Courier New" w:cs="Courier New"/>
            <w:color w:val="000000" w:themeColor="text1" w:themeShade="80"/>
            <w:lang w:val="en"/>
          </w:rPr>
          <w:delText>03121901001000</w:delText>
        </w:r>
        <w:r w:rsidDel="00D822A6">
          <w:rPr>
            <w:rFonts w:ascii="Courier New" w:hAnsi="Courier New" w:cs="Courier New"/>
            <w:color w:val="000000" w:themeColor="text1" w:themeShade="80"/>
          </w:rPr>
          <w:delText>5</w:delText>
        </w:r>
        <w:r w:rsidRPr="00C01399" w:rsidDel="00D822A6">
          <w:rPr>
            <w:rFonts w:ascii="Courier New" w:hAnsi="Courier New" w:cs="Courier New"/>
            <w:color w:val="000000" w:themeColor="text1" w:themeShade="80"/>
          </w:rPr>
          <w:delText>",</w:delText>
        </w:r>
        <w:bookmarkStart w:id="2652" w:name="_Toc45374303"/>
        <w:bookmarkStart w:id="2653" w:name="_Toc45379592"/>
        <w:bookmarkStart w:id="2654" w:name="_Toc45730118"/>
        <w:bookmarkStart w:id="2655" w:name="_Toc45815234"/>
        <w:bookmarkStart w:id="2656" w:name="_Toc45820898"/>
        <w:bookmarkStart w:id="2657" w:name="_Toc46169389"/>
        <w:bookmarkStart w:id="2658" w:name="_Toc46231686"/>
        <w:bookmarkStart w:id="2659" w:name="_Toc46836659"/>
        <w:bookmarkStart w:id="2660" w:name="_Toc47031437"/>
        <w:bookmarkStart w:id="2661" w:name="_Toc47116294"/>
        <w:bookmarkStart w:id="2662" w:name="_Toc47445361"/>
        <w:bookmarkStart w:id="2663" w:name="_Toc47969248"/>
        <w:bookmarkStart w:id="2664" w:name="_Toc47969447"/>
        <w:bookmarkStart w:id="2665" w:name="_Toc47970341"/>
        <w:bookmarkStart w:id="2666" w:name="_Toc47971308"/>
        <w:bookmarkStart w:id="2667" w:name="_Toc49273143"/>
        <w:bookmarkStart w:id="2668" w:name="_Toc50192886"/>
        <w:bookmarkEnd w:id="2652"/>
        <w:bookmarkEnd w:id="2653"/>
        <w:bookmarkEnd w:id="2654"/>
        <w:bookmarkEnd w:id="2655"/>
        <w:bookmarkEnd w:id="2656"/>
        <w:bookmarkEnd w:id="2657"/>
        <w:bookmarkEnd w:id="2658"/>
        <w:bookmarkEnd w:id="2659"/>
        <w:bookmarkEnd w:id="2660"/>
        <w:bookmarkEnd w:id="2661"/>
        <w:bookmarkEnd w:id="2662"/>
        <w:bookmarkEnd w:id="2663"/>
        <w:bookmarkEnd w:id="2664"/>
        <w:bookmarkEnd w:id="2665"/>
        <w:bookmarkEnd w:id="2666"/>
        <w:bookmarkEnd w:id="2667"/>
        <w:bookmarkEnd w:id="2668"/>
      </w:del>
    </w:p>
    <w:p w14:paraId="4DD0C84F" w14:textId="50EFBA8F" w:rsidR="00D24C64" w:rsidRPr="00C01399" w:rsidDel="00D822A6" w:rsidRDefault="00D24C64">
      <w:pPr>
        <w:pStyle w:val="Heading3"/>
        <w:rPr>
          <w:del w:id="2669" w:author="hari prasath" w:date="2020-07-11T14:53:00Z"/>
          <w:rFonts w:ascii="Courier New" w:hAnsi="Courier New" w:cs="Courier New"/>
          <w:color w:val="000000" w:themeColor="text1" w:themeShade="80"/>
        </w:rPr>
        <w:pPrChange w:id="2670" w:author="hari prasath" w:date="2020-08-25T17:51:00Z">
          <w:pPr>
            <w:ind w:left="720"/>
          </w:pPr>
        </w:pPrChange>
      </w:pPr>
      <w:del w:id="267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</w:rPr>
          <w:delText xml:space="preserve">  "data_type":7,</w:delText>
        </w:r>
        <w:bookmarkStart w:id="2672" w:name="_Toc45374304"/>
        <w:bookmarkStart w:id="2673" w:name="_Toc45379593"/>
        <w:bookmarkStart w:id="2674" w:name="_Toc45730119"/>
        <w:bookmarkStart w:id="2675" w:name="_Toc45815235"/>
        <w:bookmarkStart w:id="2676" w:name="_Toc45820899"/>
        <w:bookmarkStart w:id="2677" w:name="_Toc46169390"/>
        <w:bookmarkStart w:id="2678" w:name="_Toc46231687"/>
        <w:bookmarkStart w:id="2679" w:name="_Toc46836660"/>
        <w:bookmarkStart w:id="2680" w:name="_Toc47031438"/>
        <w:bookmarkStart w:id="2681" w:name="_Toc47116295"/>
        <w:bookmarkStart w:id="2682" w:name="_Toc47445362"/>
        <w:bookmarkStart w:id="2683" w:name="_Toc47969249"/>
        <w:bookmarkStart w:id="2684" w:name="_Toc47969448"/>
        <w:bookmarkStart w:id="2685" w:name="_Toc47970342"/>
        <w:bookmarkStart w:id="2686" w:name="_Toc47971309"/>
        <w:bookmarkStart w:id="2687" w:name="_Toc49273144"/>
        <w:bookmarkStart w:id="2688" w:name="_Toc50192887"/>
        <w:bookmarkEnd w:id="2672"/>
        <w:bookmarkEnd w:id="2673"/>
        <w:bookmarkEnd w:id="2674"/>
        <w:bookmarkEnd w:id="2675"/>
        <w:bookmarkEnd w:id="2676"/>
        <w:bookmarkEnd w:id="2677"/>
        <w:bookmarkEnd w:id="2678"/>
        <w:bookmarkEnd w:id="2679"/>
        <w:bookmarkEnd w:id="2680"/>
        <w:bookmarkEnd w:id="2681"/>
        <w:bookmarkEnd w:id="2682"/>
        <w:bookmarkEnd w:id="2683"/>
        <w:bookmarkEnd w:id="2684"/>
        <w:bookmarkEnd w:id="2685"/>
        <w:bookmarkEnd w:id="2686"/>
        <w:bookmarkEnd w:id="2687"/>
        <w:bookmarkEnd w:id="2688"/>
      </w:del>
    </w:p>
    <w:p w14:paraId="5DA162A7" w14:textId="5DD6137B" w:rsidR="00D24C64" w:rsidRPr="00C01399" w:rsidDel="00D822A6" w:rsidRDefault="00D24C64">
      <w:pPr>
        <w:pStyle w:val="Heading3"/>
        <w:rPr>
          <w:del w:id="2689" w:author="hari prasath" w:date="2020-07-11T14:53:00Z"/>
          <w:rFonts w:ascii="Courier New" w:hAnsi="Courier New" w:cs="Courier New"/>
          <w:color w:val="000000" w:themeColor="text1" w:themeShade="80"/>
        </w:rPr>
        <w:pPrChange w:id="2690" w:author="hari prasath" w:date="2020-08-25T17:51:00Z">
          <w:pPr>
            <w:ind w:left="720"/>
          </w:pPr>
        </w:pPrChange>
      </w:pPr>
      <w:del w:id="269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</w:rPr>
          <w:delText xml:space="preserve">  "device_data":[</w:delText>
        </w:r>
        <w:bookmarkStart w:id="2692" w:name="_Toc45374305"/>
        <w:bookmarkStart w:id="2693" w:name="_Toc45379594"/>
        <w:bookmarkStart w:id="2694" w:name="_Toc45730120"/>
        <w:bookmarkStart w:id="2695" w:name="_Toc45815236"/>
        <w:bookmarkStart w:id="2696" w:name="_Toc45820900"/>
        <w:bookmarkStart w:id="2697" w:name="_Toc46169391"/>
        <w:bookmarkStart w:id="2698" w:name="_Toc46231688"/>
        <w:bookmarkStart w:id="2699" w:name="_Toc46836661"/>
        <w:bookmarkStart w:id="2700" w:name="_Toc47031439"/>
        <w:bookmarkStart w:id="2701" w:name="_Toc47116296"/>
        <w:bookmarkStart w:id="2702" w:name="_Toc47445363"/>
        <w:bookmarkStart w:id="2703" w:name="_Toc47969250"/>
        <w:bookmarkStart w:id="2704" w:name="_Toc47969449"/>
        <w:bookmarkStart w:id="2705" w:name="_Toc47970343"/>
        <w:bookmarkStart w:id="2706" w:name="_Toc47971310"/>
        <w:bookmarkStart w:id="2707" w:name="_Toc49273145"/>
        <w:bookmarkStart w:id="2708" w:name="_Toc50192888"/>
        <w:bookmarkEnd w:id="2692"/>
        <w:bookmarkEnd w:id="2693"/>
        <w:bookmarkEnd w:id="2694"/>
        <w:bookmarkEnd w:id="2695"/>
        <w:bookmarkEnd w:id="2696"/>
        <w:bookmarkEnd w:id="2697"/>
        <w:bookmarkEnd w:id="2698"/>
        <w:bookmarkEnd w:id="2699"/>
        <w:bookmarkEnd w:id="2700"/>
        <w:bookmarkEnd w:id="2701"/>
        <w:bookmarkEnd w:id="2702"/>
        <w:bookmarkEnd w:id="2703"/>
        <w:bookmarkEnd w:id="2704"/>
        <w:bookmarkEnd w:id="2705"/>
        <w:bookmarkEnd w:id="2706"/>
        <w:bookmarkEnd w:id="2707"/>
        <w:bookmarkEnd w:id="2708"/>
      </w:del>
    </w:p>
    <w:p w14:paraId="13528659" w14:textId="039CD313" w:rsidR="00D24C64" w:rsidRPr="00C01399" w:rsidDel="00D822A6" w:rsidRDefault="00D24C64">
      <w:pPr>
        <w:pStyle w:val="Heading3"/>
        <w:rPr>
          <w:del w:id="2709" w:author="hari prasath" w:date="2020-07-11T14:53:00Z"/>
          <w:rFonts w:ascii="Courier New" w:hAnsi="Courier New" w:cs="Courier New"/>
          <w:color w:val="000000" w:themeColor="text1" w:themeShade="80"/>
        </w:rPr>
        <w:pPrChange w:id="2710" w:author="hari prasath" w:date="2020-08-25T17:51:00Z">
          <w:pPr>
            <w:ind w:left="720"/>
          </w:pPr>
        </w:pPrChange>
      </w:pPr>
      <w:del w:id="271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</w:rPr>
          <w:delText xml:space="preserve">    {</w:delText>
        </w:r>
        <w:bookmarkStart w:id="2712" w:name="_Toc45374306"/>
        <w:bookmarkStart w:id="2713" w:name="_Toc45379595"/>
        <w:bookmarkStart w:id="2714" w:name="_Toc45730121"/>
        <w:bookmarkStart w:id="2715" w:name="_Toc45815237"/>
        <w:bookmarkStart w:id="2716" w:name="_Toc45820901"/>
        <w:bookmarkStart w:id="2717" w:name="_Toc46169392"/>
        <w:bookmarkStart w:id="2718" w:name="_Toc46231689"/>
        <w:bookmarkStart w:id="2719" w:name="_Toc46836662"/>
        <w:bookmarkStart w:id="2720" w:name="_Toc47031440"/>
        <w:bookmarkStart w:id="2721" w:name="_Toc47116297"/>
        <w:bookmarkStart w:id="2722" w:name="_Toc47445364"/>
        <w:bookmarkStart w:id="2723" w:name="_Toc47969251"/>
        <w:bookmarkStart w:id="2724" w:name="_Toc47969450"/>
        <w:bookmarkStart w:id="2725" w:name="_Toc47970344"/>
        <w:bookmarkStart w:id="2726" w:name="_Toc47971311"/>
        <w:bookmarkStart w:id="2727" w:name="_Toc49273146"/>
        <w:bookmarkStart w:id="2728" w:name="_Toc50192889"/>
        <w:bookmarkEnd w:id="2712"/>
        <w:bookmarkEnd w:id="2713"/>
        <w:bookmarkEnd w:id="2714"/>
        <w:bookmarkEnd w:id="2715"/>
        <w:bookmarkEnd w:id="2716"/>
        <w:bookmarkEnd w:id="2717"/>
        <w:bookmarkEnd w:id="2718"/>
        <w:bookmarkEnd w:id="2719"/>
        <w:bookmarkEnd w:id="2720"/>
        <w:bookmarkEnd w:id="2721"/>
        <w:bookmarkEnd w:id="2722"/>
        <w:bookmarkEnd w:id="2723"/>
        <w:bookmarkEnd w:id="2724"/>
        <w:bookmarkEnd w:id="2725"/>
        <w:bookmarkEnd w:id="2726"/>
        <w:bookmarkEnd w:id="2727"/>
        <w:bookmarkEnd w:id="2728"/>
      </w:del>
    </w:p>
    <w:p w14:paraId="5FF8CA77" w14:textId="4A9154FA" w:rsidR="00D24C64" w:rsidRPr="00C01399" w:rsidDel="00D822A6" w:rsidRDefault="00D24C64">
      <w:pPr>
        <w:pStyle w:val="Heading3"/>
        <w:rPr>
          <w:del w:id="2729" w:author="hari prasath" w:date="2020-07-11T14:53:00Z"/>
          <w:rFonts w:ascii="Courier New" w:hAnsi="Courier New" w:cs="Courier New"/>
          <w:color w:val="000000" w:themeColor="text1" w:themeShade="80"/>
        </w:rPr>
        <w:pPrChange w:id="2730" w:author="hari prasath" w:date="2020-08-25T17:51:00Z">
          <w:pPr>
            <w:ind w:left="720"/>
          </w:pPr>
        </w:pPrChange>
      </w:pPr>
      <w:del w:id="273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</w:rPr>
          <w:delText xml:space="preserve">      "ack": 1</w:delText>
        </w:r>
        <w:bookmarkStart w:id="2732" w:name="_Toc45374307"/>
        <w:bookmarkStart w:id="2733" w:name="_Toc45379596"/>
        <w:bookmarkStart w:id="2734" w:name="_Toc45730122"/>
        <w:bookmarkStart w:id="2735" w:name="_Toc45815238"/>
        <w:bookmarkStart w:id="2736" w:name="_Toc45820902"/>
        <w:bookmarkStart w:id="2737" w:name="_Toc46169393"/>
        <w:bookmarkStart w:id="2738" w:name="_Toc46231690"/>
        <w:bookmarkStart w:id="2739" w:name="_Toc46836663"/>
        <w:bookmarkStart w:id="2740" w:name="_Toc47031441"/>
        <w:bookmarkStart w:id="2741" w:name="_Toc47116298"/>
        <w:bookmarkStart w:id="2742" w:name="_Toc47445365"/>
        <w:bookmarkStart w:id="2743" w:name="_Toc47969252"/>
        <w:bookmarkStart w:id="2744" w:name="_Toc47969451"/>
        <w:bookmarkStart w:id="2745" w:name="_Toc47970345"/>
        <w:bookmarkStart w:id="2746" w:name="_Toc47971312"/>
        <w:bookmarkStart w:id="2747" w:name="_Toc49273147"/>
        <w:bookmarkStart w:id="2748" w:name="_Toc50192890"/>
        <w:bookmarkEnd w:id="2732"/>
        <w:bookmarkEnd w:id="2733"/>
        <w:bookmarkEnd w:id="2734"/>
        <w:bookmarkEnd w:id="2735"/>
        <w:bookmarkEnd w:id="2736"/>
        <w:bookmarkEnd w:id="2737"/>
        <w:bookmarkEnd w:id="2738"/>
        <w:bookmarkEnd w:id="2739"/>
        <w:bookmarkEnd w:id="2740"/>
        <w:bookmarkEnd w:id="2741"/>
        <w:bookmarkEnd w:id="2742"/>
        <w:bookmarkEnd w:id="2743"/>
        <w:bookmarkEnd w:id="2744"/>
        <w:bookmarkEnd w:id="2745"/>
        <w:bookmarkEnd w:id="2746"/>
        <w:bookmarkEnd w:id="2747"/>
        <w:bookmarkEnd w:id="2748"/>
      </w:del>
    </w:p>
    <w:p w14:paraId="667C11AB" w14:textId="78D658C5" w:rsidR="00D24C64" w:rsidRPr="00C01399" w:rsidDel="00D822A6" w:rsidRDefault="00D24C64">
      <w:pPr>
        <w:pStyle w:val="Heading3"/>
        <w:rPr>
          <w:del w:id="2749" w:author="hari prasath" w:date="2020-07-11T14:53:00Z"/>
          <w:rFonts w:ascii="Courier New" w:hAnsi="Courier New" w:cs="Courier New"/>
          <w:color w:val="000000" w:themeColor="text1" w:themeShade="80"/>
        </w:rPr>
        <w:pPrChange w:id="2750" w:author="hari prasath" w:date="2020-08-25T17:51:00Z">
          <w:pPr>
            <w:ind w:left="720"/>
          </w:pPr>
        </w:pPrChange>
      </w:pPr>
      <w:del w:id="275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</w:rPr>
          <w:delText xml:space="preserve">    }</w:delText>
        </w:r>
        <w:bookmarkStart w:id="2752" w:name="_Toc45374308"/>
        <w:bookmarkStart w:id="2753" w:name="_Toc45379597"/>
        <w:bookmarkStart w:id="2754" w:name="_Toc45730123"/>
        <w:bookmarkStart w:id="2755" w:name="_Toc45815239"/>
        <w:bookmarkStart w:id="2756" w:name="_Toc45820903"/>
        <w:bookmarkStart w:id="2757" w:name="_Toc46169394"/>
        <w:bookmarkStart w:id="2758" w:name="_Toc46231691"/>
        <w:bookmarkStart w:id="2759" w:name="_Toc46836664"/>
        <w:bookmarkStart w:id="2760" w:name="_Toc47031442"/>
        <w:bookmarkStart w:id="2761" w:name="_Toc47116299"/>
        <w:bookmarkStart w:id="2762" w:name="_Toc47445366"/>
        <w:bookmarkStart w:id="2763" w:name="_Toc47969253"/>
        <w:bookmarkStart w:id="2764" w:name="_Toc47969452"/>
        <w:bookmarkStart w:id="2765" w:name="_Toc47970346"/>
        <w:bookmarkStart w:id="2766" w:name="_Toc47971313"/>
        <w:bookmarkStart w:id="2767" w:name="_Toc49273148"/>
        <w:bookmarkStart w:id="2768" w:name="_Toc50192891"/>
        <w:bookmarkEnd w:id="2752"/>
        <w:bookmarkEnd w:id="2753"/>
        <w:bookmarkEnd w:id="2754"/>
        <w:bookmarkEnd w:id="2755"/>
        <w:bookmarkEnd w:id="2756"/>
        <w:bookmarkEnd w:id="2757"/>
        <w:bookmarkEnd w:id="2758"/>
        <w:bookmarkEnd w:id="2759"/>
        <w:bookmarkEnd w:id="2760"/>
        <w:bookmarkEnd w:id="2761"/>
        <w:bookmarkEnd w:id="2762"/>
        <w:bookmarkEnd w:id="2763"/>
        <w:bookmarkEnd w:id="2764"/>
        <w:bookmarkEnd w:id="2765"/>
        <w:bookmarkEnd w:id="2766"/>
        <w:bookmarkEnd w:id="2767"/>
        <w:bookmarkEnd w:id="2768"/>
      </w:del>
    </w:p>
    <w:p w14:paraId="40BEB02D" w14:textId="0D78E487" w:rsidR="00D24C64" w:rsidRPr="00C01399" w:rsidDel="00D822A6" w:rsidRDefault="00D24C64">
      <w:pPr>
        <w:pStyle w:val="Heading3"/>
        <w:rPr>
          <w:del w:id="2769" w:author="hari prasath" w:date="2020-07-11T14:53:00Z"/>
          <w:rFonts w:ascii="Courier New" w:hAnsi="Courier New" w:cs="Courier New"/>
          <w:color w:val="000000" w:themeColor="text1" w:themeShade="80"/>
          <w:lang w:val="en"/>
        </w:rPr>
        <w:pPrChange w:id="2770" w:author="hari prasath" w:date="2020-08-25T17:51:00Z">
          <w:pPr>
            <w:ind w:left="720"/>
          </w:pPr>
        </w:pPrChange>
      </w:pPr>
      <w:del w:id="277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  <w:lang w:val="en"/>
          </w:rPr>
          <w:delText xml:space="preserve">   ]</w:delText>
        </w:r>
        <w:bookmarkStart w:id="2772" w:name="_Toc45374309"/>
        <w:bookmarkStart w:id="2773" w:name="_Toc45379598"/>
        <w:bookmarkStart w:id="2774" w:name="_Toc45730124"/>
        <w:bookmarkStart w:id="2775" w:name="_Toc45815240"/>
        <w:bookmarkStart w:id="2776" w:name="_Toc45820904"/>
        <w:bookmarkStart w:id="2777" w:name="_Toc46169395"/>
        <w:bookmarkStart w:id="2778" w:name="_Toc46231692"/>
        <w:bookmarkStart w:id="2779" w:name="_Toc46836665"/>
        <w:bookmarkStart w:id="2780" w:name="_Toc47031443"/>
        <w:bookmarkStart w:id="2781" w:name="_Toc47116300"/>
        <w:bookmarkStart w:id="2782" w:name="_Toc47445367"/>
        <w:bookmarkStart w:id="2783" w:name="_Toc47969254"/>
        <w:bookmarkStart w:id="2784" w:name="_Toc47969453"/>
        <w:bookmarkStart w:id="2785" w:name="_Toc47970347"/>
        <w:bookmarkStart w:id="2786" w:name="_Toc47971314"/>
        <w:bookmarkStart w:id="2787" w:name="_Toc49273149"/>
        <w:bookmarkStart w:id="2788" w:name="_Toc50192892"/>
        <w:bookmarkEnd w:id="2772"/>
        <w:bookmarkEnd w:id="2773"/>
        <w:bookmarkEnd w:id="2774"/>
        <w:bookmarkEnd w:id="2775"/>
        <w:bookmarkEnd w:id="2776"/>
        <w:bookmarkEnd w:id="2777"/>
        <w:bookmarkEnd w:id="2778"/>
        <w:bookmarkEnd w:id="2779"/>
        <w:bookmarkEnd w:id="2780"/>
        <w:bookmarkEnd w:id="2781"/>
        <w:bookmarkEnd w:id="2782"/>
        <w:bookmarkEnd w:id="2783"/>
        <w:bookmarkEnd w:id="2784"/>
        <w:bookmarkEnd w:id="2785"/>
        <w:bookmarkEnd w:id="2786"/>
        <w:bookmarkEnd w:id="2787"/>
        <w:bookmarkEnd w:id="2788"/>
      </w:del>
    </w:p>
    <w:p w14:paraId="6E798D21" w14:textId="4B174990" w:rsidR="00D24C64" w:rsidRPr="00C01399" w:rsidDel="00D822A6" w:rsidRDefault="00D24C64">
      <w:pPr>
        <w:pStyle w:val="Heading3"/>
        <w:rPr>
          <w:del w:id="2789" w:author="hari prasath" w:date="2020-07-11T14:53:00Z"/>
          <w:rFonts w:ascii="Courier New" w:hAnsi="Courier New" w:cs="Courier New"/>
          <w:color w:val="000000" w:themeColor="text1" w:themeShade="80"/>
          <w:lang w:val="en"/>
        </w:rPr>
        <w:pPrChange w:id="2790" w:author="hari prasath" w:date="2020-08-25T17:51:00Z">
          <w:pPr>
            <w:ind w:left="720"/>
          </w:pPr>
        </w:pPrChange>
      </w:pPr>
      <w:del w:id="279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  <w:lang w:val="en"/>
          </w:rPr>
          <w:delText>}</w:delText>
        </w:r>
        <w:bookmarkStart w:id="2792" w:name="_Toc45374310"/>
        <w:bookmarkStart w:id="2793" w:name="_Toc45379599"/>
        <w:bookmarkStart w:id="2794" w:name="_Toc45730125"/>
        <w:bookmarkStart w:id="2795" w:name="_Toc45815241"/>
        <w:bookmarkStart w:id="2796" w:name="_Toc45820905"/>
        <w:bookmarkStart w:id="2797" w:name="_Toc46169396"/>
        <w:bookmarkStart w:id="2798" w:name="_Toc46231693"/>
        <w:bookmarkStart w:id="2799" w:name="_Toc46836666"/>
        <w:bookmarkStart w:id="2800" w:name="_Toc47031444"/>
        <w:bookmarkStart w:id="2801" w:name="_Toc47116301"/>
        <w:bookmarkStart w:id="2802" w:name="_Toc47445368"/>
        <w:bookmarkStart w:id="2803" w:name="_Toc47969255"/>
        <w:bookmarkStart w:id="2804" w:name="_Toc47969454"/>
        <w:bookmarkStart w:id="2805" w:name="_Toc47970348"/>
        <w:bookmarkStart w:id="2806" w:name="_Toc47971315"/>
        <w:bookmarkStart w:id="2807" w:name="_Toc49273150"/>
        <w:bookmarkStart w:id="2808" w:name="_Toc50192893"/>
        <w:bookmarkEnd w:id="2792"/>
        <w:bookmarkEnd w:id="2793"/>
        <w:bookmarkEnd w:id="2794"/>
        <w:bookmarkEnd w:id="2795"/>
        <w:bookmarkEnd w:id="2796"/>
        <w:bookmarkEnd w:id="2797"/>
        <w:bookmarkEnd w:id="2798"/>
        <w:bookmarkEnd w:id="2799"/>
        <w:bookmarkEnd w:id="2800"/>
        <w:bookmarkEnd w:id="2801"/>
        <w:bookmarkEnd w:id="2802"/>
        <w:bookmarkEnd w:id="2803"/>
        <w:bookmarkEnd w:id="2804"/>
        <w:bookmarkEnd w:id="2805"/>
        <w:bookmarkEnd w:id="2806"/>
        <w:bookmarkEnd w:id="2807"/>
        <w:bookmarkEnd w:id="2808"/>
      </w:del>
    </w:p>
    <w:p w14:paraId="48282293" w14:textId="01BAE209" w:rsidR="00D24C64" w:rsidDel="00D822A6" w:rsidRDefault="00D24C64">
      <w:pPr>
        <w:pStyle w:val="Heading3"/>
        <w:rPr>
          <w:del w:id="2809" w:author="hari prasath" w:date="2020-07-11T14:53:00Z"/>
          <w:rFonts w:ascii="Courier New" w:hAnsi="Courier New" w:cs="Courier New"/>
          <w:color w:val="000000" w:themeColor="text1" w:themeShade="80"/>
        </w:rPr>
        <w:pPrChange w:id="2810" w:author="hari prasath" w:date="2020-08-25T17:51:00Z">
          <w:pPr>
            <w:ind w:left="720"/>
          </w:pPr>
        </w:pPrChange>
      </w:pPr>
      <w:del w:id="2811" w:author="hari prasath" w:date="2020-07-11T14:53:00Z">
        <w:r w:rsidRPr="00C01399" w:rsidDel="00D822A6">
          <w:rPr>
            <w:rFonts w:ascii="Courier New" w:hAnsi="Courier New" w:cs="Courier New"/>
            <w:color w:val="000000" w:themeColor="text1" w:themeShade="80"/>
          </w:rPr>
          <w:delText>}</w:delText>
        </w:r>
        <w:commentRangeEnd w:id="2550"/>
        <w:r w:rsidR="00B93B61" w:rsidDel="00D822A6">
          <w:rPr>
            <w:rStyle w:val="CommentReference"/>
          </w:rPr>
          <w:commentReference w:id="2550"/>
        </w:r>
        <w:bookmarkStart w:id="2812" w:name="_Toc45374311"/>
        <w:bookmarkStart w:id="2813" w:name="_Toc45379600"/>
        <w:bookmarkStart w:id="2814" w:name="_Toc45730126"/>
        <w:bookmarkStart w:id="2815" w:name="_Toc45815242"/>
        <w:bookmarkStart w:id="2816" w:name="_Toc45820906"/>
        <w:bookmarkStart w:id="2817" w:name="_Toc46169397"/>
        <w:bookmarkStart w:id="2818" w:name="_Toc46231694"/>
        <w:bookmarkStart w:id="2819" w:name="_Toc46836667"/>
        <w:bookmarkStart w:id="2820" w:name="_Toc47031445"/>
        <w:bookmarkStart w:id="2821" w:name="_Toc47116302"/>
        <w:bookmarkStart w:id="2822" w:name="_Toc47445369"/>
        <w:bookmarkStart w:id="2823" w:name="_Toc47969256"/>
        <w:bookmarkStart w:id="2824" w:name="_Toc47969455"/>
        <w:bookmarkStart w:id="2825" w:name="_Toc47970349"/>
        <w:bookmarkStart w:id="2826" w:name="_Toc47971316"/>
        <w:bookmarkStart w:id="2827" w:name="_Toc49273151"/>
        <w:bookmarkStart w:id="2828" w:name="_Toc50192894"/>
        <w:bookmarkEnd w:id="2812"/>
        <w:bookmarkEnd w:id="2813"/>
        <w:bookmarkEnd w:id="2814"/>
        <w:bookmarkEnd w:id="2815"/>
        <w:bookmarkEnd w:id="2816"/>
        <w:bookmarkEnd w:id="2817"/>
        <w:bookmarkEnd w:id="2818"/>
        <w:bookmarkEnd w:id="2819"/>
        <w:bookmarkEnd w:id="2820"/>
        <w:bookmarkEnd w:id="2821"/>
        <w:bookmarkEnd w:id="2822"/>
        <w:bookmarkEnd w:id="2823"/>
        <w:bookmarkEnd w:id="2824"/>
        <w:bookmarkEnd w:id="2825"/>
        <w:bookmarkEnd w:id="2826"/>
        <w:bookmarkEnd w:id="2827"/>
        <w:bookmarkEnd w:id="2828"/>
      </w:del>
    </w:p>
    <w:p w14:paraId="741DECEE" w14:textId="0A2D3488" w:rsidR="00EB26C3" w:rsidRDefault="00EB26C3">
      <w:pPr>
        <w:pStyle w:val="Heading3"/>
        <w:rPr>
          <w:ins w:id="2829" w:author="hari prasath" w:date="2020-08-25T17:50:00Z"/>
        </w:rPr>
        <w:pPrChange w:id="2830" w:author="hari prasath" w:date="2020-08-25T17:51:00Z">
          <w:pPr>
            <w:pStyle w:val="Heading2"/>
          </w:pPr>
        </w:pPrChange>
      </w:pPr>
      <w:bookmarkStart w:id="2831" w:name="_Ref45380314"/>
      <w:commentRangeStart w:id="2832"/>
      <w:del w:id="2833" w:author="hari prasath" w:date="2020-08-10T16:28:00Z">
        <w:r w:rsidDel="00A647D4">
          <w:delText xml:space="preserve">Power ON </w:delText>
        </w:r>
      </w:del>
      <w:bookmarkStart w:id="2834" w:name="_Toc50192895"/>
      <w:r>
        <w:t xml:space="preserve">AC </w:t>
      </w:r>
      <w:del w:id="2835" w:author="hari prasath" w:date="2020-08-25T17:51:00Z">
        <w:r w:rsidDel="001D3F0F">
          <w:delText xml:space="preserve">setting </w:delText>
        </w:r>
      </w:del>
      <w:ins w:id="2836" w:author="hari prasath" w:date="2020-08-25T17:51:00Z">
        <w:r w:rsidR="001D3F0F">
          <w:t xml:space="preserve">event  </w:t>
        </w:r>
      </w:ins>
      <w:r>
        <w:t>packet</w:t>
      </w:r>
      <w:commentRangeEnd w:id="2832"/>
      <w:r w:rsidR="00A76425">
        <w:rPr>
          <w:rStyle w:val="CommentReference"/>
          <w:rFonts w:ascii="Arial" w:eastAsiaTheme="minorHAnsi" w:hAnsi="Arial" w:cstheme="minorBidi"/>
          <w:color w:val="auto"/>
        </w:rPr>
        <w:commentReference w:id="2832"/>
      </w:r>
      <w:bookmarkEnd w:id="2831"/>
      <w:bookmarkEnd w:id="2834"/>
    </w:p>
    <w:p w14:paraId="4536B7EC" w14:textId="77777777" w:rsidR="001D3F0F" w:rsidRPr="001D3F0F" w:rsidRDefault="001D3F0F">
      <w:pPr>
        <w:rPr>
          <w:ins w:id="2837" w:author="hari prasath" w:date="2020-07-16T20:09:00Z"/>
          <w:rPrChange w:id="2838" w:author="hari prasath" w:date="2020-08-25T17:50:00Z">
            <w:rPr>
              <w:ins w:id="2839" w:author="hari prasath" w:date="2020-07-16T20:09:00Z"/>
            </w:rPr>
          </w:rPrChange>
        </w:rPr>
        <w:pPrChange w:id="2840" w:author="hari prasath" w:date="2020-08-25T17:50:00Z">
          <w:pPr>
            <w:pStyle w:val="Heading2"/>
          </w:pPr>
        </w:pPrChange>
      </w:pPr>
    </w:p>
    <w:p w14:paraId="0D355536" w14:textId="2C0FB2C1" w:rsidR="00AC6495" w:rsidRPr="00AC6495" w:rsidRDefault="00AC6495">
      <w:pPr>
        <w:ind w:left="567"/>
        <w:rPr>
          <w:rFonts w:asciiTheme="minorHAnsi" w:hAnsiTheme="minorHAnsi" w:cstheme="minorHAnsi"/>
          <w:rPrChange w:id="2841" w:author="hari prasath" w:date="2020-07-16T20:11:00Z">
            <w:rPr/>
          </w:rPrChange>
        </w:rPr>
        <w:pPrChange w:id="2842" w:author="hari prasath" w:date="2020-07-16T20:11:00Z">
          <w:pPr>
            <w:pStyle w:val="Heading2"/>
          </w:pPr>
        </w:pPrChange>
      </w:pPr>
      <w:ins w:id="2843" w:author="hari prasath" w:date="2020-07-16T20:09:00Z">
        <w:r w:rsidRPr="00AC6495">
          <w:rPr>
            <w:rFonts w:asciiTheme="minorHAnsi" w:hAnsiTheme="minorHAnsi" w:cstheme="minorHAnsi"/>
            <w:rPrChange w:id="2844" w:author="hari prasath" w:date="2020-07-16T20:11:00Z">
              <w:rPr/>
            </w:rPrChange>
          </w:rPr>
          <w:t xml:space="preserve">Sensor send this packet </w:t>
        </w:r>
      </w:ins>
      <w:ins w:id="2845" w:author="hari prasath" w:date="2020-07-16T20:11:00Z">
        <w:r w:rsidRPr="00AC6495">
          <w:rPr>
            <w:rFonts w:asciiTheme="minorHAnsi" w:hAnsiTheme="minorHAnsi" w:cstheme="minorHAnsi"/>
            <w:rPrChange w:id="2846" w:author="hari prasath" w:date="2020-07-16T20:11:00Z">
              <w:rPr/>
            </w:rPrChange>
          </w:rPr>
          <w:t xml:space="preserve">to update AC status </w:t>
        </w:r>
      </w:ins>
      <w:ins w:id="2847" w:author="hari prasath" w:date="2020-07-16T20:10:00Z">
        <w:r w:rsidRPr="00AC6495">
          <w:rPr>
            <w:rFonts w:asciiTheme="minorHAnsi" w:hAnsiTheme="minorHAnsi" w:cstheme="minorHAnsi"/>
            <w:rPrChange w:id="2848" w:author="hari prasath" w:date="2020-07-16T20:11:00Z">
              <w:rPr/>
            </w:rPrChange>
          </w:rPr>
          <w:t>at every POR</w:t>
        </w:r>
      </w:ins>
      <w:ins w:id="2849" w:author="hari prasath" w:date="2020-07-28T13:52:00Z">
        <w:r w:rsidR="00AA074E">
          <w:rPr>
            <w:rFonts w:asciiTheme="minorHAnsi" w:hAnsiTheme="minorHAnsi" w:cstheme="minorHAnsi"/>
          </w:rPr>
          <w:t xml:space="preserve">. This packet will be </w:t>
        </w:r>
      </w:ins>
      <w:ins w:id="2850" w:author="hari prasath" w:date="2020-08-10T16:27:00Z">
        <w:r w:rsidR="00ED2658">
          <w:rPr>
            <w:rFonts w:asciiTheme="minorHAnsi" w:hAnsiTheme="minorHAnsi" w:cstheme="minorHAnsi"/>
          </w:rPr>
          <w:t>sent</w:t>
        </w:r>
      </w:ins>
      <w:ins w:id="2851" w:author="hari prasath" w:date="2020-07-28T13:52:00Z">
        <w:r w:rsidR="00AA074E">
          <w:rPr>
            <w:rFonts w:asciiTheme="minorHAnsi" w:hAnsiTheme="minorHAnsi" w:cstheme="minorHAnsi"/>
          </w:rPr>
          <w:t xml:space="preserve"> whenever there is status </w:t>
        </w:r>
      </w:ins>
      <w:ins w:id="2852" w:author="hari prasath" w:date="2020-07-28T13:53:00Z">
        <w:r w:rsidR="00AA074E">
          <w:rPr>
            <w:rFonts w:asciiTheme="minorHAnsi" w:hAnsiTheme="minorHAnsi" w:cstheme="minorHAnsi"/>
          </w:rPr>
          <w:t xml:space="preserve">change </w:t>
        </w:r>
      </w:ins>
      <w:ins w:id="2853" w:author="hari prasath" w:date="2020-08-10T16:28:00Z">
        <w:r w:rsidR="00763493">
          <w:rPr>
            <w:rFonts w:asciiTheme="minorHAnsi" w:hAnsiTheme="minorHAnsi" w:cstheme="minorHAnsi"/>
          </w:rPr>
          <w:t>or</w:t>
        </w:r>
      </w:ins>
      <w:ins w:id="2854" w:author="hari prasath" w:date="2020-08-10T16:27:00Z">
        <w:r w:rsidR="00ED2658">
          <w:rPr>
            <w:rFonts w:asciiTheme="minorHAnsi" w:hAnsiTheme="minorHAnsi" w:cstheme="minorHAnsi"/>
          </w:rPr>
          <w:t xml:space="preserve"> any field </w:t>
        </w:r>
      </w:ins>
      <w:ins w:id="2855" w:author="hari prasath" w:date="2020-08-10T16:28:00Z">
        <w:r w:rsidR="00763493">
          <w:rPr>
            <w:rFonts w:asciiTheme="minorHAnsi" w:hAnsiTheme="minorHAnsi" w:cstheme="minorHAnsi"/>
          </w:rPr>
          <w:t>are</w:t>
        </w:r>
      </w:ins>
      <w:ins w:id="2856" w:author="hari prasath" w:date="2020-08-10T16:27:00Z">
        <w:r w:rsidR="00ED2658">
          <w:rPr>
            <w:rFonts w:asciiTheme="minorHAnsi" w:hAnsiTheme="minorHAnsi" w:cstheme="minorHAnsi"/>
          </w:rPr>
          <w:t xml:space="preserve"> updated via PORTA</w:t>
        </w:r>
      </w:ins>
      <w:ins w:id="2857" w:author="hari prasath" w:date="2020-07-28T13:53:00Z">
        <w:r w:rsidR="00AA074E">
          <w:rPr>
            <w:rFonts w:asciiTheme="minorHAnsi" w:hAnsiTheme="minorHAnsi" w:cstheme="minorHAnsi"/>
          </w:rPr>
          <w:t xml:space="preserve">. This is </w:t>
        </w:r>
      </w:ins>
      <w:ins w:id="2858" w:author="hari prasath" w:date="2020-08-10T16:27:00Z">
        <w:r w:rsidR="00ED2658">
          <w:rPr>
            <w:rFonts w:asciiTheme="minorHAnsi" w:hAnsiTheme="minorHAnsi" w:cstheme="minorHAnsi"/>
          </w:rPr>
          <w:t>event-based</w:t>
        </w:r>
      </w:ins>
      <w:ins w:id="2859" w:author="hari prasath" w:date="2020-07-28T13:53:00Z">
        <w:r w:rsidR="00AA074E">
          <w:rPr>
            <w:rFonts w:asciiTheme="minorHAnsi" w:hAnsiTheme="minorHAnsi" w:cstheme="minorHAnsi"/>
          </w:rPr>
          <w:t xml:space="preserve"> packet</w:t>
        </w:r>
      </w:ins>
      <w:ins w:id="2860" w:author="hari prasath" w:date="2020-07-28T13:52:00Z">
        <w:r w:rsidR="00AA074E">
          <w:rPr>
            <w:rFonts w:asciiTheme="minorHAnsi" w:hAnsiTheme="minorHAnsi" w:cstheme="minorHAnsi"/>
          </w:rPr>
          <w:t xml:space="preserve">  </w:t>
        </w:r>
      </w:ins>
    </w:p>
    <w:p w14:paraId="3793578A" w14:textId="1B050757" w:rsidR="00EB26C3" w:rsidDel="00F17DF6" w:rsidRDefault="00EB26C3" w:rsidP="00EB26C3">
      <w:pPr>
        <w:pStyle w:val="Heading3"/>
        <w:rPr>
          <w:del w:id="2861" w:author="hari prasath" w:date="2020-08-10T16:28:00Z"/>
        </w:rPr>
      </w:pPr>
      <w:del w:id="2862" w:author="hari prasath" w:date="2020-08-10T16:28:00Z">
        <w:r w:rsidDel="00F17DF6">
          <w:delText>Amenos power ON AC setting packet</w:delText>
        </w:r>
      </w:del>
    </w:p>
    <w:p w14:paraId="55B86C7B" w14:textId="77777777" w:rsidR="00EB26C3" w:rsidRPr="00C01399" w:rsidRDefault="00EB26C3" w:rsidP="00EB26C3">
      <w:pPr>
        <w:pStyle w:val="BodyText"/>
        <w:spacing w:before="1"/>
        <w:ind w:left="720"/>
        <w:rPr>
          <w:rFonts w:ascii="Courier New" w:hAnsi="Courier New" w:cs="Courier New"/>
          <w:color w:val="000000" w:themeColor="text1" w:themeShade="80"/>
          <w:sz w:val="20"/>
          <w:szCs w:val="20"/>
        </w:rPr>
      </w:pP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>{</w:t>
      </w:r>
    </w:p>
    <w:p w14:paraId="1F267D55" w14:textId="77777777" w:rsidR="00EB26C3" w:rsidRPr="00C01399" w:rsidRDefault="00EB26C3" w:rsidP="00EB26C3">
      <w:pPr>
        <w:ind w:left="720"/>
        <w:rPr>
          <w:rFonts w:ascii="Courier New" w:hAnsi="Courier New" w:cs="Courier New"/>
          <w:color w:val="000000" w:themeColor="text1" w:themeShade="80"/>
          <w:sz w:val="20"/>
          <w:szCs w:val="20"/>
        </w:rPr>
      </w:pP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>“hmac”</w:t>
      </w: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  <w:lang w:val="en"/>
        </w:rPr>
        <w:t>:’’</w:t>
      </w: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>”</w:t>
      </w: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  <w:lang w:val="en"/>
        </w:rPr>
        <w:t>,</w:t>
      </w: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 xml:space="preserve"> </w:t>
      </w:r>
    </w:p>
    <w:p w14:paraId="22A2E6C5" w14:textId="77777777" w:rsidR="00EB26C3" w:rsidRPr="00C01399" w:rsidRDefault="00EB26C3" w:rsidP="00EB26C3">
      <w:pPr>
        <w:ind w:left="720"/>
        <w:rPr>
          <w:rFonts w:ascii="Courier New" w:hAnsi="Courier New" w:cs="Courier New"/>
          <w:color w:val="000000" w:themeColor="text1" w:themeShade="80"/>
          <w:sz w:val="20"/>
          <w:szCs w:val="20"/>
        </w:rPr>
      </w:pP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 xml:space="preserve"> </w:t>
      </w: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  <w:lang w:val="en"/>
        </w:rPr>
        <w:t>“payload”</w:t>
      </w: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>:</w:t>
      </w:r>
    </w:p>
    <w:p w14:paraId="5E7BD294" w14:textId="77777777" w:rsidR="00EB26C3" w:rsidRPr="00C01399" w:rsidRDefault="00EB26C3" w:rsidP="00EB26C3">
      <w:pPr>
        <w:ind w:left="720"/>
        <w:rPr>
          <w:rFonts w:ascii="Courier New" w:hAnsi="Courier New" w:cs="Courier New"/>
          <w:color w:val="000000" w:themeColor="text1" w:themeShade="80"/>
          <w:sz w:val="20"/>
          <w:szCs w:val="20"/>
        </w:rPr>
      </w:pPr>
      <w:r w:rsidRPr="00C01399">
        <w:rPr>
          <w:rFonts w:ascii="Courier New" w:hAnsi="Courier New" w:cs="Courier New"/>
          <w:color w:val="000000" w:themeColor="text1" w:themeShade="80"/>
          <w:sz w:val="20"/>
          <w:szCs w:val="20"/>
        </w:rPr>
        <w:t>{</w:t>
      </w:r>
    </w:p>
    <w:p w14:paraId="4F4A6EC0" w14:textId="65731DE5" w:rsidR="00EB26C3" w:rsidRPr="00C01399" w:rsidRDefault="00EB26C3" w:rsidP="00EB26C3">
      <w:pPr>
        <w:ind w:left="720" w:firstLine="220"/>
        <w:rPr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>"device_uid":"</w:t>
      </w:r>
      <w:r w:rsidRPr="00C01399">
        <w:rPr>
          <w:rFonts w:ascii="Courier New" w:hAnsi="Courier New" w:cs="Courier New"/>
          <w:color w:val="000000" w:themeColor="text1" w:themeShade="80"/>
          <w:lang w:val="en"/>
        </w:rPr>
        <w:t>03121901001000</w:t>
      </w:r>
      <w:ins w:id="2863" w:author="hari prasath" w:date="2020-07-20T19:19:00Z">
        <w:r w:rsidR="00364440">
          <w:rPr>
            <w:rFonts w:ascii="Courier New" w:hAnsi="Courier New" w:cs="Courier New"/>
            <w:color w:val="000000" w:themeColor="text1" w:themeShade="80"/>
          </w:rPr>
          <w:t>2</w:t>
        </w:r>
      </w:ins>
      <w:del w:id="2864" w:author="hari prasath" w:date="2020-07-20T19:19:00Z">
        <w:r w:rsidDel="00364440">
          <w:rPr>
            <w:rFonts w:ascii="Courier New" w:hAnsi="Courier New" w:cs="Courier New"/>
            <w:color w:val="000000" w:themeColor="text1" w:themeShade="80"/>
          </w:rPr>
          <w:delText>5</w:delText>
        </w:r>
      </w:del>
      <w:r w:rsidRPr="00C01399">
        <w:rPr>
          <w:rFonts w:ascii="Courier New" w:hAnsi="Courier New" w:cs="Courier New"/>
          <w:color w:val="000000" w:themeColor="text1" w:themeShade="80"/>
        </w:rPr>
        <w:t>",</w:t>
      </w:r>
    </w:p>
    <w:p w14:paraId="7587A6AB" w14:textId="193D80B6" w:rsidR="00EB26C3" w:rsidRPr="00C01399" w:rsidRDefault="00EB26C3" w:rsidP="00EB26C3">
      <w:pPr>
        <w:ind w:left="720"/>
        <w:rPr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 xml:space="preserve">  "data_type":</w:t>
      </w:r>
      <w:r>
        <w:rPr>
          <w:rFonts w:ascii="Courier New" w:hAnsi="Courier New" w:cs="Courier New"/>
          <w:color w:val="000000" w:themeColor="text1" w:themeShade="80"/>
        </w:rPr>
        <w:t>8</w:t>
      </w:r>
      <w:r w:rsidRPr="00C01399">
        <w:rPr>
          <w:rFonts w:ascii="Courier New" w:hAnsi="Courier New" w:cs="Courier New"/>
          <w:color w:val="000000" w:themeColor="text1" w:themeShade="80"/>
        </w:rPr>
        <w:t>,</w:t>
      </w:r>
    </w:p>
    <w:p w14:paraId="7011F60A" w14:textId="77777777" w:rsidR="00EB26C3" w:rsidRPr="00C01399" w:rsidRDefault="00EB26C3" w:rsidP="00EB26C3">
      <w:pPr>
        <w:ind w:left="720"/>
        <w:rPr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 xml:space="preserve">  "device_data":[</w:t>
      </w:r>
    </w:p>
    <w:p w14:paraId="7C18CAA6" w14:textId="0F60411A" w:rsidR="00EB26C3" w:rsidRDefault="00EB26C3" w:rsidP="00EB26C3">
      <w:pPr>
        <w:ind w:left="720"/>
        <w:rPr>
          <w:ins w:id="2865" w:author="hari prasath" w:date="2020-08-25T17:45:00Z"/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 xml:space="preserve">    {</w:t>
      </w:r>
    </w:p>
    <w:p w14:paraId="7AAE4547" w14:textId="0C23B836" w:rsidR="00F41C69" w:rsidRPr="00F41C69" w:rsidRDefault="00F41C69">
      <w:pPr>
        <w:pStyle w:val="HTMLPreformatted"/>
        <w:rPr>
          <w:rPrChange w:id="2866" w:author="hari prasath" w:date="2020-08-25T17:45:00Z">
            <w:rPr>
              <w:rFonts w:ascii="Courier New" w:hAnsi="Courier New" w:cs="Courier New"/>
              <w:color w:val="000000" w:themeColor="text1" w:themeShade="80"/>
            </w:rPr>
          </w:rPrChange>
        </w:rPr>
        <w:pPrChange w:id="2867" w:author="hari prasath" w:date="2020-08-25T17:45:00Z">
          <w:pPr>
            <w:ind w:left="720"/>
          </w:pPr>
        </w:pPrChange>
      </w:pPr>
      <w:ins w:id="2868" w:author="hari prasath" w:date="2020-08-25T17:45:00Z">
        <w:r>
          <w:rPr>
            <w:color w:val="000000" w:themeColor="text1" w:themeShade="80"/>
          </w:rPr>
          <w:tab/>
          <w:t xml:space="preserve">    </w:t>
        </w:r>
        <w:r>
          <w:rPr>
            <w:szCs w:val="22"/>
          </w:rPr>
          <w:t>"action_type": 3,</w:t>
        </w:r>
      </w:ins>
    </w:p>
    <w:p w14:paraId="5E234D98" w14:textId="5CDF9EC0" w:rsidR="00EB26C3" w:rsidRDefault="00EB26C3" w:rsidP="00EB26C3">
      <w:pPr>
        <w:ind w:left="720"/>
        <w:rPr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 xml:space="preserve">      "</w:t>
      </w:r>
      <w:r>
        <w:rPr>
          <w:rFonts w:ascii="Courier New" w:hAnsi="Courier New" w:cs="Courier New"/>
          <w:color w:val="000000" w:themeColor="text1" w:themeShade="80"/>
        </w:rPr>
        <w:t>ac_status</w:t>
      </w:r>
      <w:r w:rsidRPr="00C01399">
        <w:rPr>
          <w:rFonts w:ascii="Courier New" w:hAnsi="Courier New" w:cs="Courier New"/>
          <w:color w:val="000000" w:themeColor="text1" w:themeShade="80"/>
        </w:rPr>
        <w:t>": 1</w:t>
      </w:r>
      <w:r>
        <w:rPr>
          <w:rFonts w:ascii="Courier New" w:hAnsi="Courier New" w:cs="Courier New"/>
          <w:color w:val="000000" w:themeColor="text1" w:themeShade="80"/>
        </w:rPr>
        <w:t>,</w:t>
      </w:r>
    </w:p>
    <w:p w14:paraId="09DA1733" w14:textId="3CABB003" w:rsidR="00EB26C3" w:rsidRDefault="00EB26C3" w:rsidP="00EB26C3">
      <w:pPr>
        <w:ind w:left="720"/>
        <w:rPr>
          <w:ins w:id="2869" w:author="hari prasath" w:date="2020-07-20T19:05:00Z"/>
          <w:rFonts w:ascii="Courier New" w:hAnsi="Courier New" w:cs="Courier New"/>
          <w:color w:val="000000" w:themeColor="text1" w:themeShade="80"/>
        </w:rPr>
      </w:pPr>
      <w:r>
        <w:rPr>
          <w:rFonts w:ascii="Courier New" w:hAnsi="Courier New" w:cs="Courier New"/>
          <w:color w:val="000000" w:themeColor="text1" w:themeShade="80"/>
        </w:rPr>
        <w:tab/>
        <w:t xml:space="preserve">“mode” : </w:t>
      </w:r>
      <w:ins w:id="2870" w:author="hari prasath" w:date="2020-07-20T18:36:00Z">
        <w:r w:rsidR="00036C7A">
          <w:rPr>
            <w:rFonts w:ascii="Courier New" w:hAnsi="Courier New" w:cs="Courier New"/>
            <w:color w:val="000000" w:themeColor="text1" w:themeShade="80"/>
          </w:rPr>
          <w:t>“</w:t>
        </w:r>
      </w:ins>
      <w:r>
        <w:rPr>
          <w:rFonts w:ascii="Courier New" w:hAnsi="Courier New" w:cs="Courier New"/>
          <w:color w:val="000000" w:themeColor="text1" w:themeShade="80"/>
        </w:rPr>
        <w:t>auto</w:t>
      </w:r>
      <w:ins w:id="2871" w:author="hari prasath" w:date="2020-07-20T18:36:00Z">
        <w:r w:rsidR="00036C7A">
          <w:rPr>
            <w:rFonts w:ascii="Courier New" w:hAnsi="Courier New" w:cs="Courier New"/>
            <w:color w:val="000000" w:themeColor="text1" w:themeShade="80"/>
          </w:rPr>
          <w:t>”</w:t>
        </w:r>
      </w:ins>
      <w:ins w:id="2872" w:author="hari prasath" w:date="2020-07-20T19:05:00Z">
        <w:r w:rsidR="002B59AD">
          <w:rPr>
            <w:rFonts w:ascii="Courier New" w:hAnsi="Courier New" w:cs="Courier New"/>
            <w:color w:val="000000" w:themeColor="text1" w:themeShade="80"/>
          </w:rPr>
          <w:t>,</w:t>
        </w:r>
      </w:ins>
    </w:p>
    <w:p w14:paraId="218C2E18" w14:textId="1AEBD1FB" w:rsidR="002B59AD" w:rsidRDefault="002B59AD" w:rsidP="002B59AD">
      <w:pPr>
        <w:ind w:left="720" w:firstLine="720"/>
        <w:rPr>
          <w:ins w:id="2873" w:author="hari prasath" w:date="2020-07-28T13:51:00Z"/>
          <w:rFonts w:ascii="Courier New" w:hAnsi="Courier New" w:cs="Courier New"/>
          <w:color w:val="000000" w:themeColor="text1" w:themeShade="80"/>
        </w:rPr>
      </w:pPr>
      <w:commentRangeStart w:id="2874"/>
      <w:ins w:id="2875" w:author="hari prasath" w:date="2020-07-20T19:05:00Z">
        <w:r>
          <w:rPr>
            <w:rFonts w:ascii="Courier New" w:hAnsi="Courier New" w:cs="Courier New"/>
            <w:color w:val="000000" w:themeColor="text1" w:themeShade="80"/>
          </w:rPr>
          <w:t>“set</w:t>
        </w:r>
      </w:ins>
      <w:ins w:id="2876" w:author="hari prasath" w:date="2020-08-04T12:45:00Z">
        <w:r w:rsidR="00315B4F">
          <w:rPr>
            <w:rFonts w:ascii="Courier New" w:hAnsi="Courier New" w:cs="Courier New"/>
            <w:color w:val="000000" w:themeColor="text1" w:themeShade="80"/>
          </w:rPr>
          <w:t>_ac</w:t>
        </w:r>
      </w:ins>
      <w:ins w:id="2877" w:author="hari prasath" w:date="2020-07-20T19:05:00Z">
        <w:r>
          <w:rPr>
            <w:rFonts w:ascii="Courier New" w:hAnsi="Courier New" w:cs="Courier New"/>
            <w:color w:val="000000" w:themeColor="text1" w:themeShade="80"/>
          </w:rPr>
          <w:t>_temperature”:23</w:t>
        </w:r>
      </w:ins>
      <w:ins w:id="2878" w:author="hari prasath" w:date="2020-07-20T19:06:00Z">
        <w:r>
          <w:rPr>
            <w:rFonts w:ascii="Courier New" w:hAnsi="Courier New" w:cs="Courier New"/>
            <w:color w:val="000000" w:themeColor="text1" w:themeShade="80"/>
          </w:rPr>
          <w:t>,</w:t>
        </w:r>
        <w:commentRangeEnd w:id="2874"/>
        <w:r>
          <w:rPr>
            <w:rStyle w:val="CommentReference"/>
          </w:rPr>
          <w:commentReference w:id="2874"/>
        </w:r>
      </w:ins>
    </w:p>
    <w:p w14:paraId="11FE6D23" w14:textId="68AD8F4F" w:rsidR="00CC0D01" w:rsidRDefault="00CC0D01" w:rsidP="002B59AD">
      <w:pPr>
        <w:ind w:left="720" w:firstLine="720"/>
        <w:rPr>
          <w:ins w:id="2879" w:author="hari prasath" w:date="2020-07-20T19:06:00Z"/>
          <w:rFonts w:ascii="Courier New" w:hAnsi="Courier New" w:cs="Courier New"/>
          <w:color w:val="000000" w:themeColor="text1" w:themeShade="80"/>
        </w:rPr>
      </w:pPr>
      <w:ins w:id="2880" w:author="hari prasath" w:date="2020-07-28T13:52:00Z">
        <w:r w:rsidRPr="00CC0D01">
          <w:rPr>
            <w:rFonts w:ascii="Courier New" w:hAnsi="Courier New" w:cs="Courier New"/>
            <w:color w:val="000000" w:themeColor="text1" w:themeShade="80"/>
            <w:rPrChange w:id="2881" w:author="hari prasath" w:date="2020-07-28T13:52:00Z">
              <w:rPr/>
            </w:rPrChange>
          </w:rPr>
          <w:t>"time_ac_run": 60,</w:t>
        </w:r>
      </w:ins>
    </w:p>
    <w:p w14:paraId="01312884" w14:textId="20B63D8B" w:rsidR="002B59AD" w:rsidRPr="00C01399" w:rsidDel="00972593" w:rsidRDefault="002B59AD">
      <w:pPr>
        <w:ind w:left="720" w:firstLine="720"/>
        <w:rPr>
          <w:del w:id="2882" w:author="hari prasath" w:date="2020-08-04T13:26:00Z"/>
          <w:rFonts w:ascii="Courier New" w:hAnsi="Courier New" w:cs="Courier New"/>
          <w:color w:val="000000" w:themeColor="text1" w:themeShade="80"/>
        </w:rPr>
        <w:pPrChange w:id="2883" w:author="hari prasath" w:date="2020-07-20T19:05:00Z">
          <w:pPr>
            <w:ind w:left="720"/>
          </w:pPr>
        </w:pPrChange>
      </w:pPr>
    </w:p>
    <w:p w14:paraId="0B64B3D6" w14:textId="77777777" w:rsidR="00EB26C3" w:rsidRPr="00C01399" w:rsidRDefault="00EB26C3" w:rsidP="00EB26C3">
      <w:pPr>
        <w:ind w:left="720"/>
        <w:rPr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 xml:space="preserve">    }</w:t>
      </w:r>
    </w:p>
    <w:p w14:paraId="3153D6A2" w14:textId="77777777" w:rsidR="00EB26C3" w:rsidRPr="00C01399" w:rsidRDefault="00EB26C3" w:rsidP="00EB26C3">
      <w:pPr>
        <w:ind w:left="720"/>
        <w:rPr>
          <w:rFonts w:ascii="Courier New" w:hAnsi="Courier New" w:cs="Courier New"/>
          <w:color w:val="000000" w:themeColor="text1" w:themeShade="80"/>
          <w:lang w:val="en"/>
        </w:rPr>
      </w:pPr>
      <w:r w:rsidRPr="00C01399">
        <w:rPr>
          <w:rFonts w:ascii="Courier New" w:hAnsi="Courier New" w:cs="Courier New"/>
          <w:color w:val="000000" w:themeColor="text1" w:themeShade="80"/>
          <w:lang w:val="en"/>
        </w:rPr>
        <w:t xml:space="preserve">   ]</w:t>
      </w:r>
    </w:p>
    <w:p w14:paraId="785DE009" w14:textId="77777777" w:rsidR="00EB26C3" w:rsidRPr="00C01399" w:rsidRDefault="00EB26C3" w:rsidP="00EB26C3">
      <w:pPr>
        <w:ind w:left="720"/>
        <w:rPr>
          <w:rFonts w:ascii="Courier New" w:hAnsi="Courier New" w:cs="Courier New"/>
          <w:color w:val="000000" w:themeColor="text1" w:themeShade="80"/>
          <w:lang w:val="en"/>
        </w:rPr>
      </w:pPr>
      <w:r w:rsidRPr="00C01399">
        <w:rPr>
          <w:rFonts w:ascii="Courier New" w:hAnsi="Courier New" w:cs="Courier New"/>
          <w:color w:val="000000" w:themeColor="text1" w:themeShade="80"/>
          <w:lang w:val="en"/>
        </w:rPr>
        <w:t>}</w:t>
      </w:r>
    </w:p>
    <w:p w14:paraId="4468BBA5" w14:textId="73287E80" w:rsidR="007D2ADC" w:rsidRDefault="00EB26C3" w:rsidP="00EB26C3">
      <w:pPr>
        <w:ind w:left="720"/>
        <w:rPr>
          <w:ins w:id="2884" w:author="hari prasath" w:date="2020-08-25T17:51:00Z"/>
          <w:rFonts w:ascii="Courier New" w:hAnsi="Courier New" w:cs="Courier New"/>
          <w:color w:val="000000" w:themeColor="text1" w:themeShade="80"/>
        </w:rPr>
      </w:pPr>
      <w:r w:rsidRPr="00C01399">
        <w:rPr>
          <w:rFonts w:ascii="Courier New" w:hAnsi="Courier New" w:cs="Courier New"/>
          <w:color w:val="000000" w:themeColor="text1" w:themeShade="80"/>
        </w:rPr>
        <w:t>}</w:t>
      </w:r>
    </w:p>
    <w:p w14:paraId="36BFB250" w14:textId="6EBCB2A9" w:rsidR="00EB26C3" w:rsidDel="009C0870" w:rsidRDefault="00EB26C3">
      <w:pPr>
        <w:pStyle w:val="Heading3"/>
        <w:rPr>
          <w:del w:id="2885" w:author="hari prasath" w:date="2020-08-25T18:34:00Z"/>
        </w:rPr>
        <w:pPrChange w:id="2886" w:author="hari prasath" w:date="2020-08-25T18:34:00Z">
          <w:pPr>
            <w:ind w:left="720"/>
          </w:pPr>
        </w:pPrChange>
      </w:pPr>
      <w:bookmarkStart w:id="2887" w:name="_Toc49273153"/>
      <w:bookmarkStart w:id="2888" w:name="_Toc50192896"/>
      <w:bookmarkEnd w:id="2887"/>
      <w:bookmarkEnd w:id="2888"/>
    </w:p>
    <w:p w14:paraId="65DED350" w14:textId="449033B5" w:rsidR="00EB26C3" w:rsidRPr="00EB26C3" w:rsidRDefault="001D3F0F">
      <w:pPr>
        <w:pStyle w:val="Heading3"/>
        <w:pPrChange w:id="2889" w:author="hari prasath" w:date="2020-08-25T18:34:00Z">
          <w:pPr/>
        </w:pPrChange>
      </w:pPr>
      <w:bookmarkStart w:id="2890" w:name="_Ref49273036"/>
      <w:bookmarkStart w:id="2891" w:name="_Toc50192897"/>
      <w:ins w:id="2892" w:author="hari prasath" w:date="2020-08-25T17:51:00Z">
        <w:r>
          <w:t>Light event packet</w:t>
        </w:r>
      </w:ins>
      <w:bookmarkEnd w:id="2890"/>
      <w:bookmarkEnd w:id="2891"/>
    </w:p>
    <w:p w14:paraId="2F3FEEFD" w14:textId="79BCCA31" w:rsidR="007D2ADC" w:rsidRDefault="007D2ADC">
      <w:pPr>
        <w:ind w:left="769"/>
        <w:rPr>
          <w:ins w:id="2893" w:author="hari prasath" w:date="2020-08-25T17:52:00Z"/>
          <w:rFonts w:asciiTheme="minorHAnsi" w:hAnsiTheme="minorHAnsi" w:cstheme="minorHAnsi"/>
        </w:rPr>
        <w:pPrChange w:id="2894" w:author="hari prasath" w:date="2020-08-25T17:52:00Z">
          <w:pPr>
            <w:ind w:left="709"/>
          </w:pPr>
        </w:pPrChange>
      </w:pPr>
      <w:ins w:id="2895" w:author="hari prasath" w:date="2020-08-25T17:52:00Z">
        <w:r w:rsidRPr="00A2695F">
          <w:rPr>
            <w:rFonts w:asciiTheme="minorHAnsi" w:hAnsiTheme="minorHAnsi" w:cstheme="minorHAnsi"/>
          </w:rPr>
          <w:t xml:space="preserve">This packet is used to send </w:t>
        </w:r>
        <w:r>
          <w:rPr>
            <w:rFonts w:asciiTheme="minorHAnsi" w:hAnsiTheme="minorHAnsi" w:cstheme="minorHAnsi"/>
          </w:rPr>
          <w:t xml:space="preserve">light data like status, </w:t>
        </w:r>
      </w:ins>
      <w:ins w:id="2896" w:author="hari prasath" w:date="2020-08-25T18:10:00Z">
        <w:r w:rsidR="007507E7">
          <w:rPr>
            <w:rFonts w:asciiTheme="minorHAnsi" w:hAnsiTheme="minorHAnsi" w:cstheme="minorHAnsi"/>
          </w:rPr>
          <w:t>brightness</w:t>
        </w:r>
      </w:ins>
      <w:ins w:id="2897" w:author="hari prasath" w:date="2020-08-25T17:52:00Z">
        <w:r>
          <w:rPr>
            <w:rFonts w:asciiTheme="minorHAnsi" w:hAnsiTheme="minorHAnsi" w:cstheme="minorHAnsi"/>
          </w:rPr>
          <w:t>, color to Hub. This packet is sent whenever there is status change on the bulbs. This is event based packet.</w:t>
        </w:r>
      </w:ins>
    </w:p>
    <w:p w14:paraId="42C019FB" w14:textId="77777777" w:rsidR="007D2ADC" w:rsidRPr="001B3967" w:rsidRDefault="007D2ADC" w:rsidP="007D2ADC">
      <w:pPr>
        <w:rPr>
          <w:ins w:id="2898" w:author="hari prasath" w:date="2020-08-25T17:52:00Z"/>
        </w:rPr>
      </w:pPr>
    </w:p>
    <w:p w14:paraId="19AF62F7" w14:textId="77777777" w:rsidR="000C1D9D" w:rsidRPr="00C01399" w:rsidRDefault="000C1D9D" w:rsidP="000C1D9D">
      <w:pPr>
        <w:pStyle w:val="BodyText"/>
        <w:spacing w:before="1"/>
        <w:ind w:left="720"/>
        <w:rPr>
          <w:ins w:id="2899" w:author="hari prasath" w:date="2020-08-25T17:53:00Z"/>
          <w:rFonts w:ascii="Courier New" w:hAnsi="Courier New" w:cs="Courier New"/>
          <w:color w:val="000000" w:themeColor="text1" w:themeShade="80"/>
          <w:sz w:val="20"/>
          <w:szCs w:val="20"/>
        </w:rPr>
      </w:pPr>
      <w:ins w:id="2900" w:author="hari prasath" w:date="2020-08-25T17:53:00Z"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{</w:t>
        </w:r>
      </w:ins>
    </w:p>
    <w:p w14:paraId="78746C1A" w14:textId="77777777" w:rsidR="000C1D9D" w:rsidRPr="00C01399" w:rsidRDefault="000C1D9D" w:rsidP="000C1D9D">
      <w:pPr>
        <w:ind w:left="720"/>
        <w:rPr>
          <w:ins w:id="2901" w:author="hari prasath" w:date="2020-08-25T17:53:00Z"/>
          <w:rFonts w:ascii="Courier New" w:hAnsi="Courier New" w:cs="Courier New"/>
          <w:color w:val="000000" w:themeColor="text1" w:themeShade="80"/>
          <w:sz w:val="20"/>
          <w:szCs w:val="20"/>
        </w:rPr>
      </w:pPr>
      <w:ins w:id="2902" w:author="hari prasath" w:date="2020-08-25T17:53:00Z"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“hmac”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t>:’’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”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t>,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 xml:space="preserve"> </w:t>
        </w:r>
      </w:ins>
    </w:p>
    <w:p w14:paraId="25642180" w14:textId="77777777" w:rsidR="000C1D9D" w:rsidRPr="00C01399" w:rsidRDefault="000C1D9D" w:rsidP="000C1D9D">
      <w:pPr>
        <w:ind w:left="720"/>
        <w:rPr>
          <w:ins w:id="2903" w:author="hari prasath" w:date="2020-08-25T17:53:00Z"/>
          <w:rFonts w:ascii="Courier New" w:hAnsi="Courier New" w:cs="Courier New"/>
          <w:color w:val="000000" w:themeColor="text1" w:themeShade="80"/>
          <w:sz w:val="20"/>
          <w:szCs w:val="20"/>
        </w:rPr>
      </w:pPr>
      <w:ins w:id="2904" w:author="hari prasath" w:date="2020-08-25T17:53:00Z"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 xml:space="preserve"> 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  <w:lang w:val="en"/>
          </w:rPr>
          <w:t>“payload”</w:t>
        </w:r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:</w:t>
        </w:r>
      </w:ins>
    </w:p>
    <w:p w14:paraId="0D65EF50" w14:textId="77777777" w:rsidR="000C1D9D" w:rsidRPr="00C01399" w:rsidRDefault="000C1D9D" w:rsidP="000C1D9D">
      <w:pPr>
        <w:ind w:left="720"/>
        <w:rPr>
          <w:ins w:id="2905" w:author="hari prasath" w:date="2020-08-25T17:53:00Z"/>
          <w:rFonts w:ascii="Courier New" w:hAnsi="Courier New" w:cs="Courier New"/>
          <w:color w:val="000000" w:themeColor="text1" w:themeShade="80"/>
          <w:sz w:val="20"/>
          <w:szCs w:val="20"/>
        </w:rPr>
      </w:pPr>
      <w:ins w:id="2906" w:author="hari prasath" w:date="2020-08-25T17:53:00Z">
        <w:r w:rsidRPr="00C01399">
          <w:rPr>
            <w:rFonts w:ascii="Courier New" w:hAnsi="Courier New" w:cs="Courier New"/>
            <w:color w:val="000000" w:themeColor="text1" w:themeShade="80"/>
            <w:sz w:val="20"/>
            <w:szCs w:val="20"/>
          </w:rPr>
          <w:t>{</w:t>
        </w:r>
      </w:ins>
    </w:p>
    <w:p w14:paraId="1A9A924D" w14:textId="77777777" w:rsidR="000C1D9D" w:rsidRPr="00C01399" w:rsidRDefault="000C1D9D" w:rsidP="000C1D9D">
      <w:pPr>
        <w:ind w:left="720" w:firstLine="220"/>
        <w:rPr>
          <w:ins w:id="2907" w:author="hari prasath" w:date="2020-08-25T17:53:00Z"/>
          <w:rFonts w:ascii="Courier New" w:hAnsi="Courier New" w:cs="Courier New"/>
          <w:color w:val="000000" w:themeColor="text1" w:themeShade="80"/>
        </w:rPr>
      </w:pPr>
      <w:ins w:id="2908" w:author="hari prasath" w:date="2020-08-25T17:53:00Z">
        <w:r w:rsidRPr="00C01399">
          <w:rPr>
            <w:rFonts w:ascii="Courier New" w:hAnsi="Courier New" w:cs="Courier New"/>
            <w:color w:val="000000" w:themeColor="text1" w:themeShade="80"/>
          </w:rPr>
          <w:t>"device_uid":"</w:t>
        </w:r>
        <w:r w:rsidRPr="00C01399">
          <w:rPr>
            <w:rFonts w:ascii="Courier New" w:hAnsi="Courier New" w:cs="Courier New"/>
            <w:color w:val="000000" w:themeColor="text1" w:themeShade="80"/>
            <w:lang w:val="en"/>
          </w:rPr>
          <w:t>03121901001000</w:t>
        </w:r>
        <w:r>
          <w:rPr>
            <w:rFonts w:ascii="Courier New" w:hAnsi="Courier New" w:cs="Courier New"/>
            <w:color w:val="000000" w:themeColor="text1" w:themeShade="80"/>
          </w:rPr>
          <w:t>2</w:t>
        </w:r>
        <w:r w:rsidRPr="00C01399">
          <w:rPr>
            <w:rFonts w:ascii="Courier New" w:hAnsi="Courier New" w:cs="Courier New"/>
            <w:color w:val="000000" w:themeColor="text1" w:themeShade="80"/>
          </w:rPr>
          <w:t>",</w:t>
        </w:r>
      </w:ins>
    </w:p>
    <w:p w14:paraId="36EB5D54" w14:textId="77777777" w:rsidR="000C1D9D" w:rsidRPr="00C01399" w:rsidRDefault="000C1D9D" w:rsidP="000C1D9D">
      <w:pPr>
        <w:ind w:left="720"/>
        <w:rPr>
          <w:ins w:id="2909" w:author="hari prasath" w:date="2020-08-25T17:53:00Z"/>
          <w:rFonts w:ascii="Courier New" w:hAnsi="Courier New" w:cs="Courier New"/>
          <w:color w:val="000000" w:themeColor="text1" w:themeShade="80"/>
        </w:rPr>
      </w:pPr>
      <w:ins w:id="2910" w:author="hari prasath" w:date="2020-08-25T17:53:00Z">
        <w:r w:rsidRPr="00C01399">
          <w:rPr>
            <w:rFonts w:ascii="Courier New" w:hAnsi="Courier New" w:cs="Courier New"/>
            <w:color w:val="000000" w:themeColor="text1" w:themeShade="80"/>
          </w:rPr>
          <w:t xml:space="preserve">  "data_type":</w:t>
        </w:r>
        <w:r>
          <w:rPr>
            <w:rFonts w:ascii="Courier New" w:hAnsi="Courier New" w:cs="Courier New"/>
            <w:color w:val="000000" w:themeColor="text1" w:themeShade="80"/>
          </w:rPr>
          <w:t>8</w:t>
        </w:r>
        <w:r w:rsidRPr="00C01399">
          <w:rPr>
            <w:rFonts w:ascii="Courier New" w:hAnsi="Courier New" w:cs="Courier New"/>
            <w:color w:val="000000" w:themeColor="text1" w:themeShade="80"/>
          </w:rPr>
          <w:t>,</w:t>
        </w:r>
      </w:ins>
    </w:p>
    <w:p w14:paraId="7E6832AF" w14:textId="77777777" w:rsidR="000C1D9D" w:rsidRPr="00C01399" w:rsidRDefault="000C1D9D" w:rsidP="000C1D9D">
      <w:pPr>
        <w:ind w:left="720"/>
        <w:rPr>
          <w:ins w:id="2911" w:author="hari prasath" w:date="2020-08-25T17:53:00Z"/>
          <w:rFonts w:ascii="Courier New" w:hAnsi="Courier New" w:cs="Courier New"/>
          <w:color w:val="000000" w:themeColor="text1" w:themeShade="80"/>
        </w:rPr>
      </w:pPr>
      <w:ins w:id="2912" w:author="hari prasath" w:date="2020-08-25T17:53:00Z">
        <w:r w:rsidRPr="00C01399">
          <w:rPr>
            <w:rFonts w:ascii="Courier New" w:hAnsi="Courier New" w:cs="Courier New"/>
            <w:color w:val="000000" w:themeColor="text1" w:themeShade="80"/>
          </w:rPr>
          <w:t xml:space="preserve">  "device_data":[</w:t>
        </w:r>
      </w:ins>
    </w:p>
    <w:p w14:paraId="7E6D553D" w14:textId="77777777" w:rsidR="000C1D9D" w:rsidRDefault="000C1D9D" w:rsidP="000C1D9D">
      <w:pPr>
        <w:ind w:left="720"/>
        <w:rPr>
          <w:ins w:id="2913" w:author="hari prasath" w:date="2020-08-25T17:53:00Z"/>
          <w:rFonts w:ascii="Courier New" w:hAnsi="Courier New" w:cs="Courier New"/>
          <w:color w:val="000000" w:themeColor="text1" w:themeShade="80"/>
        </w:rPr>
      </w:pPr>
      <w:ins w:id="2914" w:author="hari prasath" w:date="2020-08-25T17:53:00Z">
        <w:r w:rsidRPr="00C01399">
          <w:rPr>
            <w:rFonts w:ascii="Courier New" w:hAnsi="Courier New" w:cs="Courier New"/>
            <w:color w:val="000000" w:themeColor="text1" w:themeShade="80"/>
          </w:rPr>
          <w:t xml:space="preserve">    {</w:t>
        </w:r>
      </w:ins>
    </w:p>
    <w:p w14:paraId="436BF421" w14:textId="02F48655" w:rsidR="000C1D9D" w:rsidRPr="000613EC" w:rsidRDefault="000C1D9D" w:rsidP="000C1D9D">
      <w:pPr>
        <w:pStyle w:val="HTMLPreformatted"/>
        <w:rPr>
          <w:ins w:id="2915" w:author="hari prasath" w:date="2020-08-25T17:53:00Z"/>
          <w:szCs w:val="22"/>
        </w:rPr>
      </w:pPr>
      <w:ins w:id="2916" w:author="hari prasath" w:date="2020-08-25T17:53:00Z">
        <w:r>
          <w:rPr>
            <w:color w:val="000000" w:themeColor="text1" w:themeShade="80"/>
          </w:rPr>
          <w:tab/>
          <w:t xml:space="preserve">    </w:t>
        </w:r>
        <w:r>
          <w:rPr>
            <w:szCs w:val="22"/>
          </w:rPr>
          <w:t xml:space="preserve">"action_type": </w:t>
        </w:r>
      </w:ins>
      <w:ins w:id="2917" w:author="hari prasath" w:date="2020-08-25T17:54:00Z">
        <w:r>
          <w:rPr>
            <w:szCs w:val="22"/>
          </w:rPr>
          <w:t>4</w:t>
        </w:r>
      </w:ins>
      <w:ins w:id="2918" w:author="hari prasath" w:date="2020-08-25T17:53:00Z">
        <w:r>
          <w:rPr>
            <w:szCs w:val="22"/>
          </w:rPr>
          <w:t>,</w:t>
        </w:r>
      </w:ins>
    </w:p>
    <w:p w14:paraId="6DC94BA8" w14:textId="340CC797" w:rsidR="000C1D9D" w:rsidRDefault="000C1D9D" w:rsidP="000C1D9D">
      <w:pPr>
        <w:pStyle w:val="HTMLPreformatted"/>
        <w:rPr>
          <w:ins w:id="2919" w:author="hari prasath" w:date="2020-08-25T17:54:00Z"/>
          <w:szCs w:val="22"/>
        </w:rPr>
      </w:pPr>
      <w:ins w:id="2920" w:author="hari prasath" w:date="2020-08-25T17:53:00Z">
        <w:r w:rsidRPr="00C01399">
          <w:rPr>
            <w:color w:val="000000" w:themeColor="text1" w:themeShade="80"/>
          </w:rPr>
          <w:t xml:space="preserve">      </w:t>
        </w:r>
      </w:ins>
      <w:ins w:id="2921" w:author="hari prasath" w:date="2020-08-25T17:54:00Z">
        <w:r>
          <w:rPr>
            <w:color w:val="000000" w:themeColor="text1" w:themeShade="80"/>
          </w:rPr>
          <w:tab/>
          <w:t xml:space="preserve">    </w:t>
        </w:r>
        <w:r>
          <w:rPr>
            <w:szCs w:val="22"/>
          </w:rPr>
          <w:t>"zone": 1,</w:t>
        </w:r>
      </w:ins>
    </w:p>
    <w:p w14:paraId="5E685049" w14:textId="77777777" w:rsidR="000C1D9D" w:rsidRDefault="000C1D9D" w:rsidP="000C1D9D">
      <w:pPr>
        <w:pStyle w:val="HTMLPreformatted"/>
        <w:rPr>
          <w:ins w:id="2922" w:author="hari prasath" w:date="2020-08-25T17:54:00Z"/>
          <w:szCs w:val="22"/>
        </w:rPr>
      </w:pPr>
      <w:ins w:id="2923" w:author="hari prasath" w:date="2020-08-25T17:54:00Z">
        <w:r>
          <w:rPr>
            <w:szCs w:val="22"/>
          </w:rPr>
          <w:t xml:space="preserve">            "total_on_time": 300,</w:t>
        </w:r>
      </w:ins>
    </w:p>
    <w:p w14:paraId="62DCDBDB" w14:textId="77777777" w:rsidR="000C1D9D" w:rsidRDefault="000C1D9D" w:rsidP="000C1D9D">
      <w:pPr>
        <w:pStyle w:val="HTMLPreformatted"/>
        <w:rPr>
          <w:ins w:id="2924" w:author="hari prasath" w:date="2020-08-25T17:54:00Z"/>
          <w:szCs w:val="22"/>
        </w:rPr>
      </w:pPr>
      <w:ins w:id="2925" w:author="hari prasath" w:date="2020-08-25T17:54:00Z">
        <w:r>
          <w:rPr>
            <w:szCs w:val="22"/>
          </w:rPr>
          <w:t xml:space="preserve">            "bulb_status": 1,</w:t>
        </w:r>
      </w:ins>
    </w:p>
    <w:p w14:paraId="5943F2FD" w14:textId="4DEB4A82" w:rsidR="000C1D9D" w:rsidRPr="00C01399" w:rsidRDefault="000C1D9D" w:rsidP="000C1D9D">
      <w:pPr>
        <w:ind w:left="720"/>
        <w:rPr>
          <w:ins w:id="2926" w:author="hari prasath" w:date="2020-08-25T17:53:00Z"/>
          <w:rFonts w:ascii="Courier New" w:hAnsi="Courier New" w:cs="Courier New"/>
          <w:color w:val="000000" w:themeColor="text1" w:themeShade="80"/>
        </w:rPr>
      </w:pPr>
      <w:ins w:id="2927" w:author="hari prasath" w:date="2020-08-25T17:53:00Z">
        <w:r w:rsidRPr="00C01399">
          <w:rPr>
            <w:rFonts w:ascii="Courier New" w:hAnsi="Courier New" w:cs="Courier New"/>
            <w:color w:val="000000" w:themeColor="text1" w:themeShade="80"/>
          </w:rPr>
          <w:t xml:space="preserve">    }</w:t>
        </w:r>
      </w:ins>
    </w:p>
    <w:p w14:paraId="1ECDBDB6" w14:textId="77777777" w:rsidR="000C1D9D" w:rsidRPr="00C01399" w:rsidRDefault="000C1D9D" w:rsidP="000C1D9D">
      <w:pPr>
        <w:ind w:left="720"/>
        <w:rPr>
          <w:ins w:id="2928" w:author="hari prasath" w:date="2020-08-25T17:53:00Z"/>
          <w:rFonts w:ascii="Courier New" w:hAnsi="Courier New" w:cs="Courier New"/>
          <w:color w:val="000000" w:themeColor="text1" w:themeShade="80"/>
          <w:lang w:val="en"/>
        </w:rPr>
      </w:pPr>
      <w:ins w:id="2929" w:author="hari prasath" w:date="2020-08-25T17:53:00Z">
        <w:r w:rsidRPr="00C01399">
          <w:rPr>
            <w:rFonts w:ascii="Courier New" w:hAnsi="Courier New" w:cs="Courier New"/>
            <w:color w:val="000000" w:themeColor="text1" w:themeShade="80"/>
            <w:lang w:val="en"/>
          </w:rPr>
          <w:t xml:space="preserve">   ]</w:t>
        </w:r>
      </w:ins>
    </w:p>
    <w:p w14:paraId="55F3B4E0" w14:textId="77777777" w:rsidR="000C1D9D" w:rsidRPr="00C01399" w:rsidRDefault="000C1D9D" w:rsidP="000C1D9D">
      <w:pPr>
        <w:ind w:left="720"/>
        <w:rPr>
          <w:ins w:id="2930" w:author="hari prasath" w:date="2020-08-25T17:53:00Z"/>
          <w:rFonts w:ascii="Courier New" w:hAnsi="Courier New" w:cs="Courier New"/>
          <w:color w:val="000000" w:themeColor="text1" w:themeShade="80"/>
          <w:lang w:val="en"/>
        </w:rPr>
      </w:pPr>
      <w:ins w:id="2931" w:author="hari prasath" w:date="2020-08-25T17:53:00Z">
        <w:r w:rsidRPr="00C01399">
          <w:rPr>
            <w:rFonts w:ascii="Courier New" w:hAnsi="Courier New" w:cs="Courier New"/>
            <w:color w:val="000000" w:themeColor="text1" w:themeShade="80"/>
            <w:lang w:val="en"/>
          </w:rPr>
          <w:t>}</w:t>
        </w:r>
      </w:ins>
    </w:p>
    <w:p w14:paraId="016ED357" w14:textId="77777777" w:rsidR="000C1D9D" w:rsidRDefault="000C1D9D" w:rsidP="000C1D9D">
      <w:pPr>
        <w:ind w:left="720"/>
        <w:rPr>
          <w:ins w:id="2932" w:author="hari prasath" w:date="2020-08-25T17:53:00Z"/>
          <w:rFonts w:ascii="Courier New" w:hAnsi="Courier New" w:cs="Courier New"/>
          <w:color w:val="000000" w:themeColor="text1" w:themeShade="80"/>
        </w:rPr>
      </w:pPr>
      <w:ins w:id="2933" w:author="hari prasath" w:date="2020-08-25T17:53:00Z">
        <w:r w:rsidRPr="00C01399">
          <w:rPr>
            <w:rFonts w:ascii="Courier New" w:hAnsi="Courier New" w:cs="Courier New"/>
            <w:color w:val="000000" w:themeColor="text1" w:themeShade="80"/>
          </w:rPr>
          <w:t>}</w:t>
        </w:r>
      </w:ins>
    </w:p>
    <w:p w14:paraId="76C1585B" w14:textId="440030DA" w:rsidR="00E11D1A" w:rsidRDefault="00E11D1A" w:rsidP="00E11D1A">
      <w:pPr>
        <w:rPr>
          <w:ins w:id="2934" w:author="hari prasath" w:date="2020-07-20T19:15:00Z"/>
        </w:rPr>
      </w:pPr>
    </w:p>
    <w:p w14:paraId="3E4E88C1" w14:textId="5D3D9CEE" w:rsidR="003E462A" w:rsidDel="00E11D1A" w:rsidRDefault="003E462A">
      <w:pPr>
        <w:pStyle w:val="Heading2"/>
        <w:rPr>
          <w:del w:id="2935" w:author="hari prasath" w:date="2020-07-11T15:36:00Z"/>
        </w:rPr>
      </w:pPr>
      <w:del w:id="2936" w:author="hari prasath" w:date="2020-07-11T15:36:00Z">
        <w:r w:rsidDel="0072250F">
          <w:br w:type="page"/>
        </w:r>
        <w:bookmarkStart w:id="2937" w:name="_Toc45374314"/>
        <w:bookmarkStart w:id="2938" w:name="_Toc45379603"/>
        <w:bookmarkStart w:id="2939" w:name="_Toc45730129"/>
        <w:bookmarkStart w:id="2940" w:name="_Toc45815245"/>
        <w:bookmarkStart w:id="2941" w:name="_Toc45820909"/>
        <w:bookmarkStart w:id="2942" w:name="_Toc46169400"/>
        <w:bookmarkStart w:id="2943" w:name="_Toc46231697"/>
        <w:bookmarkStart w:id="2944" w:name="_Toc46836670"/>
        <w:bookmarkStart w:id="2945" w:name="_Toc47031448"/>
        <w:bookmarkStart w:id="2946" w:name="_Toc47116305"/>
        <w:bookmarkStart w:id="2947" w:name="_Toc47445372"/>
        <w:bookmarkEnd w:id="2937"/>
        <w:bookmarkEnd w:id="2938"/>
        <w:bookmarkEnd w:id="2939"/>
        <w:bookmarkEnd w:id="2940"/>
        <w:bookmarkEnd w:id="2941"/>
        <w:bookmarkEnd w:id="2942"/>
        <w:bookmarkEnd w:id="2943"/>
        <w:bookmarkEnd w:id="2944"/>
        <w:bookmarkEnd w:id="2945"/>
        <w:bookmarkEnd w:id="2946"/>
        <w:bookmarkEnd w:id="2947"/>
      </w:del>
    </w:p>
    <w:p w14:paraId="7C22A4E5" w14:textId="0C59C9B0" w:rsidR="00D46B1D" w:rsidDel="00E11D1A" w:rsidRDefault="00D46B1D">
      <w:pPr>
        <w:pStyle w:val="Heading2"/>
        <w:rPr>
          <w:del w:id="2948" w:author="hari prasath" w:date="2020-07-11T15:36:00Z"/>
        </w:rPr>
      </w:pPr>
      <w:bookmarkStart w:id="2949" w:name="_Toc45374315"/>
      <w:bookmarkStart w:id="2950" w:name="_Toc45379604"/>
      <w:bookmarkStart w:id="2951" w:name="_Toc45730130"/>
      <w:bookmarkStart w:id="2952" w:name="_Toc45815246"/>
      <w:bookmarkStart w:id="2953" w:name="_Toc45820910"/>
      <w:bookmarkStart w:id="2954" w:name="_Toc46169401"/>
      <w:bookmarkStart w:id="2955" w:name="_Toc46231698"/>
      <w:bookmarkStart w:id="2956" w:name="_Toc46836671"/>
      <w:bookmarkStart w:id="2957" w:name="_Toc47031449"/>
      <w:bookmarkStart w:id="2958" w:name="_Toc47116306"/>
      <w:bookmarkStart w:id="2959" w:name="_Toc47445373"/>
      <w:bookmarkEnd w:id="2949"/>
      <w:bookmarkEnd w:id="2950"/>
      <w:bookmarkEnd w:id="2951"/>
      <w:bookmarkEnd w:id="2952"/>
      <w:bookmarkEnd w:id="2953"/>
      <w:bookmarkEnd w:id="2954"/>
      <w:bookmarkEnd w:id="2955"/>
      <w:bookmarkEnd w:id="2956"/>
      <w:bookmarkEnd w:id="2957"/>
      <w:bookmarkEnd w:id="2958"/>
      <w:bookmarkEnd w:id="2959"/>
    </w:p>
    <w:p w14:paraId="02C7420D" w14:textId="77777777" w:rsidR="00364440" w:rsidRPr="00364440" w:rsidRDefault="00364440">
      <w:pPr>
        <w:rPr>
          <w:ins w:id="2960" w:author="hari prasath" w:date="2020-07-20T19:16:00Z"/>
          <w:rPrChange w:id="2961" w:author="hari prasath" w:date="2020-07-20T19:18:00Z">
            <w:rPr>
              <w:ins w:id="2962" w:author="hari prasath" w:date="2020-07-20T19:16:00Z"/>
              <w:rFonts w:ascii="Calibri" w:hAnsi="Calibri" w:cs="Calibri"/>
            </w:rPr>
          </w:rPrChange>
        </w:rPr>
        <w:pPrChange w:id="2963" w:author="hari prasath" w:date="2020-07-20T19:18:00Z">
          <w:pPr>
            <w:pStyle w:val="BodyText"/>
            <w:spacing w:after="120"/>
            <w:jc w:val="both"/>
          </w:pPr>
        </w:pPrChange>
      </w:pPr>
    </w:p>
    <w:p w14:paraId="65E11E11" w14:textId="104BD527" w:rsidR="00CD74E7" w:rsidRPr="00A2695F" w:rsidDel="00592FAE" w:rsidRDefault="00CD74E7">
      <w:pPr>
        <w:pStyle w:val="Heading2"/>
        <w:rPr>
          <w:del w:id="2964" w:author="hari prasath" w:date="2020-08-10T16:20:00Z"/>
        </w:rPr>
        <w:pPrChange w:id="2965" w:author="hari prasath" w:date="2020-07-11T15:36:00Z">
          <w:pPr>
            <w:pStyle w:val="Heading2"/>
            <w:spacing w:before="0"/>
          </w:pPr>
        </w:pPrChange>
      </w:pPr>
      <w:del w:id="2966" w:author="hari prasath" w:date="2020-08-10T16:20:00Z">
        <w:r w:rsidRPr="00A2695F" w:rsidDel="00592FAE">
          <w:delText>Sensor data</w:delText>
        </w:r>
      </w:del>
    </w:p>
    <w:p w14:paraId="084B56BC" w14:textId="295D751E" w:rsidR="00CD74E7" w:rsidDel="00592FAE" w:rsidRDefault="00CD74E7" w:rsidP="00A80776">
      <w:pPr>
        <w:ind w:left="576"/>
        <w:rPr>
          <w:del w:id="2967" w:author="hari prasath" w:date="2020-08-10T16:20:00Z"/>
          <w:rFonts w:asciiTheme="minorHAnsi" w:hAnsiTheme="minorHAnsi" w:cstheme="minorHAnsi"/>
        </w:rPr>
      </w:pPr>
      <w:del w:id="2968" w:author="hari prasath" w:date="2020-08-10T16:20:00Z">
        <w:r w:rsidRPr="00A2695F" w:rsidDel="00592FAE">
          <w:rPr>
            <w:rFonts w:asciiTheme="minorHAnsi" w:hAnsiTheme="minorHAnsi" w:cstheme="minorHAnsi"/>
          </w:rPr>
          <w:delText>This packet is used to send sensor data (temperature, light intensity</w:delText>
        </w:r>
        <w:r w:rsidR="00CD3B6D" w:rsidDel="00592FAE">
          <w:rPr>
            <w:rFonts w:asciiTheme="minorHAnsi" w:hAnsiTheme="minorHAnsi" w:cstheme="minorHAnsi"/>
          </w:rPr>
          <w:delText>, battery voltage</w:delText>
        </w:r>
        <w:r w:rsidRPr="00A2695F" w:rsidDel="00592FAE">
          <w:rPr>
            <w:rFonts w:asciiTheme="minorHAnsi" w:hAnsiTheme="minorHAnsi" w:cstheme="minorHAnsi"/>
          </w:rPr>
          <w:delText>) to Hub</w:delText>
        </w:r>
        <w:r w:rsidR="00D4774D" w:rsidRPr="00A2695F" w:rsidDel="00592FAE">
          <w:rPr>
            <w:rFonts w:asciiTheme="minorHAnsi" w:hAnsiTheme="minorHAnsi" w:cstheme="minorHAnsi"/>
          </w:rPr>
          <w:delText xml:space="preserve">. Sensor should send this packet at 1 min interval </w:delText>
        </w:r>
        <w:r w:rsidR="001B3967" w:rsidDel="00592FAE">
          <w:rPr>
            <w:rFonts w:asciiTheme="minorHAnsi" w:hAnsiTheme="minorHAnsi" w:cstheme="minorHAnsi"/>
          </w:rPr>
          <w:delText>or whenever user sets the AC temperature.</w:delText>
        </w:r>
      </w:del>
    </w:p>
    <w:p w14:paraId="0347EC9C" w14:textId="0162D9BE" w:rsidR="001B3967" w:rsidDel="00592FAE" w:rsidRDefault="001B3967" w:rsidP="002410E6">
      <w:pPr>
        <w:rPr>
          <w:del w:id="2969" w:author="hari prasath" w:date="2020-08-10T16:20:00Z"/>
          <w:rFonts w:asciiTheme="minorHAnsi" w:hAnsiTheme="minorHAnsi" w:cstheme="minorHAnsi"/>
        </w:rPr>
      </w:pPr>
    </w:p>
    <w:p w14:paraId="4D4B14A2" w14:textId="0FC028FA" w:rsidR="00877E18" w:rsidRPr="00A2695F" w:rsidDel="00592FAE" w:rsidRDefault="00A675F7" w:rsidP="00877E18">
      <w:pPr>
        <w:pStyle w:val="Heading3"/>
        <w:rPr>
          <w:del w:id="2970" w:author="hari prasath" w:date="2020-08-10T16:20:00Z"/>
        </w:rPr>
      </w:pPr>
      <w:bookmarkStart w:id="2971" w:name="_Ref44688381"/>
      <w:del w:id="2972" w:author="hari prasath" w:date="2020-08-10T16:20:00Z">
        <w:r w:rsidDel="00592FAE">
          <w:delText>Amenos</w:delText>
        </w:r>
        <w:r w:rsidR="00877E18" w:rsidDel="00592FAE">
          <w:delText xml:space="preserve"> </w:delText>
        </w:r>
        <w:r w:rsidR="001F5472" w:rsidDel="00592FAE">
          <w:delText>sensor data</w:delText>
        </w:r>
        <w:bookmarkEnd w:id="2971"/>
      </w:del>
    </w:p>
    <w:p w14:paraId="54635661" w14:textId="02735998" w:rsidR="00CD74E7" w:rsidDel="00592FAE" w:rsidRDefault="00CD74E7" w:rsidP="00A80776">
      <w:pPr>
        <w:ind w:left="720"/>
        <w:rPr>
          <w:del w:id="2973" w:author="hari prasath" w:date="2020-08-10T16:20:00Z"/>
          <w:rFonts w:ascii="Courier New" w:hAnsi="Courier New" w:cs="Courier New"/>
        </w:rPr>
      </w:pPr>
      <w:del w:id="2974" w:author="hari prasath" w:date="2020-08-10T16:20:00Z">
        <w:r w:rsidRPr="00956093" w:rsidDel="00592FAE">
          <w:rPr>
            <w:rFonts w:ascii="Courier New" w:hAnsi="Courier New" w:cs="Courier New"/>
          </w:rPr>
          <w:delText>{</w:delText>
        </w:r>
      </w:del>
    </w:p>
    <w:p w14:paraId="01F5A4AE" w14:textId="38EDE002" w:rsidR="00833ABE" w:rsidDel="00592FAE" w:rsidRDefault="00833ABE" w:rsidP="00A80776">
      <w:pPr>
        <w:ind w:left="720"/>
        <w:rPr>
          <w:del w:id="2975" w:author="hari prasath" w:date="2020-08-10T16:20:00Z"/>
          <w:rFonts w:ascii="Courier New" w:hAnsi="Courier New" w:cs="Courier New"/>
        </w:rPr>
      </w:pPr>
      <w:del w:id="2976" w:author="hari prasath" w:date="2020-08-10T16:20:00Z">
        <w:r w:rsidDel="00592FAE">
          <w:rPr>
            <w:rFonts w:ascii="Courier New" w:hAnsi="Courier New" w:cs="Courier New"/>
          </w:rPr>
          <w:delText>“hmac”:””,</w:delText>
        </w:r>
      </w:del>
    </w:p>
    <w:p w14:paraId="47BB47BB" w14:textId="54CECD8B" w:rsidR="00833ABE" w:rsidRPr="00956093" w:rsidDel="00592FAE" w:rsidRDefault="00833ABE" w:rsidP="00A80776">
      <w:pPr>
        <w:ind w:left="720"/>
        <w:rPr>
          <w:del w:id="2977" w:author="hari prasath" w:date="2020-08-10T16:20:00Z"/>
          <w:rFonts w:ascii="Courier New" w:hAnsi="Courier New" w:cs="Courier New"/>
        </w:rPr>
      </w:pPr>
      <w:del w:id="2978" w:author="hari prasath" w:date="2020-08-10T16:20:00Z">
        <w:r w:rsidDel="00592FAE">
          <w:rPr>
            <w:rFonts w:ascii="Courier New" w:hAnsi="Courier New" w:cs="Courier New"/>
          </w:rPr>
          <w:delText>“payload”:{</w:delText>
        </w:r>
      </w:del>
    </w:p>
    <w:p w14:paraId="76BBA454" w14:textId="2EEA2882" w:rsidR="00CD74E7" w:rsidRPr="00956093" w:rsidDel="00592FAE" w:rsidRDefault="00CD74E7" w:rsidP="00A80776">
      <w:pPr>
        <w:ind w:left="720"/>
        <w:rPr>
          <w:del w:id="2979" w:author="hari prasath" w:date="2020-08-10T16:20:00Z"/>
          <w:rFonts w:ascii="Courier New" w:hAnsi="Courier New" w:cs="Courier New"/>
        </w:rPr>
      </w:pPr>
      <w:del w:id="2980" w:author="hari prasath" w:date="2020-08-10T16:20:00Z">
        <w:r w:rsidRPr="00956093" w:rsidDel="00592FAE">
          <w:rPr>
            <w:rFonts w:ascii="Courier New" w:hAnsi="Courier New" w:cs="Courier New"/>
          </w:rPr>
          <w:delText>"device_uid":"031219010010002",</w:delText>
        </w:r>
      </w:del>
    </w:p>
    <w:p w14:paraId="179C21BB" w14:textId="4D2FE4FB" w:rsidR="00CD74E7" w:rsidRPr="00956093" w:rsidDel="00592FAE" w:rsidRDefault="00CD74E7" w:rsidP="00A80776">
      <w:pPr>
        <w:ind w:left="720"/>
        <w:rPr>
          <w:del w:id="2981" w:author="hari prasath" w:date="2020-08-10T16:20:00Z"/>
          <w:rFonts w:ascii="Courier New" w:hAnsi="Courier New" w:cs="Courier New"/>
        </w:rPr>
      </w:pPr>
      <w:del w:id="2982" w:author="hari prasath" w:date="2020-08-10T16:20:00Z">
        <w:r w:rsidRPr="00956093" w:rsidDel="00592FAE">
          <w:rPr>
            <w:rFonts w:ascii="Courier New" w:hAnsi="Courier New" w:cs="Courier New"/>
          </w:rPr>
          <w:delText>"data_type":3,</w:delText>
        </w:r>
      </w:del>
    </w:p>
    <w:p w14:paraId="5BC6B61C" w14:textId="0C14D5B1" w:rsidR="00CD74E7" w:rsidRPr="00956093" w:rsidDel="00592FAE" w:rsidRDefault="00CD74E7" w:rsidP="00A80776">
      <w:pPr>
        <w:ind w:left="720"/>
        <w:rPr>
          <w:del w:id="2983" w:author="hari prasath" w:date="2020-08-10T16:20:00Z"/>
          <w:rFonts w:ascii="Courier New" w:hAnsi="Courier New" w:cs="Courier New"/>
        </w:rPr>
      </w:pPr>
      <w:del w:id="2984" w:author="hari prasath" w:date="2020-08-10T16:20:00Z">
        <w:r w:rsidRPr="00956093" w:rsidDel="00592FAE">
          <w:rPr>
            <w:rFonts w:ascii="Courier New" w:hAnsi="Courier New" w:cs="Courier New"/>
          </w:rPr>
          <w:delText>"device_data":[</w:delText>
        </w:r>
      </w:del>
    </w:p>
    <w:p w14:paraId="71452C55" w14:textId="139C348C" w:rsidR="00CD74E7" w:rsidRPr="00956093" w:rsidDel="00592FAE" w:rsidRDefault="00CD74E7" w:rsidP="00A80776">
      <w:pPr>
        <w:ind w:left="720"/>
        <w:rPr>
          <w:del w:id="2985" w:author="hari prasath" w:date="2020-08-10T16:20:00Z"/>
          <w:rFonts w:ascii="Courier New" w:hAnsi="Courier New" w:cs="Courier New"/>
        </w:rPr>
      </w:pPr>
      <w:del w:id="2986" w:author="hari prasath" w:date="2020-08-10T16:20:00Z">
        <w:r w:rsidRPr="00956093" w:rsidDel="00592FAE">
          <w:rPr>
            <w:rFonts w:ascii="Courier New" w:hAnsi="Courier New" w:cs="Courier New"/>
          </w:rPr>
          <w:delText xml:space="preserve">    {</w:delText>
        </w:r>
      </w:del>
    </w:p>
    <w:p w14:paraId="05C2A2C2" w14:textId="7BDA435A" w:rsidR="00CD74E7" w:rsidRPr="00956093" w:rsidDel="00592FAE" w:rsidRDefault="00CD74E7" w:rsidP="00A80776">
      <w:pPr>
        <w:ind w:left="720"/>
        <w:rPr>
          <w:del w:id="2987" w:author="hari prasath" w:date="2020-08-10T16:20:00Z"/>
          <w:rFonts w:ascii="Courier New" w:hAnsi="Courier New" w:cs="Courier New"/>
        </w:rPr>
      </w:pPr>
      <w:commentRangeStart w:id="2988"/>
      <w:commentRangeStart w:id="2989"/>
      <w:del w:id="2990" w:author="hari prasath" w:date="2020-08-10T16:20:00Z">
        <w:r w:rsidRPr="00956093" w:rsidDel="00592FAE">
          <w:rPr>
            <w:rFonts w:ascii="Courier New" w:hAnsi="Courier New" w:cs="Courier New"/>
          </w:rPr>
          <w:delText>"sender_uid":"Amenos",</w:delText>
        </w:r>
        <w:commentRangeEnd w:id="2988"/>
        <w:r w:rsidR="00E11D1A" w:rsidDel="00592FAE">
          <w:rPr>
            <w:rStyle w:val="CommentReference"/>
          </w:rPr>
          <w:commentReference w:id="2988"/>
        </w:r>
        <w:commentRangeEnd w:id="2989"/>
        <w:r w:rsidR="00D15504" w:rsidDel="00592FAE">
          <w:rPr>
            <w:rStyle w:val="CommentReference"/>
          </w:rPr>
          <w:commentReference w:id="2989"/>
        </w:r>
      </w:del>
    </w:p>
    <w:p w14:paraId="16EA92EB" w14:textId="41878AD1" w:rsidR="00CD74E7" w:rsidRPr="00956093" w:rsidDel="00592FAE" w:rsidRDefault="00CD74E7" w:rsidP="00A80776">
      <w:pPr>
        <w:ind w:left="720"/>
        <w:rPr>
          <w:del w:id="2991" w:author="hari prasath" w:date="2020-08-10T16:20:00Z"/>
          <w:rFonts w:ascii="Courier New" w:hAnsi="Courier New" w:cs="Courier New"/>
        </w:rPr>
      </w:pPr>
      <w:del w:id="2992" w:author="hari prasath" w:date="2020-08-10T16:20:00Z">
        <w:r w:rsidRPr="00956093" w:rsidDel="00592FAE">
          <w:rPr>
            <w:rFonts w:ascii="Courier New" w:hAnsi="Courier New" w:cs="Courier New"/>
          </w:rPr>
          <w:delText>"packet_type":3,</w:delText>
        </w:r>
      </w:del>
    </w:p>
    <w:p w14:paraId="4012FBD1" w14:textId="45D117A5" w:rsidR="00CD74E7" w:rsidDel="00592FAE" w:rsidRDefault="007A25D4" w:rsidP="00A80776">
      <w:pPr>
        <w:ind w:left="720"/>
        <w:rPr>
          <w:del w:id="2993" w:author="hari prasath" w:date="2020-08-10T16:20:00Z"/>
          <w:rFonts w:ascii="Courier New" w:hAnsi="Courier New" w:cs="Courier New"/>
        </w:rPr>
      </w:pPr>
      <w:commentRangeStart w:id="2994"/>
      <w:del w:id="2995" w:author="hari prasath" w:date="2020-08-10T16:20:00Z">
        <w:r w:rsidRPr="00956093" w:rsidDel="00592FAE">
          <w:rPr>
            <w:rFonts w:ascii="Courier New" w:hAnsi="Courier New" w:cs="Courier New"/>
          </w:rPr>
          <w:delText>"</w:delText>
        </w:r>
        <w:r w:rsidR="00843A19" w:rsidDel="00592FAE">
          <w:rPr>
            <w:rFonts w:ascii="Courier New" w:hAnsi="Courier New" w:cs="Courier New"/>
          </w:rPr>
          <w:delText>room</w:delText>
        </w:r>
      </w:del>
      <w:commentRangeStart w:id="2996"/>
      <w:ins w:id="2997" w:author="singh qmax" w:date="2020-07-17T10:29:00Z">
        <w:del w:id="2998" w:author="hari prasath" w:date="2020-08-10T16:20:00Z">
          <w:r w:rsidR="00465E81" w:rsidDel="00592FAE">
            <w:rPr>
              <w:rFonts w:ascii="Courier New" w:hAnsi="Courier New" w:cs="Courier New"/>
            </w:rPr>
            <w:delText>device</w:delText>
          </w:r>
          <w:commentRangeEnd w:id="2996"/>
          <w:r w:rsidR="00465E81" w:rsidDel="00592FAE">
            <w:rPr>
              <w:rStyle w:val="CommentReference"/>
            </w:rPr>
            <w:commentReference w:id="2996"/>
          </w:r>
        </w:del>
      </w:ins>
      <w:del w:id="2999" w:author="hari prasath" w:date="2020-08-10T16:20:00Z">
        <w:r w:rsidR="00843A19" w:rsidDel="00592FAE">
          <w:rPr>
            <w:rFonts w:ascii="Courier New" w:hAnsi="Courier New" w:cs="Courier New"/>
          </w:rPr>
          <w:delText>_</w:delText>
        </w:r>
        <w:r w:rsidRPr="00956093" w:rsidDel="00592FAE">
          <w:rPr>
            <w:rFonts w:ascii="Courier New" w:hAnsi="Courier New" w:cs="Courier New"/>
          </w:rPr>
          <w:delText>temperature":</w:delText>
        </w:r>
      </w:del>
      <w:ins w:id="3000" w:author="singh qmax" w:date="2020-07-17T10:38:00Z">
        <w:del w:id="3001" w:author="hari prasath" w:date="2020-08-10T16:20:00Z">
          <w:r w:rsidR="00F45AC1" w:rsidDel="00592FAE">
            <w:rPr>
              <w:rFonts w:ascii="Courier New" w:hAnsi="Courier New" w:cs="Courier New"/>
            </w:rPr>
            <w:delText>+</w:delText>
          </w:r>
        </w:del>
      </w:ins>
      <w:commentRangeStart w:id="3002"/>
      <w:del w:id="3003" w:author="hari prasath" w:date="2020-08-10T16:20:00Z">
        <w:r w:rsidRPr="00956093" w:rsidDel="00592FAE">
          <w:rPr>
            <w:rFonts w:ascii="Courier New" w:hAnsi="Courier New" w:cs="Courier New"/>
          </w:rPr>
          <w:delText>34</w:delText>
        </w:r>
      </w:del>
      <w:commentRangeEnd w:id="3002"/>
      <w:ins w:id="3004" w:author="singh qmax" w:date="2020-07-17T10:38:00Z">
        <w:del w:id="3005" w:author="hari prasath" w:date="2020-08-10T16:20:00Z">
          <w:r w:rsidR="00F45AC1" w:rsidDel="00592FAE">
            <w:rPr>
              <w:rFonts w:ascii="Courier New" w:hAnsi="Courier New" w:cs="Courier New"/>
            </w:rPr>
            <w:delText>/-10</w:delText>
          </w:r>
        </w:del>
      </w:ins>
      <w:del w:id="3006" w:author="hari prasath" w:date="2020-08-10T16:20:00Z">
        <w:r w:rsidR="00C54E14" w:rsidDel="00592FAE">
          <w:rPr>
            <w:rStyle w:val="CommentReference"/>
          </w:rPr>
          <w:commentReference w:id="3002"/>
        </w:r>
        <w:r w:rsidR="00CD74E7" w:rsidRPr="00956093" w:rsidDel="00592FAE">
          <w:rPr>
            <w:rFonts w:ascii="Courier New" w:hAnsi="Courier New" w:cs="Courier New"/>
          </w:rPr>
          <w:delText>,</w:delText>
        </w:r>
      </w:del>
    </w:p>
    <w:p w14:paraId="00480490" w14:textId="1BC650CC" w:rsidR="00843A19" w:rsidRPr="00956093" w:rsidDel="00592FAE" w:rsidRDefault="00843A19" w:rsidP="00A80776">
      <w:pPr>
        <w:ind w:left="720"/>
        <w:rPr>
          <w:del w:id="3007" w:author="hari prasath" w:date="2020-08-10T16:20:00Z"/>
          <w:rFonts w:ascii="Courier New" w:hAnsi="Courier New" w:cs="Courier New"/>
        </w:rPr>
      </w:pPr>
      <w:del w:id="3008" w:author="hari prasath" w:date="2020-08-10T16:20:00Z">
        <w:r w:rsidRPr="00956093" w:rsidDel="00592FAE">
          <w:rPr>
            <w:rFonts w:ascii="Courier New" w:hAnsi="Courier New" w:cs="Courier New"/>
          </w:rPr>
          <w:delText>"</w:delText>
        </w:r>
        <w:r w:rsidDel="00592FAE">
          <w:rPr>
            <w:rFonts w:ascii="Courier New" w:hAnsi="Courier New" w:cs="Courier New"/>
          </w:rPr>
          <w:delText>set_ac_</w:delText>
        </w:r>
        <w:r w:rsidRPr="00956093" w:rsidDel="00592FAE">
          <w:rPr>
            <w:rFonts w:ascii="Courier New" w:hAnsi="Courier New" w:cs="Courier New"/>
          </w:rPr>
          <w:delText>temperature":</w:delText>
        </w:r>
        <w:r w:rsidDel="00592FAE">
          <w:rPr>
            <w:rFonts w:ascii="Courier New" w:hAnsi="Courier New" w:cs="Courier New"/>
          </w:rPr>
          <w:delText>20</w:delText>
        </w:r>
        <w:r w:rsidRPr="00956093" w:rsidDel="00592FAE">
          <w:rPr>
            <w:rFonts w:ascii="Courier New" w:hAnsi="Courier New" w:cs="Courier New"/>
          </w:rPr>
          <w:delText>,</w:delText>
        </w:r>
        <w:commentRangeEnd w:id="2994"/>
        <w:r w:rsidR="00606A9E" w:rsidDel="00592FAE">
          <w:rPr>
            <w:rStyle w:val="CommentReference"/>
          </w:rPr>
          <w:commentReference w:id="2994"/>
        </w:r>
        <w:commentRangeStart w:id="3009"/>
        <w:commentRangeEnd w:id="3009"/>
        <w:r w:rsidR="003D678B" w:rsidDel="00592FAE">
          <w:rPr>
            <w:rStyle w:val="CommentReference"/>
          </w:rPr>
          <w:commentReference w:id="3009"/>
        </w:r>
      </w:del>
    </w:p>
    <w:p w14:paraId="33534E7A" w14:textId="3309F83C" w:rsidR="00CD74E7" w:rsidRPr="00956093" w:rsidDel="0069140E" w:rsidRDefault="00CD74E7" w:rsidP="00A80776">
      <w:pPr>
        <w:ind w:left="720"/>
        <w:rPr>
          <w:del w:id="3010" w:author="hari prasath" w:date="2020-07-30T17:31:00Z"/>
          <w:rFonts w:ascii="Courier New" w:hAnsi="Courier New" w:cs="Courier New"/>
        </w:rPr>
      </w:pPr>
      <w:commentRangeStart w:id="3011"/>
      <w:del w:id="3012" w:author="hari prasath" w:date="2020-07-30T17:31:00Z">
        <w:r w:rsidRPr="00956093" w:rsidDel="0069140E">
          <w:rPr>
            <w:rFonts w:ascii="Courier New" w:hAnsi="Courier New" w:cs="Courier New"/>
          </w:rPr>
          <w:delText>"light_intensity":23,</w:delText>
        </w:r>
        <w:commentRangeEnd w:id="3011"/>
        <w:r w:rsidR="003D678B" w:rsidDel="0069140E">
          <w:rPr>
            <w:rStyle w:val="CommentReference"/>
          </w:rPr>
          <w:commentReference w:id="3011"/>
        </w:r>
      </w:del>
    </w:p>
    <w:p w14:paraId="1369AEB3" w14:textId="0A428AEC" w:rsidR="007A25D4" w:rsidDel="00D822A6" w:rsidRDefault="007A25D4" w:rsidP="00A80776">
      <w:pPr>
        <w:ind w:left="720"/>
        <w:rPr>
          <w:del w:id="3013" w:author="hari prasath" w:date="2020-07-11T14:53:00Z"/>
          <w:rFonts w:ascii="Courier New" w:hAnsi="Courier New" w:cs="Courier New"/>
        </w:rPr>
      </w:pPr>
      <w:del w:id="3014" w:author="hari prasath" w:date="2020-07-11T14:53:00Z">
        <w:r w:rsidRPr="00956093" w:rsidDel="00D822A6">
          <w:rPr>
            <w:rFonts w:ascii="Courier New" w:hAnsi="Courier New" w:cs="Courier New"/>
          </w:rPr>
          <w:delText>“</w:delText>
        </w:r>
        <w:commentRangeStart w:id="3015"/>
        <w:r w:rsidRPr="00956093" w:rsidDel="00D822A6">
          <w:rPr>
            <w:rFonts w:ascii="Courier New" w:hAnsi="Courier New" w:cs="Courier New"/>
          </w:rPr>
          <w:delText>light_control”:1/0</w:delText>
        </w:r>
        <w:r w:rsidR="00FC0F9E" w:rsidDel="00D822A6">
          <w:rPr>
            <w:rFonts w:ascii="Courier New" w:hAnsi="Courier New" w:cs="Courier New"/>
          </w:rPr>
          <w:delText>,</w:delText>
        </w:r>
        <w:commentRangeEnd w:id="3015"/>
        <w:r w:rsidR="000E5F2E" w:rsidDel="00D822A6">
          <w:rPr>
            <w:rStyle w:val="CommentReference"/>
          </w:rPr>
          <w:commentReference w:id="3015"/>
        </w:r>
      </w:del>
    </w:p>
    <w:p w14:paraId="2173144B" w14:textId="675BBF7B" w:rsidR="00B97BE0" w:rsidRPr="00956093" w:rsidDel="00B97BE0" w:rsidRDefault="00FC0F9E">
      <w:pPr>
        <w:ind w:left="720"/>
        <w:rPr>
          <w:del w:id="3016" w:author="hari prasath" w:date="2020-07-18T12:49:00Z"/>
          <w:rFonts w:ascii="Courier New" w:hAnsi="Courier New" w:cs="Courier New"/>
        </w:rPr>
      </w:pPr>
      <w:del w:id="3017" w:author="hari prasath" w:date="2020-08-10T16:20:00Z">
        <w:r w:rsidDel="00592FAE">
          <w:rPr>
            <w:rFonts w:ascii="Courier New" w:hAnsi="Courier New" w:cs="Courier New"/>
          </w:rPr>
          <w:delText>“</w:delText>
        </w:r>
      </w:del>
      <w:del w:id="3018" w:author="hari prasath" w:date="2020-07-28T12:21:00Z">
        <w:r w:rsidDel="00373C49">
          <w:rPr>
            <w:rFonts w:ascii="Courier New" w:hAnsi="Courier New" w:cs="Courier New"/>
          </w:rPr>
          <w:delText>relay_on_count</w:delText>
        </w:r>
      </w:del>
      <w:del w:id="3019" w:author="hari prasath" w:date="2020-08-10T16:20:00Z">
        <w:r w:rsidDel="00592FAE">
          <w:rPr>
            <w:rFonts w:ascii="Courier New" w:hAnsi="Courier New" w:cs="Courier New"/>
          </w:rPr>
          <w:delText>”:56</w:delText>
        </w:r>
      </w:del>
    </w:p>
    <w:p w14:paraId="585FC02C" w14:textId="0133C316" w:rsidR="00CD74E7" w:rsidRPr="00956093" w:rsidDel="00592FAE" w:rsidRDefault="00CD74E7" w:rsidP="00A80776">
      <w:pPr>
        <w:ind w:left="720"/>
        <w:rPr>
          <w:del w:id="3020" w:author="hari prasath" w:date="2020-08-10T16:20:00Z"/>
          <w:rFonts w:ascii="Courier New" w:hAnsi="Courier New" w:cs="Courier New"/>
        </w:rPr>
      </w:pPr>
      <w:del w:id="3021" w:author="hari prasath" w:date="2020-08-10T16:20:00Z">
        <w:r w:rsidRPr="00956093" w:rsidDel="00592FAE">
          <w:rPr>
            <w:rFonts w:ascii="Courier New" w:hAnsi="Courier New" w:cs="Courier New"/>
          </w:rPr>
          <w:delText>}</w:delText>
        </w:r>
      </w:del>
    </w:p>
    <w:p w14:paraId="6C5C4C32" w14:textId="72A34AF3" w:rsidR="00CD74E7" w:rsidRPr="00956093" w:rsidDel="00592FAE" w:rsidRDefault="00CD74E7" w:rsidP="00A80776">
      <w:pPr>
        <w:ind w:left="720"/>
        <w:rPr>
          <w:del w:id="3022" w:author="hari prasath" w:date="2020-08-10T16:20:00Z"/>
          <w:rFonts w:ascii="Courier New" w:hAnsi="Courier New" w:cs="Courier New"/>
        </w:rPr>
      </w:pPr>
      <w:del w:id="3023" w:author="hari prasath" w:date="2020-08-10T16:20:00Z">
        <w:r w:rsidRPr="00956093" w:rsidDel="00592FAE">
          <w:rPr>
            <w:rFonts w:ascii="Courier New" w:hAnsi="Courier New" w:cs="Courier New"/>
          </w:rPr>
          <w:delText xml:space="preserve">   ]</w:delText>
        </w:r>
      </w:del>
    </w:p>
    <w:p w14:paraId="2BE40FCE" w14:textId="1561368F" w:rsidR="00CD74E7" w:rsidDel="00592FAE" w:rsidRDefault="00CD74E7" w:rsidP="00A80776">
      <w:pPr>
        <w:ind w:left="720"/>
        <w:rPr>
          <w:del w:id="3024" w:author="hari prasath" w:date="2020-08-10T16:20:00Z"/>
          <w:rFonts w:ascii="Courier New" w:hAnsi="Courier New" w:cs="Courier New"/>
        </w:rPr>
      </w:pPr>
      <w:del w:id="3025" w:author="hari prasath" w:date="2020-08-10T16:20:00Z">
        <w:r w:rsidRPr="00956093" w:rsidDel="00592FAE">
          <w:rPr>
            <w:rFonts w:ascii="Courier New" w:hAnsi="Courier New" w:cs="Courier New"/>
          </w:rPr>
          <w:delText>}</w:delText>
        </w:r>
      </w:del>
    </w:p>
    <w:p w14:paraId="68F2FD51" w14:textId="0F98741B" w:rsidR="00CC54B3" w:rsidRPr="0096519F" w:rsidDel="00592FAE" w:rsidRDefault="00833ABE" w:rsidP="00CC54B3">
      <w:pPr>
        <w:ind w:left="720"/>
        <w:rPr>
          <w:del w:id="3026" w:author="hari prasath" w:date="2020-08-10T16:20:00Z"/>
          <w:moveTo w:id="3027" w:author="hari prasath" w:date="2020-07-18T12:53:00Z"/>
          <w:b/>
          <w:bCs/>
          <w:rPrChange w:id="3028" w:author="hari prasath" w:date="2020-07-20T20:22:00Z">
            <w:rPr>
              <w:del w:id="3029" w:author="hari prasath" w:date="2020-08-10T16:20:00Z"/>
              <w:moveTo w:id="3030" w:author="hari prasath" w:date="2020-07-18T12:53:00Z"/>
            </w:rPr>
          </w:rPrChange>
        </w:rPr>
      </w:pPr>
      <w:del w:id="3031" w:author="hari prasath" w:date="2020-08-10T16:20:00Z">
        <w:r w:rsidDel="00592FAE">
          <w:rPr>
            <w:rFonts w:ascii="Courier New" w:hAnsi="Courier New" w:cs="Courier New"/>
          </w:rPr>
          <w:delText>}</w:delText>
        </w:r>
      </w:del>
      <w:moveToRangeStart w:id="3032" w:author="hari prasath" w:date="2020-07-18T12:53:00Z" w:name="move45969230"/>
      <w:moveTo w:id="3033" w:author="hari prasath" w:date="2020-07-18T12:53:00Z">
        <w:del w:id="3034" w:author="hari prasath" w:date="2020-08-10T16:20:00Z">
          <w:r w:rsidR="00CC54B3" w:rsidRPr="0096519F" w:rsidDel="00592FAE">
            <w:rPr>
              <w:rFonts w:ascii="Courier New" w:hAnsi="Courier New" w:cs="Courier New"/>
              <w:b/>
              <w:bCs/>
              <w:rPrChange w:id="3035" w:author="hari prasath" w:date="2020-07-20T20:22:00Z">
                <w:rPr>
                  <w:rFonts w:ascii="Courier New" w:hAnsi="Courier New" w:cs="Courier New"/>
                </w:rPr>
              </w:rPrChange>
            </w:rPr>
            <w:delText>device_temperature can be both positive and negative. Sign is given for identifcation</w:delText>
          </w:r>
        </w:del>
      </w:moveTo>
    </w:p>
    <w:moveToRangeEnd w:id="3032"/>
    <w:p w14:paraId="2E87C246" w14:textId="5C35F814" w:rsidR="009D3C55" w:rsidDel="001028DE" w:rsidRDefault="009D3C55" w:rsidP="00956093">
      <w:pPr>
        <w:rPr>
          <w:del w:id="3036" w:author="hari prasath" w:date="2020-07-18T12:53:00Z"/>
          <w:rFonts w:ascii="Courier New" w:hAnsi="Courier New" w:cs="Courier New"/>
        </w:rPr>
      </w:pPr>
    </w:p>
    <w:p w14:paraId="4E183ABF" w14:textId="34D1DBDB" w:rsidR="00B41FA5" w:rsidRPr="00AA0E6F" w:rsidDel="00592FAE" w:rsidRDefault="00B41FA5" w:rsidP="00B41FA5">
      <w:pPr>
        <w:ind w:left="720"/>
        <w:rPr>
          <w:ins w:id="3037" w:author="singh qmax" w:date="2020-07-17T10:30:00Z"/>
          <w:del w:id="3038" w:author="hari prasath" w:date="2020-08-10T16:20:00Z"/>
          <w:moveFrom w:id="3039" w:author="hari prasath" w:date="2020-07-18T12:53:00Z"/>
        </w:rPr>
      </w:pPr>
      <w:moveFromRangeStart w:id="3040" w:author="hari prasath" w:date="2020-07-18T12:53:00Z" w:name="move45969230"/>
      <w:moveFrom w:id="3041" w:author="hari prasath" w:date="2020-07-18T12:53:00Z">
        <w:ins w:id="3042" w:author="singh qmax" w:date="2020-07-17T10:30:00Z">
          <w:del w:id="3043" w:author="hari prasath" w:date="2020-08-10T16:20:00Z">
            <w:r w:rsidDel="00592FAE">
              <w:rPr>
                <w:rFonts w:ascii="Courier New" w:hAnsi="Courier New" w:cs="Courier New"/>
              </w:rPr>
              <w:delText>device_temperature can be both positive and negative. Sign is given for identifcation</w:delText>
            </w:r>
          </w:del>
        </w:ins>
      </w:moveFrom>
    </w:p>
    <w:moveFromRangeEnd w:id="3040"/>
    <w:p w14:paraId="78C413D5" w14:textId="36EEA1FD" w:rsidR="00877E18" w:rsidDel="00592FAE" w:rsidRDefault="00877E18" w:rsidP="00956093">
      <w:pPr>
        <w:rPr>
          <w:del w:id="3044" w:author="hari prasath" w:date="2020-08-10T16:20:00Z"/>
          <w:rFonts w:ascii="Courier New" w:hAnsi="Courier New" w:cs="Courier New"/>
        </w:rPr>
      </w:pPr>
    </w:p>
    <w:p w14:paraId="1539D6A1" w14:textId="3B2483ED" w:rsidR="00877E18" w:rsidDel="00592FAE" w:rsidRDefault="00A675F7" w:rsidP="00877E18">
      <w:pPr>
        <w:pStyle w:val="Heading3"/>
        <w:rPr>
          <w:del w:id="3045" w:author="hari prasath" w:date="2020-08-10T16:20:00Z"/>
        </w:rPr>
      </w:pPr>
      <w:bookmarkStart w:id="3046" w:name="_Ref45126302"/>
      <w:del w:id="3047" w:author="hari prasath" w:date="2020-08-10T16:20:00Z">
        <w:r w:rsidDel="00592FAE">
          <w:delText>Kinisi</w:delText>
        </w:r>
        <w:r w:rsidR="00877E18" w:rsidDel="00592FAE">
          <w:delText xml:space="preserve"> </w:delText>
        </w:r>
      </w:del>
      <w:del w:id="3048" w:author="hari prasath" w:date="2020-07-30T19:55:00Z">
        <w:r w:rsidR="001F5472" w:rsidDel="00754456">
          <w:delText xml:space="preserve">sensor </w:delText>
        </w:r>
      </w:del>
      <w:del w:id="3049" w:author="hari prasath" w:date="2020-08-10T16:20:00Z">
        <w:r w:rsidR="001F5472" w:rsidDel="00592FAE">
          <w:delText>data</w:delText>
        </w:r>
        <w:bookmarkEnd w:id="3046"/>
      </w:del>
    </w:p>
    <w:p w14:paraId="394DCF5A" w14:textId="4444C096" w:rsidR="001B3967" w:rsidDel="00DE108D" w:rsidRDefault="001B3967" w:rsidP="00A80776">
      <w:pPr>
        <w:ind w:left="709"/>
        <w:rPr>
          <w:del w:id="3050" w:author="hari prasath" w:date="2020-07-30T19:50:00Z"/>
          <w:rFonts w:asciiTheme="minorHAnsi" w:hAnsiTheme="minorHAnsi" w:cstheme="minorHAnsi"/>
        </w:rPr>
      </w:pPr>
      <w:del w:id="3051" w:author="hari prasath" w:date="2020-08-10T16:20:00Z">
        <w:r w:rsidRPr="00A2695F" w:rsidDel="00592FAE">
          <w:rPr>
            <w:rFonts w:asciiTheme="minorHAnsi" w:hAnsiTheme="minorHAnsi" w:cstheme="minorHAnsi"/>
          </w:rPr>
          <w:delText xml:space="preserve">This packet is used to send </w:delText>
        </w:r>
      </w:del>
      <w:del w:id="3052" w:author="hari prasath" w:date="2020-07-30T19:52:00Z">
        <w:r w:rsidDel="007D1C18">
          <w:rPr>
            <w:rFonts w:asciiTheme="minorHAnsi" w:hAnsiTheme="minorHAnsi" w:cstheme="minorHAnsi"/>
          </w:rPr>
          <w:delText xml:space="preserve">Presence </w:delText>
        </w:r>
        <w:r w:rsidRPr="00A2695F" w:rsidDel="007D1C18">
          <w:rPr>
            <w:rFonts w:asciiTheme="minorHAnsi" w:hAnsiTheme="minorHAnsi" w:cstheme="minorHAnsi"/>
          </w:rPr>
          <w:delText>sensor data</w:delText>
        </w:r>
      </w:del>
      <w:del w:id="3053" w:author="hari prasath" w:date="2020-08-10T16:20:00Z">
        <w:r w:rsidRPr="00A2695F" w:rsidDel="00592FAE">
          <w:rPr>
            <w:rFonts w:asciiTheme="minorHAnsi" w:hAnsiTheme="minorHAnsi" w:cstheme="minorHAnsi"/>
          </w:rPr>
          <w:delText xml:space="preserve"> to Hub. </w:delText>
        </w:r>
      </w:del>
      <w:del w:id="3054" w:author="hari prasath" w:date="2020-07-30T19:50:00Z">
        <w:r w:rsidRPr="00A2695F" w:rsidDel="00DE108D">
          <w:rPr>
            <w:rFonts w:asciiTheme="minorHAnsi" w:hAnsiTheme="minorHAnsi" w:cstheme="minorHAnsi"/>
          </w:rPr>
          <w:delText xml:space="preserve">Sensor should send this packet at </w:delText>
        </w:r>
        <w:r w:rsidDel="00DE108D">
          <w:rPr>
            <w:rFonts w:asciiTheme="minorHAnsi" w:hAnsiTheme="minorHAnsi" w:cstheme="minorHAnsi"/>
          </w:rPr>
          <w:delText>1</w:delText>
        </w:r>
        <w:r w:rsidRPr="00A2695F" w:rsidDel="00DE108D">
          <w:rPr>
            <w:rFonts w:asciiTheme="minorHAnsi" w:hAnsiTheme="minorHAnsi" w:cstheme="minorHAnsi"/>
          </w:rPr>
          <w:delText xml:space="preserve"> min interval</w:delText>
        </w:r>
        <w:r w:rsidR="003D678B" w:rsidDel="00DE108D">
          <w:rPr>
            <w:rFonts w:asciiTheme="minorHAnsi" w:hAnsiTheme="minorHAnsi" w:cstheme="minorHAnsi"/>
          </w:rPr>
          <w:delText>.</w:delText>
        </w:r>
      </w:del>
    </w:p>
    <w:p w14:paraId="203556C0" w14:textId="1C9D1BC1" w:rsidR="001B3967" w:rsidRPr="001B3967" w:rsidDel="00592FAE" w:rsidRDefault="001B3967" w:rsidP="00DE108D">
      <w:pPr>
        <w:ind w:left="709"/>
        <w:rPr>
          <w:del w:id="3055" w:author="hari prasath" w:date="2020-08-10T16:20:00Z"/>
        </w:rPr>
      </w:pPr>
    </w:p>
    <w:p w14:paraId="66EBA8E4" w14:textId="408A0400" w:rsidR="00877E18" w:rsidDel="00592FAE" w:rsidRDefault="00877E18" w:rsidP="00A80776">
      <w:pPr>
        <w:ind w:left="576"/>
        <w:rPr>
          <w:del w:id="3056" w:author="hari prasath" w:date="2020-08-10T16:20:00Z"/>
          <w:rFonts w:ascii="Courier New" w:hAnsi="Courier New" w:cs="Courier New"/>
        </w:rPr>
      </w:pPr>
      <w:del w:id="3057" w:author="hari prasath" w:date="2020-08-10T16:20:00Z">
        <w:r w:rsidRPr="00956093" w:rsidDel="00592FAE">
          <w:rPr>
            <w:rFonts w:ascii="Courier New" w:hAnsi="Courier New" w:cs="Courier New"/>
          </w:rPr>
          <w:delText>{</w:delText>
        </w:r>
      </w:del>
    </w:p>
    <w:p w14:paraId="79BB1AD3" w14:textId="65AF53A5" w:rsidR="00877E18" w:rsidDel="00592FAE" w:rsidRDefault="00877E18" w:rsidP="00A80776">
      <w:pPr>
        <w:ind w:left="576"/>
        <w:rPr>
          <w:del w:id="3058" w:author="hari prasath" w:date="2020-08-10T16:20:00Z"/>
          <w:rFonts w:ascii="Courier New" w:hAnsi="Courier New" w:cs="Courier New"/>
        </w:rPr>
      </w:pPr>
      <w:del w:id="3059" w:author="hari prasath" w:date="2020-08-10T16:20:00Z">
        <w:r w:rsidDel="00592FAE">
          <w:rPr>
            <w:rFonts w:ascii="Courier New" w:hAnsi="Courier New" w:cs="Courier New"/>
          </w:rPr>
          <w:delText>“hmac”:””,</w:delText>
        </w:r>
      </w:del>
    </w:p>
    <w:p w14:paraId="1A01155A" w14:textId="41FC6086" w:rsidR="00877E18" w:rsidRPr="00956093" w:rsidDel="00592FAE" w:rsidRDefault="00877E18" w:rsidP="00A80776">
      <w:pPr>
        <w:ind w:left="576"/>
        <w:rPr>
          <w:del w:id="3060" w:author="hari prasath" w:date="2020-08-10T16:20:00Z"/>
          <w:rFonts w:ascii="Courier New" w:hAnsi="Courier New" w:cs="Courier New"/>
        </w:rPr>
      </w:pPr>
      <w:del w:id="3061" w:author="hari prasath" w:date="2020-08-10T16:20:00Z">
        <w:r w:rsidDel="00592FAE">
          <w:rPr>
            <w:rFonts w:ascii="Courier New" w:hAnsi="Courier New" w:cs="Courier New"/>
          </w:rPr>
          <w:delText>“payload”:{</w:delText>
        </w:r>
      </w:del>
    </w:p>
    <w:p w14:paraId="369CEB8C" w14:textId="64D02450" w:rsidR="00877E18" w:rsidRPr="00956093" w:rsidDel="00592FAE" w:rsidRDefault="00877E18" w:rsidP="00A80776">
      <w:pPr>
        <w:ind w:left="576"/>
        <w:rPr>
          <w:del w:id="3062" w:author="hari prasath" w:date="2020-08-10T16:20:00Z"/>
          <w:rFonts w:ascii="Courier New" w:hAnsi="Courier New" w:cs="Courier New"/>
        </w:rPr>
      </w:pPr>
      <w:del w:id="3063" w:author="hari prasath" w:date="2020-08-10T16:20:00Z">
        <w:r w:rsidDel="00592FAE">
          <w:rPr>
            <w:rFonts w:ascii="Courier New" w:hAnsi="Courier New" w:cs="Courier New"/>
          </w:rPr>
          <w:delText>"device_uid":"031219010010005</w:delText>
        </w:r>
        <w:r w:rsidRPr="00956093" w:rsidDel="00592FAE">
          <w:rPr>
            <w:rFonts w:ascii="Courier New" w:hAnsi="Courier New" w:cs="Courier New"/>
          </w:rPr>
          <w:delText>",</w:delText>
        </w:r>
      </w:del>
    </w:p>
    <w:p w14:paraId="3D052922" w14:textId="51E526FC" w:rsidR="00877E18" w:rsidRPr="00956093" w:rsidDel="00592FAE" w:rsidRDefault="00877E18" w:rsidP="00A80776">
      <w:pPr>
        <w:ind w:left="576"/>
        <w:rPr>
          <w:del w:id="3064" w:author="hari prasath" w:date="2020-08-10T16:20:00Z"/>
          <w:rFonts w:ascii="Courier New" w:hAnsi="Courier New" w:cs="Courier New"/>
        </w:rPr>
      </w:pPr>
      <w:del w:id="3065" w:author="hari prasath" w:date="2020-08-10T16:20:00Z">
        <w:r w:rsidRPr="00956093" w:rsidDel="00592FAE">
          <w:rPr>
            <w:rFonts w:ascii="Courier New" w:hAnsi="Courier New" w:cs="Courier New"/>
          </w:rPr>
          <w:delText>"data_type":3,</w:delText>
        </w:r>
      </w:del>
    </w:p>
    <w:p w14:paraId="0A07DDF0" w14:textId="54CDFABD" w:rsidR="00877E18" w:rsidRPr="00956093" w:rsidDel="00592FAE" w:rsidRDefault="00877E18" w:rsidP="00A80776">
      <w:pPr>
        <w:ind w:left="576"/>
        <w:rPr>
          <w:del w:id="3066" w:author="hari prasath" w:date="2020-08-10T16:20:00Z"/>
          <w:rFonts w:ascii="Courier New" w:hAnsi="Courier New" w:cs="Courier New"/>
        </w:rPr>
      </w:pPr>
      <w:del w:id="3067" w:author="hari prasath" w:date="2020-08-10T16:20:00Z">
        <w:r w:rsidRPr="00956093" w:rsidDel="00592FAE">
          <w:rPr>
            <w:rFonts w:ascii="Courier New" w:hAnsi="Courier New" w:cs="Courier New"/>
          </w:rPr>
          <w:delText>"device_data":[</w:delText>
        </w:r>
      </w:del>
    </w:p>
    <w:p w14:paraId="6AD9F8D5" w14:textId="43837F30" w:rsidR="00877E18" w:rsidRPr="00956093" w:rsidDel="00592FAE" w:rsidRDefault="00877E18" w:rsidP="00A80776">
      <w:pPr>
        <w:ind w:left="576"/>
        <w:rPr>
          <w:del w:id="3068" w:author="hari prasath" w:date="2020-08-10T16:20:00Z"/>
          <w:rFonts w:ascii="Courier New" w:hAnsi="Courier New" w:cs="Courier New"/>
        </w:rPr>
      </w:pPr>
      <w:del w:id="3069" w:author="hari prasath" w:date="2020-08-10T16:20:00Z">
        <w:r w:rsidRPr="00956093" w:rsidDel="00592FAE">
          <w:rPr>
            <w:rFonts w:ascii="Courier New" w:hAnsi="Courier New" w:cs="Courier New"/>
          </w:rPr>
          <w:delText xml:space="preserve">    {</w:delText>
        </w:r>
      </w:del>
    </w:p>
    <w:p w14:paraId="472BE982" w14:textId="460F0320" w:rsidR="00877E18" w:rsidRPr="00956093" w:rsidDel="00592FAE" w:rsidRDefault="00357979" w:rsidP="00A80776">
      <w:pPr>
        <w:ind w:left="576"/>
        <w:rPr>
          <w:del w:id="3070" w:author="hari prasath" w:date="2020-08-10T16:20:00Z"/>
          <w:rFonts w:ascii="Courier New" w:hAnsi="Courier New" w:cs="Courier New"/>
        </w:rPr>
      </w:pPr>
      <w:del w:id="3071" w:author="hari prasath" w:date="2020-08-10T16:20:00Z">
        <w:r w:rsidDel="00592FAE">
          <w:rPr>
            <w:rFonts w:ascii="Courier New" w:hAnsi="Courier New" w:cs="Courier New"/>
          </w:rPr>
          <w:delText>"sender_uid":"Kinisi</w:delText>
        </w:r>
        <w:r w:rsidR="00877E18" w:rsidRPr="00956093" w:rsidDel="00592FAE">
          <w:rPr>
            <w:rFonts w:ascii="Courier New" w:hAnsi="Courier New" w:cs="Courier New"/>
          </w:rPr>
          <w:delText>",</w:delText>
        </w:r>
      </w:del>
    </w:p>
    <w:p w14:paraId="7AA9E9E1" w14:textId="60EC6B16" w:rsidR="00877E18" w:rsidDel="00592FAE" w:rsidRDefault="00877E18" w:rsidP="00A80776">
      <w:pPr>
        <w:ind w:left="576"/>
        <w:rPr>
          <w:del w:id="3072" w:author="hari prasath" w:date="2020-08-10T16:20:00Z"/>
          <w:rFonts w:ascii="Courier New" w:hAnsi="Courier New" w:cs="Courier New"/>
        </w:rPr>
      </w:pPr>
      <w:del w:id="3073" w:author="hari prasath" w:date="2020-08-10T16:20:00Z">
        <w:r w:rsidRPr="00956093" w:rsidDel="00592FAE">
          <w:rPr>
            <w:rFonts w:ascii="Courier New" w:hAnsi="Courier New" w:cs="Courier New"/>
          </w:rPr>
          <w:delText>"packet_type":3,</w:delText>
        </w:r>
      </w:del>
    </w:p>
    <w:p w14:paraId="637E4BC8" w14:textId="1C101066" w:rsidR="00877E18" w:rsidRPr="00956093" w:rsidDel="00373C49" w:rsidRDefault="00877E18" w:rsidP="00A80776">
      <w:pPr>
        <w:ind w:left="576"/>
        <w:rPr>
          <w:del w:id="3074" w:author="hari prasath" w:date="2020-07-28T12:23:00Z"/>
          <w:rFonts w:ascii="Courier New" w:hAnsi="Courier New" w:cs="Courier New"/>
        </w:rPr>
      </w:pPr>
      <w:del w:id="3075" w:author="hari prasath" w:date="2020-07-28T12:23:00Z">
        <w:r w:rsidDel="00373C49">
          <w:rPr>
            <w:rFonts w:ascii="Courier New" w:hAnsi="Courier New" w:cs="Courier New"/>
          </w:rPr>
          <w:delText>“battery_voltage”:</w:delText>
        </w:r>
      </w:del>
      <w:del w:id="3076" w:author="hari prasath" w:date="2020-07-18T12:56:00Z">
        <w:r w:rsidDel="00392FFE">
          <w:rPr>
            <w:rFonts w:ascii="Courier New" w:hAnsi="Courier New" w:cs="Courier New"/>
          </w:rPr>
          <w:delText>”3.1v”</w:delText>
        </w:r>
      </w:del>
      <w:del w:id="3077" w:author="hari prasath" w:date="2020-07-28T12:23:00Z">
        <w:r w:rsidDel="00373C49">
          <w:rPr>
            <w:rFonts w:ascii="Courier New" w:hAnsi="Courier New" w:cs="Courier New"/>
          </w:rPr>
          <w:delText>,</w:delText>
        </w:r>
      </w:del>
    </w:p>
    <w:p w14:paraId="658FF875" w14:textId="6ACFC30E" w:rsidR="00D71012" w:rsidDel="00D71012" w:rsidRDefault="00877E18">
      <w:pPr>
        <w:ind w:firstLine="576"/>
        <w:rPr>
          <w:del w:id="3078" w:author="hari prasath" w:date="2020-07-18T12:12:00Z"/>
          <w:rFonts w:ascii="Courier New" w:hAnsi="Courier New" w:cs="Courier New"/>
        </w:rPr>
        <w:pPrChange w:id="3079" w:author="hari prasath" w:date="2020-08-04T13:29:00Z">
          <w:pPr>
            <w:ind w:left="576"/>
          </w:pPr>
        </w:pPrChange>
      </w:pPr>
      <w:del w:id="3080" w:author="hari prasath" w:date="2020-07-28T12:23:00Z">
        <w:r w:rsidRPr="00956093" w:rsidDel="00373C49">
          <w:rPr>
            <w:rFonts w:ascii="Courier New" w:hAnsi="Courier New" w:cs="Courier New"/>
          </w:rPr>
          <w:delText>“Occupancy_detection” : 1/0</w:delText>
        </w:r>
        <w:r w:rsidR="00E95655" w:rsidDel="00373C49">
          <w:rPr>
            <w:rFonts w:ascii="Courier New" w:hAnsi="Courier New" w:cs="Courier New"/>
          </w:rPr>
          <w:delText>,</w:delText>
        </w:r>
      </w:del>
    </w:p>
    <w:p w14:paraId="4BFFCBFE" w14:textId="3F7AEB6B" w:rsidR="00633992" w:rsidRPr="00956093" w:rsidDel="00592FAE" w:rsidRDefault="00633992">
      <w:pPr>
        <w:ind w:firstLine="576"/>
        <w:rPr>
          <w:del w:id="3081" w:author="hari prasath" w:date="2020-08-10T16:20:00Z"/>
          <w:rFonts w:ascii="Courier New" w:hAnsi="Courier New" w:cs="Courier New"/>
        </w:rPr>
        <w:pPrChange w:id="3082" w:author="hari prasath" w:date="2020-08-04T13:29:00Z">
          <w:pPr>
            <w:ind w:left="720"/>
          </w:pPr>
        </w:pPrChange>
      </w:pPr>
      <w:commentRangeStart w:id="3083"/>
      <w:del w:id="3084" w:author="hari prasath" w:date="2020-08-04T13:29:00Z">
        <w:r w:rsidRPr="00956093" w:rsidDel="00972593">
          <w:rPr>
            <w:rFonts w:ascii="Courier New" w:hAnsi="Courier New" w:cs="Courier New"/>
          </w:rPr>
          <w:delText>"timestamp</w:delText>
        </w:r>
        <w:r w:rsidRPr="00E8259D" w:rsidDel="00972593">
          <w:rPr>
            <w:rFonts w:ascii="Courier New" w:hAnsi="Courier New" w:cs="Courier New"/>
          </w:rPr>
          <w:delText>":"</w:delText>
        </w:r>
      </w:del>
      <w:del w:id="3085" w:author="hari prasath" w:date="2020-07-16T18:37:00Z">
        <w:r w:rsidRPr="00E8259D" w:rsidDel="00924FB1">
          <w:rPr>
            <w:rFonts w:ascii="Courier New" w:hAnsi="Courier New" w:cs="Courier New"/>
            <w:color w:val="000000"/>
          </w:rPr>
          <w:delText>2019 -12 -24T05:15:09Z+0000</w:delText>
        </w:r>
      </w:del>
      <w:del w:id="3086" w:author="hari prasath" w:date="2020-08-04T13:29:00Z">
        <w:r w:rsidRPr="00E8259D" w:rsidDel="00972593">
          <w:rPr>
            <w:rFonts w:ascii="Courier New" w:hAnsi="Courier New" w:cs="Courier New"/>
          </w:rPr>
          <w:delText>"</w:delText>
        </w:r>
        <w:commentRangeEnd w:id="3083"/>
        <w:r w:rsidDel="00972593">
          <w:rPr>
            <w:rStyle w:val="CommentReference"/>
          </w:rPr>
          <w:commentReference w:id="3083"/>
        </w:r>
      </w:del>
    </w:p>
    <w:p w14:paraId="1439A7A1" w14:textId="69A6411C" w:rsidR="00E95655" w:rsidRPr="00956093" w:rsidDel="00592FAE" w:rsidRDefault="00E95655">
      <w:pPr>
        <w:ind w:left="576"/>
        <w:rPr>
          <w:del w:id="3087" w:author="hari prasath" w:date="2020-08-10T16:20:00Z"/>
          <w:rFonts w:ascii="Courier New" w:hAnsi="Courier New" w:cs="Courier New"/>
        </w:rPr>
      </w:pPr>
    </w:p>
    <w:p w14:paraId="268179E1" w14:textId="2A7833A6" w:rsidR="00877E18" w:rsidRPr="00956093" w:rsidDel="00592FAE" w:rsidRDefault="00877E18" w:rsidP="00A80776">
      <w:pPr>
        <w:ind w:left="576"/>
        <w:rPr>
          <w:del w:id="3088" w:author="hari prasath" w:date="2020-08-10T16:20:00Z"/>
          <w:rFonts w:ascii="Courier New" w:hAnsi="Courier New" w:cs="Courier New"/>
        </w:rPr>
      </w:pPr>
      <w:del w:id="3089" w:author="hari prasath" w:date="2020-08-10T16:20:00Z">
        <w:r w:rsidRPr="00956093" w:rsidDel="00592FAE">
          <w:rPr>
            <w:rFonts w:ascii="Courier New" w:hAnsi="Courier New" w:cs="Courier New"/>
          </w:rPr>
          <w:delText>}</w:delText>
        </w:r>
      </w:del>
    </w:p>
    <w:p w14:paraId="502D69CE" w14:textId="32397355" w:rsidR="00877E18" w:rsidRPr="00956093" w:rsidDel="00592FAE" w:rsidRDefault="00877E18" w:rsidP="00A80776">
      <w:pPr>
        <w:ind w:left="576"/>
        <w:rPr>
          <w:del w:id="3090" w:author="hari prasath" w:date="2020-08-10T16:20:00Z"/>
          <w:rFonts w:ascii="Courier New" w:hAnsi="Courier New" w:cs="Courier New"/>
        </w:rPr>
      </w:pPr>
      <w:del w:id="3091" w:author="hari prasath" w:date="2020-08-10T16:20:00Z">
        <w:r w:rsidRPr="00956093" w:rsidDel="00592FAE">
          <w:rPr>
            <w:rFonts w:ascii="Courier New" w:hAnsi="Courier New" w:cs="Courier New"/>
          </w:rPr>
          <w:delText xml:space="preserve">   ]</w:delText>
        </w:r>
      </w:del>
    </w:p>
    <w:p w14:paraId="25F467BC" w14:textId="6D5B0F6B" w:rsidR="00392FFE" w:rsidRDefault="00877E18" w:rsidP="00A80776">
      <w:pPr>
        <w:ind w:left="576"/>
        <w:rPr>
          <w:rFonts w:ascii="Courier New" w:hAnsi="Courier New" w:cs="Courier New"/>
        </w:rPr>
      </w:pPr>
      <w:del w:id="3092" w:author="hari prasath" w:date="2020-08-10T16:20:00Z">
        <w:r w:rsidRPr="00956093" w:rsidDel="00592FAE">
          <w:rPr>
            <w:rFonts w:ascii="Courier New" w:hAnsi="Courier New" w:cs="Courier New"/>
          </w:rPr>
          <w:delText>}</w:delText>
        </w:r>
      </w:del>
    </w:p>
    <w:p w14:paraId="11916D05" w14:textId="01891E3F" w:rsidR="003E462A" w:rsidDel="00F06034" w:rsidRDefault="00F06034">
      <w:pPr>
        <w:pStyle w:val="Heading1"/>
        <w:rPr>
          <w:del w:id="3093" w:author="hari prasath" w:date="2020-07-11T15:36:00Z"/>
        </w:rPr>
        <w:pPrChange w:id="3094" w:author="hari prasath" w:date="2020-07-11T15:36:00Z">
          <w:pPr/>
        </w:pPrChange>
      </w:pPr>
      <w:ins w:id="3095" w:author="hari prasath" w:date="2020-07-11T15:36:00Z">
        <w:r>
          <w:t xml:space="preserve"> </w:t>
        </w:r>
      </w:ins>
      <w:del w:id="3096" w:author="hari prasath" w:date="2020-07-11T15:36:00Z">
        <w:r w:rsidR="003E462A" w:rsidDel="00F06034">
          <w:br w:type="page"/>
        </w:r>
        <w:bookmarkStart w:id="3097" w:name="_Toc45374319"/>
        <w:bookmarkStart w:id="3098" w:name="_Toc45379608"/>
        <w:bookmarkStart w:id="3099" w:name="_Toc45730134"/>
        <w:bookmarkStart w:id="3100" w:name="_Toc45815250"/>
        <w:bookmarkStart w:id="3101" w:name="_Toc45820914"/>
        <w:bookmarkStart w:id="3102" w:name="_Toc46169410"/>
        <w:bookmarkStart w:id="3103" w:name="_Toc46231707"/>
        <w:bookmarkStart w:id="3104" w:name="_Toc46836678"/>
        <w:bookmarkStart w:id="3105" w:name="_Toc47031456"/>
        <w:bookmarkStart w:id="3106" w:name="_Toc47116313"/>
        <w:bookmarkStart w:id="3107" w:name="_Toc47445381"/>
        <w:bookmarkStart w:id="3108" w:name="_Toc47969259"/>
        <w:bookmarkStart w:id="3109" w:name="_Toc47969457"/>
        <w:bookmarkStart w:id="3110" w:name="_Toc47970351"/>
        <w:bookmarkStart w:id="3111" w:name="_Toc47971318"/>
        <w:bookmarkStart w:id="3112" w:name="_Toc49273155"/>
        <w:bookmarkStart w:id="3113" w:name="_Toc50192898"/>
        <w:bookmarkEnd w:id="3097"/>
        <w:bookmarkEnd w:id="3098"/>
        <w:bookmarkEnd w:id="3099"/>
        <w:bookmarkEnd w:id="3100"/>
        <w:bookmarkEnd w:id="3101"/>
        <w:bookmarkEnd w:id="3102"/>
        <w:bookmarkEnd w:id="3103"/>
        <w:bookmarkEnd w:id="3104"/>
        <w:bookmarkEnd w:id="3105"/>
        <w:bookmarkEnd w:id="3106"/>
        <w:bookmarkEnd w:id="3107"/>
        <w:bookmarkEnd w:id="3108"/>
        <w:bookmarkEnd w:id="3109"/>
        <w:bookmarkEnd w:id="3110"/>
        <w:bookmarkEnd w:id="3111"/>
        <w:bookmarkEnd w:id="3112"/>
        <w:bookmarkEnd w:id="3113"/>
      </w:del>
    </w:p>
    <w:p w14:paraId="662935FD" w14:textId="77777777" w:rsidR="003D678B" w:rsidDel="00F06034" w:rsidRDefault="003D678B">
      <w:pPr>
        <w:pStyle w:val="Heading1"/>
        <w:rPr>
          <w:del w:id="3114" w:author="hari prasath" w:date="2020-07-11T15:36:00Z"/>
        </w:rPr>
        <w:pPrChange w:id="3115" w:author="hari prasath" w:date="2020-07-11T15:36:00Z">
          <w:pPr>
            <w:ind w:left="576"/>
          </w:pPr>
        </w:pPrChange>
      </w:pPr>
      <w:bookmarkStart w:id="3116" w:name="_Toc45374320"/>
      <w:bookmarkStart w:id="3117" w:name="_Toc45379609"/>
      <w:bookmarkStart w:id="3118" w:name="_Toc45730135"/>
      <w:bookmarkStart w:id="3119" w:name="_Toc45815251"/>
      <w:bookmarkStart w:id="3120" w:name="_Toc45820915"/>
      <w:bookmarkStart w:id="3121" w:name="_Toc46169411"/>
      <w:bookmarkStart w:id="3122" w:name="_Toc46231708"/>
      <w:bookmarkStart w:id="3123" w:name="_Toc46836679"/>
      <w:bookmarkStart w:id="3124" w:name="_Toc47031457"/>
      <w:bookmarkStart w:id="3125" w:name="_Toc47116314"/>
      <w:bookmarkStart w:id="3126" w:name="_Toc47445382"/>
      <w:bookmarkStart w:id="3127" w:name="_Toc47969260"/>
      <w:bookmarkStart w:id="3128" w:name="_Toc47969458"/>
      <w:bookmarkStart w:id="3129" w:name="_Toc47970352"/>
      <w:bookmarkStart w:id="3130" w:name="_Toc47971319"/>
      <w:bookmarkStart w:id="3131" w:name="_Toc49273156"/>
      <w:bookmarkStart w:id="3132" w:name="_Toc50192899"/>
      <w:bookmarkEnd w:id="3116"/>
      <w:bookmarkEnd w:id="3117"/>
      <w:bookmarkEnd w:id="3118"/>
      <w:bookmarkEnd w:id="3119"/>
      <w:bookmarkEnd w:id="3120"/>
      <w:bookmarkEnd w:id="3121"/>
      <w:bookmarkEnd w:id="3122"/>
      <w:bookmarkEnd w:id="3123"/>
      <w:bookmarkEnd w:id="3124"/>
      <w:bookmarkEnd w:id="3125"/>
      <w:bookmarkEnd w:id="3126"/>
      <w:bookmarkEnd w:id="3127"/>
      <w:bookmarkEnd w:id="3128"/>
      <w:bookmarkEnd w:id="3129"/>
      <w:bookmarkEnd w:id="3130"/>
      <w:bookmarkEnd w:id="3131"/>
      <w:bookmarkEnd w:id="3132"/>
    </w:p>
    <w:p w14:paraId="67D049D6" w14:textId="7835A87E" w:rsidR="00CD74E7" w:rsidRPr="00A2695F" w:rsidRDefault="001004DF">
      <w:pPr>
        <w:pStyle w:val="Heading1"/>
      </w:pPr>
      <w:r>
        <w:t xml:space="preserve"> </w:t>
      </w:r>
      <w:bookmarkStart w:id="3133" w:name="_Toc45194115"/>
      <w:bookmarkStart w:id="3134" w:name="_Toc45218930"/>
      <w:bookmarkStart w:id="3135" w:name="_Toc45305217"/>
      <w:bookmarkStart w:id="3136" w:name="_Toc45194116"/>
      <w:bookmarkStart w:id="3137" w:name="_Toc45218931"/>
      <w:bookmarkStart w:id="3138" w:name="_Toc45305218"/>
      <w:bookmarkStart w:id="3139" w:name="_Toc41929406"/>
      <w:bookmarkStart w:id="3140" w:name="_Toc41931927"/>
      <w:bookmarkStart w:id="3141" w:name="_Toc43228980"/>
      <w:bookmarkStart w:id="3142" w:name="_Toc43229028"/>
      <w:bookmarkStart w:id="3143" w:name="_Toc43313895"/>
      <w:bookmarkStart w:id="3144" w:name="_Toc43317188"/>
      <w:bookmarkStart w:id="3145" w:name="_Toc41929407"/>
      <w:bookmarkStart w:id="3146" w:name="_Toc41931928"/>
      <w:bookmarkStart w:id="3147" w:name="_Toc43228981"/>
      <w:bookmarkStart w:id="3148" w:name="_Toc43229029"/>
      <w:bookmarkStart w:id="3149" w:name="_Toc43313896"/>
      <w:bookmarkStart w:id="3150" w:name="_Toc43317189"/>
      <w:bookmarkStart w:id="3151" w:name="_Toc41929408"/>
      <w:bookmarkStart w:id="3152" w:name="_Toc41931929"/>
      <w:bookmarkStart w:id="3153" w:name="_Toc43228982"/>
      <w:bookmarkStart w:id="3154" w:name="_Toc43229030"/>
      <w:bookmarkStart w:id="3155" w:name="_Toc43313897"/>
      <w:bookmarkStart w:id="3156" w:name="_Toc43317190"/>
      <w:bookmarkStart w:id="3157" w:name="_Ref46169693"/>
      <w:bookmarkStart w:id="3158" w:name="_Toc50192900"/>
      <w:bookmarkEnd w:id="3133"/>
      <w:bookmarkEnd w:id="3134"/>
      <w:bookmarkEnd w:id="3135"/>
      <w:bookmarkEnd w:id="3136"/>
      <w:bookmarkEnd w:id="3137"/>
      <w:bookmarkEnd w:id="3138"/>
      <w:bookmarkEnd w:id="3139"/>
      <w:bookmarkEnd w:id="3140"/>
      <w:bookmarkEnd w:id="3141"/>
      <w:bookmarkEnd w:id="3142"/>
      <w:bookmarkEnd w:id="3143"/>
      <w:bookmarkEnd w:id="3144"/>
      <w:bookmarkEnd w:id="3145"/>
      <w:bookmarkEnd w:id="3146"/>
      <w:bookmarkEnd w:id="3147"/>
      <w:bookmarkEnd w:id="3148"/>
      <w:bookmarkEnd w:id="3149"/>
      <w:bookmarkEnd w:id="3150"/>
      <w:bookmarkEnd w:id="3151"/>
      <w:bookmarkEnd w:id="3152"/>
      <w:bookmarkEnd w:id="3153"/>
      <w:bookmarkEnd w:id="3154"/>
      <w:bookmarkEnd w:id="3155"/>
      <w:bookmarkEnd w:id="3156"/>
      <w:r w:rsidR="00CD74E7" w:rsidRPr="00A2695F">
        <w:t>Hub to sensor</w:t>
      </w:r>
      <w:bookmarkEnd w:id="3157"/>
      <w:bookmarkEnd w:id="3158"/>
    </w:p>
    <w:p w14:paraId="138B8835" w14:textId="77777777" w:rsidR="009167C1" w:rsidRPr="00A2695F" w:rsidRDefault="009167C1" w:rsidP="009167C1">
      <w:pPr>
        <w:pStyle w:val="Heading2"/>
        <w:rPr>
          <w:moveTo w:id="3159" w:author="hari prasath" w:date="2020-08-10T15:44:00Z"/>
        </w:rPr>
      </w:pPr>
      <w:bookmarkStart w:id="3160" w:name="_Ref43977918"/>
      <w:moveToRangeStart w:id="3161" w:author="hari prasath" w:date="2020-08-10T15:44:00Z" w:name="move47966685"/>
      <w:moveTo w:id="3162" w:author="hari prasath" w:date="2020-08-10T15:44:00Z">
        <w:r>
          <w:t xml:space="preserve">  </w:t>
        </w:r>
        <w:bookmarkStart w:id="3163" w:name="_Ref45821834"/>
        <w:bookmarkStart w:id="3164" w:name="_Toc50192901"/>
        <w:r w:rsidRPr="00A2695F">
          <w:t>Maintenance ON</w:t>
        </w:r>
        <w:r>
          <w:t>/OFF</w:t>
        </w:r>
        <w:r w:rsidRPr="00A2695F">
          <w:t xml:space="preserve"> packet</w:t>
        </w:r>
        <w:bookmarkEnd w:id="3163"/>
        <w:bookmarkEnd w:id="3164"/>
      </w:moveTo>
    </w:p>
    <w:p w14:paraId="6AF50D07" w14:textId="77777777" w:rsidR="009167C1" w:rsidRDefault="009167C1" w:rsidP="009167C1">
      <w:pPr>
        <w:ind w:firstLine="576"/>
        <w:rPr>
          <w:moveTo w:id="3165" w:author="hari prasath" w:date="2020-08-10T15:44:00Z"/>
          <w:rFonts w:asciiTheme="minorHAnsi" w:hAnsiTheme="minorHAnsi" w:cstheme="minorHAnsi"/>
        </w:rPr>
      </w:pPr>
      <w:moveTo w:id="3166" w:author="hari prasath" w:date="2020-08-10T15:44:00Z">
        <w:r w:rsidRPr="00A2695F">
          <w:rPr>
            <w:rFonts w:asciiTheme="minorHAnsi" w:hAnsiTheme="minorHAnsi" w:cstheme="minorHAnsi"/>
          </w:rPr>
          <w:t>Sensor receives this packet to turn ON/OFF maintenance mode</w:t>
        </w:r>
      </w:moveTo>
    </w:p>
    <w:p w14:paraId="5601B316" w14:textId="63FBE518" w:rsidR="009167C1" w:rsidRPr="00A2695F" w:rsidDel="005B446E" w:rsidRDefault="009167C1" w:rsidP="009167C1">
      <w:pPr>
        <w:pStyle w:val="Heading3"/>
        <w:rPr>
          <w:del w:id="3167" w:author="hari prasath" w:date="2020-08-10T16:28:00Z"/>
          <w:moveTo w:id="3168" w:author="hari prasath" w:date="2020-08-10T15:44:00Z"/>
        </w:rPr>
      </w:pPr>
      <w:moveTo w:id="3169" w:author="hari prasath" w:date="2020-08-10T15:44:00Z">
        <w:del w:id="3170" w:author="hari prasath" w:date="2020-08-10T16:28:00Z">
          <w:r w:rsidDel="005B446E">
            <w:delText>Amenos maintenance ON/OFF packet</w:delText>
          </w:r>
        </w:del>
      </w:moveTo>
    </w:p>
    <w:p w14:paraId="1A40426A" w14:textId="77777777" w:rsidR="009167C1" w:rsidRPr="00956093" w:rsidRDefault="009167C1" w:rsidP="009167C1">
      <w:pPr>
        <w:ind w:left="720"/>
        <w:rPr>
          <w:moveTo w:id="3171" w:author="hari prasath" w:date="2020-08-10T15:44:00Z"/>
          <w:rFonts w:ascii="Courier New" w:hAnsi="Courier New" w:cs="Courier New"/>
        </w:rPr>
      </w:pPr>
      <w:moveTo w:id="3172" w:author="hari prasath" w:date="2020-08-10T15:44:00Z">
        <w:r w:rsidRPr="00956093">
          <w:rPr>
            <w:rFonts w:ascii="Courier New" w:hAnsi="Courier New" w:cs="Courier New"/>
          </w:rPr>
          <w:t>{</w:t>
        </w:r>
      </w:moveTo>
    </w:p>
    <w:p w14:paraId="2E4093CE" w14:textId="77777777" w:rsidR="009167C1" w:rsidRPr="00956093" w:rsidRDefault="009167C1" w:rsidP="009167C1">
      <w:pPr>
        <w:ind w:left="720"/>
        <w:rPr>
          <w:moveTo w:id="3173" w:author="hari prasath" w:date="2020-08-10T15:44:00Z"/>
          <w:rFonts w:ascii="Courier New" w:hAnsi="Courier New" w:cs="Courier New"/>
        </w:rPr>
      </w:pPr>
      <w:moveTo w:id="3174" w:author="hari prasath" w:date="2020-08-10T15:44:00Z">
        <w:r w:rsidRPr="00956093">
          <w:rPr>
            <w:rFonts w:ascii="Courier New" w:hAnsi="Courier New" w:cs="Courier New"/>
          </w:rPr>
          <w:t>“hmac”:’’,</w:t>
        </w:r>
      </w:moveTo>
    </w:p>
    <w:p w14:paraId="7E73219F" w14:textId="77777777" w:rsidR="009167C1" w:rsidRPr="00956093" w:rsidRDefault="009167C1" w:rsidP="009167C1">
      <w:pPr>
        <w:ind w:left="720"/>
        <w:rPr>
          <w:moveTo w:id="3175" w:author="hari prasath" w:date="2020-08-10T15:44:00Z"/>
          <w:rFonts w:ascii="Courier New" w:hAnsi="Courier New" w:cs="Courier New"/>
        </w:rPr>
      </w:pPr>
      <w:moveTo w:id="3176" w:author="hari prasath" w:date="2020-08-10T15:44:00Z">
        <w:r w:rsidRPr="00956093">
          <w:rPr>
            <w:rFonts w:ascii="Courier New" w:hAnsi="Courier New" w:cs="Courier New"/>
          </w:rPr>
          <w:t>“payload”:</w:t>
        </w:r>
      </w:moveTo>
    </w:p>
    <w:p w14:paraId="21DDBE29" w14:textId="77777777" w:rsidR="009167C1" w:rsidRPr="00956093" w:rsidRDefault="009167C1" w:rsidP="009167C1">
      <w:pPr>
        <w:ind w:left="720"/>
        <w:rPr>
          <w:moveTo w:id="3177" w:author="hari prasath" w:date="2020-08-10T15:44:00Z"/>
          <w:rFonts w:ascii="Courier New" w:hAnsi="Courier New" w:cs="Courier New"/>
        </w:rPr>
      </w:pPr>
      <w:moveTo w:id="3178" w:author="hari prasath" w:date="2020-08-10T15:44:00Z">
        <w:r w:rsidRPr="00956093">
          <w:rPr>
            <w:rFonts w:ascii="Courier New" w:hAnsi="Courier New" w:cs="Courier New"/>
          </w:rPr>
          <w:t>{</w:t>
        </w:r>
      </w:moveTo>
    </w:p>
    <w:p w14:paraId="52D4E5DD" w14:textId="77777777" w:rsidR="009167C1" w:rsidRPr="00956093" w:rsidRDefault="009167C1" w:rsidP="009167C1">
      <w:pPr>
        <w:ind w:left="720"/>
        <w:rPr>
          <w:moveTo w:id="3179" w:author="hari prasath" w:date="2020-08-10T15:44:00Z"/>
          <w:rFonts w:ascii="Courier New" w:hAnsi="Courier New" w:cs="Courier New"/>
        </w:rPr>
      </w:pPr>
      <w:moveTo w:id="3180" w:author="hari prasath" w:date="2020-08-10T15:44:00Z">
        <w:r>
          <w:rPr>
            <w:rFonts w:ascii="Courier New" w:hAnsi="Courier New" w:cs="Courier New"/>
          </w:rPr>
          <w:lastRenderedPageBreak/>
          <w:t xml:space="preserve">  </w:t>
        </w:r>
        <w:r w:rsidRPr="00956093">
          <w:rPr>
            <w:rFonts w:ascii="Courier New" w:hAnsi="Courier New" w:cs="Courier New"/>
          </w:rPr>
          <w:t>“device_uid”: “031219010010002”,</w:t>
        </w:r>
      </w:moveTo>
    </w:p>
    <w:p w14:paraId="4C832740" w14:textId="77777777" w:rsidR="009167C1" w:rsidRPr="00956093" w:rsidRDefault="009167C1" w:rsidP="009167C1">
      <w:pPr>
        <w:ind w:left="720"/>
        <w:rPr>
          <w:moveTo w:id="3181" w:author="hari prasath" w:date="2020-08-10T15:44:00Z"/>
          <w:rFonts w:ascii="Courier New" w:hAnsi="Courier New" w:cs="Courier New"/>
        </w:rPr>
      </w:pPr>
      <w:moveTo w:id="3182" w:author="hari prasath" w:date="2020-08-10T15:44:00Z">
        <w:r w:rsidRPr="00956093">
          <w:rPr>
            <w:rFonts w:ascii="Courier New" w:hAnsi="Courier New" w:cs="Courier New"/>
          </w:rPr>
          <w:t xml:space="preserve">  “action”: 6,</w:t>
        </w:r>
      </w:moveTo>
    </w:p>
    <w:p w14:paraId="5E85A587" w14:textId="77777777" w:rsidR="009167C1" w:rsidRPr="00956093" w:rsidRDefault="009167C1" w:rsidP="009167C1">
      <w:pPr>
        <w:ind w:left="720"/>
        <w:rPr>
          <w:moveTo w:id="3183" w:author="hari prasath" w:date="2020-08-10T15:44:00Z"/>
          <w:rFonts w:ascii="Courier New" w:hAnsi="Courier New" w:cs="Courier New"/>
        </w:rPr>
      </w:pPr>
      <w:moveTo w:id="3184" w:author="hari prasath" w:date="2020-08-10T15:44:00Z">
        <w:r w:rsidRPr="00956093">
          <w:rPr>
            <w:rFonts w:ascii="Courier New" w:hAnsi="Courier New" w:cs="Courier New"/>
          </w:rPr>
          <w:t xml:space="preserve">          “</w:t>
        </w:r>
        <w:r>
          <w:rPr>
            <w:rFonts w:ascii="Courier New" w:hAnsi="Courier New" w:cs="Courier New"/>
          </w:rPr>
          <w:t>device_</w:t>
        </w:r>
        <w:r w:rsidRPr="00956093">
          <w:rPr>
            <w:rFonts w:ascii="Courier New" w:hAnsi="Courier New" w:cs="Courier New"/>
          </w:rPr>
          <w:t>data”:[</w:t>
        </w:r>
      </w:moveTo>
    </w:p>
    <w:p w14:paraId="482C1FBB" w14:textId="77777777" w:rsidR="009167C1" w:rsidRPr="00956093" w:rsidRDefault="009167C1" w:rsidP="009167C1">
      <w:pPr>
        <w:ind w:left="720"/>
        <w:rPr>
          <w:moveTo w:id="3185" w:author="hari prasath" w:date="2020-08-10T15:44:00Z"/>
          <w:rFonts w:ascii="Courier New" w:hAnsi="Courier New" w:cs="Courier New"/>
        </w:rPr>
      </w:pPr>
      <w:moveTo w:id="3186" w:author="hari prasath" w:date="2020-08-10T15:44:00Z">
        <w:r w:rsidRPr="00956093">
          <w:rPr>
            <w:rFonts w:ascii="Courier New" w:hAnsi="Courier New" w:cs="Courier New"/>
          </w:rPr>
          <w:t>{</w:t>
        </w:r>
      </w:moveTo>
    </w:p>
    <w:p w14:paraId="5FCA3428" w14:textId="77777777" w:rsidR="009167C1" w:rsidRPr="00956093" w:rsidRDefault="009167C1" w:rsidP="009167C1">
      <w:pPr>
        <w:ind w:left="720"/>
        <w:rPr>
          <w:moveTo w:id="3187" w:author="hari prasath" w:date="2020-08-10T15:44:00Z"/>
          <w:rFonts w:ascii="Courier New" w:hAnsi="Courier New" w:cs="Courier New"/>
        </w:rPr>
      </w:pPr>
      <w:moveTo w:id="3188" w:author="hari prasath" w:date="2020-08-10T15:44:00Z">
        <w:r w:rsidRPr="00956093">
          <w:rPr>
            <w:rFonts w:ascii="Courier New" w:hAnsi="Courier New" w:cs="Courier New"/>
          </w:rPr>
          <w:t xml:space="preserve">    “maintenance_mode”: 1</w:t>
        </w:r>
        <w:r>
          <w:rPr>
            <w:rFonts w:ascii="Courier New" w:hAnsi="Courier New" w:cs="Courier New"/>
          </w:rPr>
          <w:t>/0</w:t>
        </w:r>
      </w:moveTo>
    </w:p>
    <w:p w14:paraId="6B3FB998" w14:textId="77777777" w:rsidR="009167C1" w:rsidRPr="00956093" w:rsidRDefault="009167C1" w:rsidP="009167C1">
      <w:pPr>
        <w:ind w:left="720"/>
        <w:rPr>
          <w:moveTo w:id="3189" w:author="hari prasath" w:date="2020-08-10T15:44:00Z"/>
          <w:rFonts w:ascii="Courier New" w:hAnsi="Courier New" w:cs="Courier New"/>
        </w:rPr>
      </w:pPr>
      <w:moveTo w:id="3190" w:author="hari prasath" w:date="2020-08-10T15:44:00Z">
        <w:r w:rsidRPr="00956093">
          <w:rPr>
            <w:rFonts w:ascii="Courier New" w:hAnsi="Courier New" w:cs="Courier New"/>
          </w:rPr>
          <w:t>}</w:t>
        </w:r>
      </w:moveTo>
    </w:p>
    <w:p w14:paraId="06BFFEF9" w14:textId="77777777" w:rsidR="009167C1" w:rsidRPr="00956093" w:rsidRDefault="009167C1" w:rsidP="009167C1">
      <w:pPr>
        <w:ind w:left="720"/>
        <w:rPr>
          <w:moveTo w:id="3191" w:author="hari prasath" w:date="2020-08-10T15:44:00Z"/>
          <w:rFonts w:ascii="Courier New" w:hAnsi="Courier New" w:cs="Courier New"/>
        </w:rPr>
      </w:pPr>
      <w:moveTo w:id="3192" w:author="hari prasath" w:date="2020-08-10T15:44:00Z">
        <w:r w:rsidRPr="00956093">
          <w:rPr>
            <w:rFonts w:ascii="Courier New" w:hAnsi="Courier New" w:cs="Courier New"/>
          </w:rPr>
          <w:t>]</w:t>
        </w:r>
      </w:moveTo>
    </w:p>
    <w:p w14:paraId="0EA54896" w14:textId="77777777" w:rsidR="009167C1" w:rsidRPr="00956093" w:rsidRDefault="009167C1" w:rsidP="009167C1">
      <w:pPr>
        <w:ind w:left="720"/>
        <w:rPr>
          <w:moveTo w:id="3193" w:author="hari prasath" w:date="2020-08-10T15:44:00Z"/>
          <w:rFonts w:ascii="Courier New" w:hAnsi="Courier New" w:cs="Courier New"/>
        </w:rPr>
      </w:pPr>
      <w:moveTo w:id="3194" w:author="hari prasath" w:date="2020-08-10T15:44:00Z">
        <w:r w:rsidRPr="00956093">
          <w:rPr>
            <w:rFonts w:ascii="Courier New" w:hAnsi="Courier New" w:cs="Courier New"/>
          </w:rPr>
          <w:t>}</w:t>
        </w:r>
      </w:moveTo>
    </w:p>
    <w:p w14:paraId="75DE69D2" w14:textId="77777777" w:rsidR="009167C1" w:rsidRDefault="009167C1" w:rsidP="009167C1">
      <w:pPr>
        <w:ind w:left="720"/>
        <w:rPr>
          <w:moveTo w:id="3195" w:author="hari prasath" w:date="2020-08-10T15:44:00Z"/>
          <w:rFonts w:ascii="Courier New" w:hAnsi="Courier New" w:cs="Courier New"/>
        </w:rPr>
      </w:pPr>
      <w:moveTo w:id="3196" w:author="hari prasath" w:date="2020-08-10T15:44:00Z">
        <w:r w:rsidRPr="00956093">
          <w:rPr>
            <w:rFonts w:ascii="Courier New" w:hAnsi="Courier New" w:cs="Courier New"/>
          </w:rPr>
          <w:t>}</w:t>
        </w:r>
      </w:moveTo>
    </w:p>
    <w:p w14:paraId="708E9A7E" w14:textId="77777777" w:rsidR="009167C1" w:rsidRPr="00BA251E" w:rsidRDefault="009167C1" w:rsidP="009167C1">
      <w:pPr>
        <w:ind w:left="720"/>
        <w:rPr>
          <w:moveTo w:id="3197" w:author="hari prasath" w:date="2020-08-10T15:44:00Z"/>
        </w:rPr>
      </w:pPr>
    </w:p>
    <w:p w14:paraId="29C9C1B2" w14:textId="77777777" w:rsidR="009167C1" w:rsidRPr="00956093" w:rsidRDefault="009167C1" w:rsidP="009167C1">
      <w:pPr>
        <w:ind w:left="720"/>
        <w:rPr>
          <w:moveTo w:id="3198" w:author="hari prasath" w:date="2020-08-10T15:44:00Z"/>
          <w:rFonts w:ascii="Courier New" w:hAnsi="Courier New" w:cs="Courier New"/>
        </w:rPr>
      </w:pPr>
      <w:moveTo w:id="3199" w:author="hari prasath" w:date="2020-08-10T15:44:00Z">
        <w:r w:rsidRPr="00956093">
          <w:rPr>
            <w:rFonts w:ascii="Courier New" w:hAnsi="Courier New" w:cs="Courier New"/>
          </w:rPr>
          <w:t>(NOTE:  “maintenance_mode” indicates the state of maintenance</w:t>
        </w:r>
      </w:moveTo>
    </w:p>
    <w:p w14:paraId="3C188F20" w14:textId="77777777" w:rsidR="009167C1" w:rsidRPr="00956093" w:rsidRDefault="009167C1" w:rsidP="009167C1">
      <w:pPr>
        <w:ind w:left="720"/>
        <w:rPr>
          <w:moveTo w:id="3200" w:author="hari prasath" w:date="2020-08-10T15:44:00Z"/>
          <w:rFonts w:ascii="Courier New" w:hAnsi="Courier New" w:cs="Courier New"/>
        </w:rPr>
      </w:pPr>
      <w:moveTo w:id="3201" w:author="hari prasath" w:date="2020-08-10T15:44:00Z">
        <w:r w:rsidRPr="00956093">
          <w:rPr>
            <w:rFonts w:ascii="Courier New" w:hAnsi="Courier New" w:cs="Courier New"/>
          </w:rPr>
          <w:tab/>
          <w:t xml:space="preserve">   “maintenance_mode”:1 – Turn ON maintenance</w:t>
        </w:r>
      </w:moveTo>
    </w:p>
    <w:p w14:paraId="153780B7" w14:textId="77777777" w:rsidR="009167C1" w:rsidRPr="00956093" w:rsidRDefault="009167C1" w:rsidP="009167C1">
      <w:pPr>
        <w:ind w:left="720"/>
        <w:rPr>
          <w:moveTo w:id="3202" w:author="hari prasath" w:date="2020-08-10T15:44:00Z"/>
          <w:rFonts w:ascii="Courier New" w:hAnsi="Courier New" w:cs="Courier New"/>
        </w:rPr>
      </w:pPr>
      <w:moveTo w:id="3203" w:author="hari prasath" w:date="2020-08-10T15:44:00Z">
        <w:r w:rsidRPr="00956093">
          <w:rPr>
            <w:rFonts w:ascii="Courier New" w:hAnsi="Courier New" w:cs="Courier New"/>
          </w:rPr>
          <w:tab/>
          <w:t xml:space="preserve">   “maintenance_mode”:0 – Turn OFF maintenance)</w:t>
        </w:r>
      </w:moveTo>
    </w:p>
    <w:p w14:paraId="53230840" w14:textId="77777777" w:rsidR="009167C1" w:rsidRDefault="009167C1" w:rsidP="009167C1">
      <w:pPr>
        <w:pStyle w:val="Heading2"/>
        <w:rPr>
          <w:ins w:id="3204" w:author="hari prasath" w:date="2020-08-10T15:45:00Z"/>
        </w:rPr>
      </w:pPr>
      <w:bookmarkStart w:id="3205" w:name="_Toc50192902"/>
      <w:moveToRangeEnd w:id="3161"/>
      <w:commentRangeStart w:id="3206"/>
      <w:ins w:id="3207" w:author="hari prasath" w:date="2020-08-10T15:45:00Z">
        <w:r>
          <w:t>Firmware update command</w:t>
        </w:r>
        <w:commentRangeEnd w:id="3206"/>
        <w:r>
          <w:rPr>
            <w:rStyle w:val="CommentReference"/>
            <w:rFonts w:ascii="Arial" w:eastAsiaTheme="minorHAnsi" w:hAnsi="Arial" w:cstheme="minorBidi"/>
            <w:b w:val="0"/>
            <w:color w:val="auto"/>
          </w:rPr>
          <w:commentReference w:id="3206"/>
        </w:r>
        <w:bookmarkEnd w:id="3205"/>
      </w:ins>
    </w:p>
    <w:p w14:paraId="0200654E" w14:textId="77777777" w:rsidR="009167C1" w:rsidRDefault="009167C1" w:rsidP="009167C1">
      <w:pPr>
        <w:ind w:firstLine="576"/>
        <w:rPr>
          <w:ins w:id="3208" w:author="hari prasath" w:date="2020-08-10T15:45:00Z"/>
          <w:rFonts w:asciiTheme="minorHAnsi" w:hAnsiTheme="minorHAnsi" w:cs="Arial"/>
          <w:color w:val="000000" w:themeColor="text1" w:themeShade="80"/>
          <w:sz w:val="24"/>
          <w:szCs w:val="24"/>
          <w:lang w:val="en"/>
        </w:rPr>
      </w:pPr>
      <w:ins w:id="3209" w:author="hari prasath" w:date="2020-08-10T15:45:00Z">
        <w:r w:rsidRPr="002A3875">
          <w:rPr>
            <w:rFonts w:asciiTheme="minorHAnsi" w:hAnsiTheme="minorHAnsi" w:cs="Arial"/>
            <w:color w:val="000000" w:themeColor="text1" w:themeShade="80"/>
            <w:sz w:val="24"/>
            <w:szCs w:val="24"/>
            <w:lang w:val="en"/>
          </w:rPr>
          <w:t xml:space="preserve">Hub will send this packet to </w:t>
        </w:r>
        <w:r w:rsidRPr="002A3875">
          <w:rPr>
            <w:rFonts w:asciiTheme="minorHAnsi" w:hAnsiTheme="minorHAnsi" w:cs="Arial"/>
            <w:color w:val="000000" w:themeColor="text1" w:themeShade="80"/>
            <w:sz w:val="24"/>
            <w:szCs w:val="24"/>
          </w:rPr>
          <w:t>enable firmware update process in devices using ftp</w:t>
        </w:r>
        <w:r w:rsidRPr="002A3875">
          <w:rPr>
            <w:rFonts w:asciiTheme="minorHAnsi" w:hAnsiTheme="minorHAnsi" w:cs="Arial"/>
            <w:color w:val="000000" w:themeColor="text1" w:themeShade="80"/>
            <w:sz w:val="24"/>
            <w:szCs w:val="24"/>
            <w:lang w:val="en"/>
          </w:rPr>
          <w:t>.</w:t>
        </w:r>
      </w:ins>
    </w:p>
    <w:p w14:paraId="4BDEE71D" w14:textId="77777777" w:rsidR="009167C1" w:rsidRPr="000B35FB" w:rsidRDefault="009167C1" w:rsidP="009167C1">
      <w:pPr>
        <w:pStyle w:val="BodyText"/>
        <w:spacing w:before="1"/>
        <w:ind w:left="720"/>
        <w:rPr>
          <w:ins w:id="3210" w:author="hari prasath" w:date="2020-08-10T15:45:00Z"/>
          <w:rFonts w:ascii="Courier New" w:hAnsi="Courier New" w:cs="Courier New"/>
          <w:color w:val="000000" w:themeColor="text1" w:themeShade="80"/>
          <w:sz w:val="22"/>
          <w:szCs w:val="22"/>
        </w:rPr>
      </w:pPr>
      <w:ins w:id="3211" w:author="hari prasath" w:date="2020-08-10T15:45:00Z">
        <w:r w:rsidRPr="000B35FB">
          <w:rPr>
            <w:rFonts w:ascii="Courier New" w:hAnsi="Courier New" w:cs="Courier New"/>
            <w:color w:val="000000" w:themeColor="text1" w:themeShade="80"/>
            <w:sz w:val="22"/>
            <w:szCs w:val="22"/>
          </w:rPr>
          <w:t>{</w:t>
        </w:r>
      </w:ins>
    </w:p>
    <w:p w14:paraId="4155191A" w14:textId="77777777" w:rsidR="009167C1" w:rsidRPr="000B35FB" w:rsidRDefault="009167C1" w:rsidP="009167C1">
      <w:pPr>
        <w:ind w:left="478" w:firstLine="200"/>
        <w:rPr>
          <w:ins w:id="3212" w:author="hari prasath" w:date="2020-08-10T15:45:00Z"/>
          <w:rFonts w:ascii="Courier New" w:hAnsi="Courier New" w:cs="Courier New"/>
          <w:color w:val="000000" w:themeColor="text1" w:themeShade="80"/>
        </w:rPr>
      </w:pPr>
      <w:ins w:id="3213" w:author="hari prasath" w:date="2020-08-10T15:45:00Z">
        <w:r w:rsidRPr="000B35FB">
          <w:rPr>
            <w:rFonts w:ascii="Courier New" w:hAnsi="Courier New" w:cs="Courier New"/>
            <w:color w:val="000000" w:themeColor="text1" w:themeShade="80"/>
          </w:rPr>
          <w:t>“hmac”</w:t>
        </w:r>
        <w:r w:rsidRPr="000B35FB">
          <w:rPr>
            <w:rFonts w:ascii="Courier New" w:hAnsi="Courier New" w:cs="Courier New"/>
            <w:color w:val="000000" w:themeColor="text1" w:themeShade="80"/>
            <w:lang w:val="en"/>
          </w:rPr>
          <w:t>:’’,</w:t>
        </w:r>
        <w:r w:rsidRPr="000B35FB">
          <w:rPr>
            <w:rFonts w:ascii="Courier New" w:hAnsi="Courier New" w:cs="Courier New"/>
            <w:color w:val="000000" w:themeColor="text1" w:themeShade="80"/>
          </w:rPr>
          <w:t xml:space="preserve"> </w:t>
        </w:r>
      </w:ins>
    </w:p>
    <w:p w14:paraId="78B0E4EA" w14:textId="77777777" w:rsidR="009167C1" w:rsidRPr="000B35FB" w:rsidRDefault="009167C1" w:rsidP="009167C1">
      <w:pPr>
        <w:ind w:left="478" w:firstLine="200"/>
        <w:rPr>
          <w:ins w:id="3214" w:author="hari prasath" w:date="2020-08-10T15:45:00Z"/>
          <w:rFonts w:ascii="Courier New" w:hAnsi="Courier New" w:cs="Courier New"/>
          <w:color w:val="000000" w:themeColor="text1" w:themeShade="80"/>
          <w:lang w:val="en"/>
        </w:rPr>
      </w:pPr>
      <w:ins w:id="3215" w:author="hari prasath" w:date="2020-08-10T15:45:00Z">
        <w:r w:rsidRPr="000B35FB">
          <w:rPr>
            <w:rFonts w:ascii="Courier New" w:hAnsi="Courier New" w:cs="Courier New"/>
            <w:color w:val="000000" w:themeColor="text1" w:themeShade="80"/>
            <w:lang w:val="en"/>
          </w:rPr>
          <w:t>“payload”:</w:t>
        </w:r>
      </w:ins>
    </w:p>
    <w:p w14:paraId="354AE97B" w14:textId="77777777" w:rsidR="009167C1" w:rsidRPr="000B35FB" w:rsidRDefault="009167C1" w:rsidP="009167C1">
      <w:pPr>
        <w:pStyle w:val="BodyText"/>
        <w:spacing w:line="480" w:lineRule="auto"/>
        <w:ind w:left="478" w:right="9527" w:firstLine="400"/>
        <w:rPr>
          <w:ins w:id="3216" w:author="hari prasath" w:date="2020-08-10T15:45:00Z"/>
          <w:rFonts w:ascii="Courier New" w:hAnsi="Courier New" w:cs="Courier New"/>
          <w:color w:val="000000" w:themeColor="text1" w:themeShade="80"/>
          <w:sz w:val="22"/>
          <w:szCs w:val="22"/>
        </w:rPr>
      </w:pPr>
      <w:ins w:id="3217" w:author="hari prasath" w:date="2020-08-10T15:45:00Z">
        <w:r w:rsidRPr="000B35FB">
          <w:rPr>
            <w:rFonts w:ascii="Courier New" w:hAnsi="Courier New" w:cs="Courier New"/>
            <w:color w:val="000000" w:themeColor="text1" w:themeShade="80"/>
            <w:sz w:val="22"/>
            <w:szCs w:val="22"/>
          </w:rPr>
          <w:t>{</w:t>
        </w:r>
      </w:ins>
    </w:p>
    <w:p w14:paraId="15EBF2EC" w14:textId="77777777" w:rsidR="009167C1" w:rsidRPr="000B35FB" w:rsidRDefault="009167C1" w:rsidP="009167C1">
      <w:pPr>
        <w:ind w:left="478" w:firstLine="400"/>
        <w:rPr>
          <w:ins w:id="3218" w:author="hari prasath" w:date="2020-08-10T15:45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ins w:id="3219" w:author="hari prasath" w:date="2020-08-10T15:45:00Z"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“device_uid”: “</w:t>
        </w:r>
        <w:r w:rsidRPr="000B35FB">
          <w:rPr>
            <w:rFonts w:ascii="Courier New" w:hAnsi="Courier New" w:cs="Courier New"/>
            <w:color w:val="000000" w:themeColor="text1" w:themeShade="80"/>
            <w:lang w:val="en"/>
          </w:rPr>
          <w:t>03121901001000</w:t>
        </w:r>
        <w:r w:rsidRPr="000B35FB">
          <w:rPr>
            <w:rFonts w:ascii="Courier New" w:hAnsi="Courier New" w:cs="Courier New"/>
            <w:color w:val="000000" w:themeColor="text1" w:themeShade="80"/>
          </w:rPr>
          <w:t>2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”,</w:t>
        </w:r>
      </w:ins>
    </w:p>
    <w:p w14:paraId="17D2F60B" w14:textId="77777777" w:rsidR="009167C1" w:rsidRPr="000B35FB" w:rsidRDefault="009167C1" w:rsidP="009167C1">
      <w:pPr>
        <w:ind w:left="478" w:firstLine="300"/>
        <w:rPr>
          <w:ins w:id="3220" w:author="hari prasath" w:date="2020-08-10T15:45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ins w:id="3221" w:author="hari prasath" w:date="2020-08-10T15:45:00Z"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 xml:space="preserve">  “action”: 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t>7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,</w:t>
        </w:r>
      </w:ins>
    </w:p>
    <w:p w14:paraId="1335C137" w14:textId="77777777" w:rsidR="009167C1" w:rsidRPr="000B35FB" w:rsidRDefault="009167C1" w:rsidP="009167C1">
      <w:pPr>
        <w:ind w:left="478"/>
        <w:rPr>
          <w:ins w:id="3222" w:author="hari prasath" w:date="2020-08-10T15:45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ins w:id="3223" w:author="hari prasath" w:date="2020-08-10T15:45:00Z"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 xml:space="preserve">          “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t>device_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data”:[</w:t>
        </w:r>
      </w:ins>
    </w:p>
    <w:p w14:paraId="10421DD2" w14:textId="77777777" w:rsidR="009167C1" w:rsidRPr="000B35FB" w:rsidRDefault="009167C1" w:rsidP="009167C1">
      <w:pPr>
        <w:ind w:left="478" w:firstLine="500"/>
        <w:rPr>
          <w:ins w:id="3224" w:author="hari prasath" w:date="2020-08-10T15:45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ins w:id="3225" w:author="hari prasath" w:date="2020-08-10T15:45:00Z"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{</w:t>
        </w:r>
      </w:ins>
    </w:p>
    <w:p w14:paraId="537EB5AA" w14:textId="77777777" w:rsidR="009167C1" w:rsidRPr="000B35FB" w:rsidRDefault="009167C1" w:rsidP="009167C1">
      <w:pPr>
        <w:ind w:left="478" w:firstLine="400"/>
        <w:rPr>
          <w:ins w:id="3226" w:author="hari prasath" w:date="2020-08-10T15:45:00Z"/>
          <w:rFonts w:ascii="Courier New" w:eastAsia="Segoe UI Semibold" w:hAnsi="Courier New" w:cs="Courier New"/>
          <w:color w:val="000000" w:themeColor="text1" w:themeShade="80"/>
          <w:lang w:eastAsia="zh-CN" w:bidi="ar"/>
        </w:rPr>
      </w:pPr>
      <w:ins w:id="3227" w:author="hari prasath" w:date="2020-08-10T15:45:00Z"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 xml:space="preserve">    “firmware_version”: </w:t>
        </w:r>
        <w:r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“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1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t>.0.1</w:t>
        </w:r>
        <w:r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t>”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t>,</w:t>
        </w:r>
      </w:ins>
    </w:p>
    <w:p w14:paraId="3F0C1353" w14:textId="77777777" w:rsidR="009167C1" w:rsidRPr="000B35FB" w:rsidRDefault="009167C1" w:rsidP="009167C1">
      <w:pPr>
        <w:ind w:left="478" w:firstLine="400"/>
        <w:rPr>
          <w:ins w:id="3228" w:author="hari prasath" w:date="2020-08-10T15:45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ins w:id="3229" w:author="hari prasath" w:date="2020-08-10T15:45:00Z">
        <w:r w:rsidRPr="000B35FB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t xml:space="preserve">   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"firmware_path": "ftp://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t>&lt;HUB_IP&gt;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/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t>Amenos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",</w:t>
        </w:r>
      </w:ins>
    </w:p>
    <w:p w14:paraId="4D4E2574" w14:textId="77777777" w:rsidR="009167C1" w:rsidRPr="000B35FB" w:rsidRDefault="009167C1" w:rsidP="009167C1">
      <w:pPr>
        <w:ind w:left="478" w:firstLine="600"/>
        <w:rPr>
          <w:ins w:id="3230" w:author="hari prasath" w:date="2020-08-10T15:45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ins w:id="3231" w:author="hari prasath" w:date="2020-08-10T15:45:00Z"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"crc": "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t xml:space="preserve"> 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" ,</w:t>
        </w:r>
      </w:ins>
    </w:p>
    <w:p w14:paraId="49FFA5DC" w14:textId="77777777" w:rsidR="009167C1" w:rsidRPr="000B35FB" w:rsidRDefault="009167C1" w:rsidP="009167C1">
      <w:pPr>
        <w:ind w:left="478" w:firstLine="600"/>
        <w:rPr>
          <w:ins w:id="3232" w:author="hari prasath" w:date="2020-08-10T15:45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ins w:id="3233" w:author="hari prasath" w:date="2020-08-10T15:45:00Z"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"file_size" : "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t>10</w:t>
        </w:r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"</w:t>
        </w:r>
      </w:ins>
    </w:p>
    <w:p w14:paraId="6F8AD724" w14:textId="77777777" w:rsidR="009167C1" w:rsidRPr="000B35FB" w:rsidRDefault="009167C1" w:rsidP="009167C1">
      <w:pPr>
        <w:ind w:left="478" w:firstLine="400"/>
        <w:rPr>
          <w:ins w:id="3234" w:author="hari prasath" w:date="2020-08-10T15:45:00Z"/>
          <w:rFonts w:ascii="Courier New" w:eastAsia="Segoe UI Semibold" w:hAnsi="Courier New" w:cs="Courier New"/>
          <w:color w:val="000000" w:themeColor="text1" w:themeShade="80"/>
          <w:lang w:eastAsia="zh-CN" w:bidi="ar"/>
        </w:rPr>
      </w:pPr>
    </w:p>
    <w:p w14:paraId="3C6C6156" w14:textId="77777777" w:rsidR="009167C1" w:rsidRPr="000B35FB" w:rsidRDefault="009167C1" w:rsidP="009167C1">
      <w:pPr>
        <w:ind w:left="478" w:firstLine="600"/>
        <w:rPr>
          <w:ins w:id="3235" w:author="hari prasath" w:date="2020-08-10T15:45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ins w:id="3236" w:author="hari prasath" w:date="2020-08-10T15:45:00Z"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}</w:t>
        </w:r>
      </w:ins>
    </w:p>
    <w:p w14:paraId="24DEF164" w14:textId="77777777" w:rsidR="009167C1" w:rsidRPr="000B35FB" w:rsidRDefault="009167C1" w:rsidP="009167C1">
      <w:pPr>
        <w:ind w:left="478" w:firstLine="500"/>
        <w:rPr>
          <w:ins w:id="3237" w:author="hari prasath" w:date="2020-08-10T15:45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ins w:id="3238" w:author="hari prasath" w:date="2020-08-10T15:45:00Z"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]</w:t>
        </w:r>
      </w:ins>
    </w:p>
    <w:p w14:paraId="17DF584E" w14:textId="77777777" w:rsidR="009167C1" w:rsidRPr="000B35FB" w:rsidRDefault="009167C1" w:rsidP="009167C1">
      <w:pPr>
        <w:ind w:left="478" w:firstLine="300"/>
        <w:rPr>
          <w:ins w:id="3239" w:author="hari prasath" w:date="2020-08-10T15:45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ins w:id="3240" w:author="hari prasath" w:date="2020-08-10T15:45:00Z"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}</w:t>
        </w:r>
      </w:ins>
    </w:p>
    <w:p w14:paraId="6E4B6D0B" w14:textId="77777777" w:rsidR="009167C1" w:rsidRDefault="009167C1" w:rsidP="009167C1">
      <w:pPr>
        <w:ind w:left="478"/>
        <w:rPr>
          <w:ins w:id="3241" w:author="hari prasath" w:date="2020-08-10T15:45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ins w:id="3242" w:author="hari prasath" w:date="2020-08-10T15:45:00Z">
        <w:r w:rsidRPr="000B35FB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t>}</w:t>
        </w:r>
      </w:ins>
    </w:p>
    <w:p w14:paraId="70A29383" w14:textId="77777777" w:rsidR="009167C1" w:rsidRPr="00A2695F" w:rsidRDefault="009167C1" w:rsidP="009167C1">
      <w:pPr>
        <w:pStyle w:val="Heading2"/>
        <w:rPr>
          <w:ins w:id="3243" w:author="hari prasath" w:date="2020-08-10T15:45:00Z"/>
        </w:rPr>
      </w:pPr>
      <w:bookmarkStart w:id="3244" w:name="_Toc50192903"/>
      <w:ins w:id="3245" w:author="hari prasath" w:date="2020-08-10T15:45:00Z">
        <w:r w:rsidRPr="00A2695F">
          <w:t>Mobile IP Address information</w:t>
        </w:r>
        <w:bookmarkEnd w:id="3244"/>
        <w:r w:rsidRPr="00A2695F">
          <w:t xml:space="preserve"> </w:t>
        </w:r>
      </w:ins>
    </w:p>
    <w:p w14:paraId="6E944276" w14:textId="599BD575" w:rsidR="009167C1" w:rsidRPr="00D87FEA" w:rsidRDefault="009167C1">
      <w:pPr>
        <w:ind w:left="576"/>
        <w:rPr>
          <w:ins w:id="3246" w:author="hari prasath" w:date="2020-08-10T15:45:00Z"/>
          <w:rFonts w:asciiTheme="minorHAnsi" w:hAnsiTheme="minorHAnsi" w:cstheme="minorHAnsi"/>
          <w:rPrChange w:id="3247" w:author="hari prasath" w:date="2020-08-10T16:04:00Z">
            <w:rPr>
              <w:ins w:id="3248" w:author="hari prasath" w:date="2020-08-10T15:45:00Z"/>
            </w:rPr>
          </w:rPrChange>
        </w:rPr>
        <w:pPrChange w:id="3249" w:author="hari prasath" w:date="2020-08-10T16:04:00Z">
          <w:pPr>
            <w:pStyle w:val="Heading3"/>
          </w:pPr>
        </w:pPrChange>
      </w:pPr>
      <w:ins w:id="3250" w:author="hari prasath" w:date="2020-08-10T15:45:00Z">
        <w:r w:rsidRPr="00A2695F">
          <w:rPr>
            <w:rFonts w:asciiTheme="minorHAnsi" w:hAnsiTheme="minorHAnsi" w:cstheme="minorHAnsi"/>
          </w:rPr>
          <w:t xml:space="preserve">Sensor receives this packet to transfer log data to mobile </w:t>
        </w:r>
      </w:ins>
    </w:p>
    <w:p w14:paraId="48C68B9F" w14:textId="77777777" w:rsidR="009167C1" w:rsidRPr="00956093" w:rsidRDefault="009167C1" w:rsidP="009167C1">
      <w:pPr>
        <w:ind w:left="720"/>
        <w:rPr>
          <w:ins w:id="3251" w:author="hari prasath" w:date="2020-08-10T15:45:00Z"/>
          <w:rFonts w:ascii="Courier New" w:hAnsi="Courier New" w:cs="Courier New"/>
        </w:rPr>
      </w:pPr>
      <w:ins w:id="3252" w:author="hari prasath" w:date="2020-08-10T15:45:00Z">
        <w:r w:rsidRPr="00956093">
          <w:rPr>
            <w:rFonts w:ascii="Courier New" w:hAnsi="Courier New" w:cs="Courier New"/>
          </w:rPr>
          <w:t>{</w:t>
        </w:r>
      </w:ins>
    </w:p>
    <w:p w14:paraId="03E73C31" w14:textId="77777777" w:rsidR="009167C1" w:rsidRPr="00956093" w:rsidRDefault="009167C1" w:rsidP="009167C1">
      <w:pPr>
        <w:ind w:left="720"/>
        <w:rPr>
          <w:ins w:id="3253" w:author="hari prasath" w:date="2020-08-10T15:45:00Z"/>
          <w:rFonts w:ascii="Courier New" w:hAnsi="Courier New" w:cs="Courier New"/>
        </w:rPr>
      </w:pPr>
      <w:ins w:id="3254" w:author="hari prasath" w:date="2020-08-10T15:45:00Z">
        <w:r w:rsidRPr="00956093">
          <w:rPr>
            <w:rFonts w:ascii="Courier New" w:hAnsi="Courier New" w:cs="Courier New"/>
          </w:rPr>
          <w:t>“hmac”:’’,</w:t>
        </w:r>
      </w:ins>
    </w:p>
    <w:p w14:paraId="58FCC6B7" w14:textId="77777777" w:rsidR="009167C1" w:rsidRPr="00956093" w:rsidRDefault="009167C1" w:rsidP="009167C1">
      <w:pPr>
        <w:ind w:left="720"/>
        <w:rPr>
          <w:ins w:id="3255" w:author="hari prasath" w:date="2020-08-10T15:45:00Z"/>
          <w:rFonts w:ascii="Courier New" w:hAnsi="Courier New" w:cs="Courier New"/>
        </w:rPr>
      </w:pPr>
      <w:ins w:id="3256" w:author="hari prasath" w:date="2020-08-10T15:45:00Z">
        <w:r w:rsidRPr="00956093">
          <w:rPr>
            <w:rFonts w:ascii="Courier New" w:hAnsi="Courier New" w:cs="Courier New"/>
          </w:rPr>
          <w:t>“payload”:</w:t>
        </w:r>
      </w:ins>
    </w:p>
    <w:p w14:paraId="74604D0B" w14:textId="77777777" w:rsidR="009167C1" w:rsidRPr="00956093" w:rsidRDefault="009167C1" w:rsidP="009167C1">
      <w:pPr>
        <w:ind w:left="720"/>
        <w:rPr>
          <w:ins w:id="3257" w:author="hari prasath" w:date="2020-08-10T15:45:00Z"/>
          <w:rFonts w:ascii="Courier New" w:hAnsi="Courier New" w:cs="Courier New"/>
        </w:rPr>
      </w:pPr>
      <w:ins w:id="3258" w:author="hari prasath" w:date="2020-08-10T15:45:00Z">
        <w:r w:rsidRPr="00956093">
          <w:rPr>
            <w:rFonts w:ascii="Courier New" w:hAnsi="Courier New" w:cs="Courier New"/>
          </w:rPr>
          <w:t>{</w:t>
        </w:r>
      </w:ins>
    </w:p>
    <w:p w14:paraId="2D7894C9" w14:textId="77777777" w:rsidR="009167C1" w:rsidRPr="00956093" w:rsidRDefault="009167C1" w:rsidP="009167C1">
      <w:pPr>
        <w:ind w:left="720"/>
        <w:rPr>
          <w:ins w:id="3259" w:author="hari prasath" w:date="2020-08-10T15:45:00Z"/>
          <w:rFonts w:ascii="Courier New" w:hAnsi="Courier New" w:cs="Courier New"/>
        </w:rPr>
      </w:pPr>
      <w:ins w:id="3260" w:author="hari prasath" w:date="2020-08-10T15:45:00Z">
        <w:r>
          <w:rPr>
            <w:rFonts w:ascii="Courier New" w:hAnsi="Courier New" w:cs="Courier New"/>
          </w:rPr>
          <w:t xml:space="preserve">  </w:t>
        </w:r>
        <w:r w:rsidRPr="00956093">
          <w:rPr>
            <w:rFonts w:ascii="Courier New" w:hAnsi="Courier New" w:cs="Courier New"/>
          </w:rPr>
          <w:t>“device_uid”: “031219010010002”,</w:t>
        </w:r>
      </w:ins>
    </w:p>
    <w:p w14:paraId="05F0AB2E" w14:textId="77777777" w:rsidR="009167C1" w:rsidRPr="00956093" w:rsidRDefault="009167C1" w:rsidP="009167C1">
      <w:pPr>
        <w:ind w:left="720"/>
        <w:rPr>
          <w:ins w:id="3261" w:author="hari prasath" w:date="2020-08-10T15:45:00Z"/>
          <w:rFonts w:ascii="Courier New" w:hAnsi="Courier New" w:cs="Courier New"/>
        </w:rPr>
      </w:pPr>
      <w:ins w:id="3262" w:author="hari prasath" w:date="2020-08-10T15:45:00Z">
        <w:r>
          <w:rPr>
            <w:rFonts w:ascii="Courier New" w:hAnsi="Courier New" w:cs="Courier New"/>
          </w:rPr>
          <w:t xml:space="preserve">  “action”: 8</w:t>
        </w:r>
        <w:r w:rsidRPr="00956093">
          <w:rPr>
            <w:rFonts w:ascii="Courier New" w:hAnsi="Courier New" w:cs="Courier New"/>
          </w:rPr>
          <w:t>,</w:t>
        </w:r>
      </w:ins>
    </w:p>
    <w:p w14:paraId="7CE3B41C" w14:textId="77777777" w:rsidR="009167C1" w:rsidRPr="00956093" w:rsidRDefault="009167C1" w:rsidP="009167C1">
      <w:pPr>
        <w:ind w:left="720"/>
        <w:rPr>
          <w:ins w:id="3263" w:author="hari prasath" w:date="2020-08-10T15:45:00Z"/>
          <w:rFonts w:ascii="Courier New" w:hAnsi="Courier New" w:cs="Courier New"/>
        </w:rPr>
      </w:pPr>
      <w:ins w:id="3264" w:author="hari prasath" w:date="2020-08-10T15:45:00Z">
        <w:r w:rsidRPr="00956093">
          <w:rPr>
            <w:rFonts w:ascii="Courier New" w:hAnsi="Courier New" w:cs="Courier New"/>
          </w:rPr>
          <w:t xml:space="preserve">          “</w:t>
        </w:r>
        <w:r>
          <w:rPr>
            <w:rFonts w:ascii="Courier New" w:hAnsi="Courier New" w:cs="Courier New"/>
          </w:rPr>
          <w:t>device_</w:t>
        </w:r>
        <w:r w:rsidRPr="00956093">
          <w:rPr>
            <w:rFonts w:ascii="Courier New" w:hAnsi="Courier New" w:cs="Courier New"/>
          </w:rPr>
          <w:t>data”:[</w:t>
        </w:r>
      </w:ins>
    </w:p>
    <w:p w14:paraId="4681A369" w14:textId="77777777" w:rsidR="009167C1" w:rsidRPr="00956093" w:rsidRDefault="009167C1" w:rsidP="009167C1">
      <w:pPr>
        <w:ind w:left="720"/>
        <w:rPr>
          <w:ins w:id="3265" w:author="hari prasath" w:date="2020-08-10T15:45:00Z"/>
          <w:rFonts w:ascii="Courier New" w:hAnsi="Courier New" w:cs="Courier New"/>
        </w:rPr>
      </w:pPr>
      <w:ins w:id="3266" w:author="hari prasath" w:date="2020-08-10T15:45:00Z">
        <w:r w:rsidRPr="00956093">
          <w:rPr>
            <w:rFonts w:ascii="Courier New" w:hAnsi="Courier New" w:cs="Courier New"/>
          </w:rPr>
          <w:t>{</w:t>
        </w:r>
      </w:ins>
    </w:p>
    <w:p w14:paraId="7666DC1E" w14:textId="77777777" w:rsidR="009167C1" w:rsidRPr="00956093" w:rsidRDefault="009167C1" w:rsidP="009167C1">
      <w:pPr>
        <w:ind w:left="720"/>
        <w:rPr>
          <w:ins w:id="3267" w:author="hari prasath" w:date="2020-08-10T15:45:00Z"/>
          <w:rFonts w:ascii="Courier New" w:hAnsi="Courier New" w:cs="Courier New"/>
        </w:rPr>
      </w:pPr>
      <w:ins w:id="3268" w:author="hari prasath" w:date="2020-08-10T15:45:00Z">
        <w:r w:rsidRPr="00956093">
          <w:rPr>
            <w:rFonts w:ascii="Courier New" w:hAnsi="Courier New" w:cs="Courier New"/>
          </w:rPr>
          <w:t xml:space="preserve">    “</w:t>
        </w:r>
        <w:r>
          <w:rPr>
            <w:rFonts w:ascii="Courier New" w:hAnsi="Courier New" w:cs="Courier New"/>
          </w:rPr>
          <w:t xml:space="preserve">ipaddr”: </w:t>
        </w:r>
        <w:commentRangeStart w:id="3269"/>
        <w:r>
          <w:rPr>
            <w:rFonts w:ascii="Courier New" w:hAnsi="Courier New" w:cs="Courier New"/>
          </w:rPr>
          <w:t>“02345d4f5”</w:t>
        </w:r>
        <w:commentRangeEnd w:id="3269"/>
        <w:r>
          <w:rPr>
            <w:rStyle w:val="CommentReference"/>
          </w:rPr>
          <w:commentReference w:id="3269"/>
        </w:r>
      </w:ins>
    </w:p>
    <w:p w14:paraId="63175718" w14:textId="77777777" w:rsidR="009167C1" w:rsidRPr="00956093" w:rsidRDefault="009167C1" w:rsidP="009167C1">
      <w:pPr>
        <w:ind w:left="720"/>
        <w:rPr>
          <w:ins w:id="3270" w:author="hari prasath" w:date="2020-08-10T15:45:00Z"/>
          <w:rFonts w:ascii="Courier New" w:hAnsi="Courier New" w:cs="Courier New"/>
        </w:rPr>
      </w:pPr>
      <w:ins w:id="3271" w:author="hari prasath" w:date="2020-08-10T15:45:00Z">
        <w:r w:rsidRPr="00956093">
          <w:rPr>
            <w:rFonts w:ascii="Courier New" w:hAnsi="Courier New" w:cs="Courier New"/>
          </w:rPr>
          <w:t>}</w:t>
        </w:r>
      </w:ins>
    </w:p>
    <w:p w14:paraId="117518A6" w14:textId="77777777" w:rsidR="009167C1" w:rsidRPr="00956093" w:rsidRDefault="009167C1" w:rsidP="009167C1">
      <w:pPr>
        <w:ind w:left="720"/>
        <w:rPr>
          <w:ins w:id="3272" w:author="hari prasath" w:date="2020-08-10T15:45:00Z"/>
          <w:rFonts w:ascii="Courier New" w:hAnsi="Courier New" w:cs="Courier New"/>
        </w:rPr>
      </w:pPr>
      <w:ins w:id="3273" w:author="hari prasath" w:date="2020-08-10T15:45:00Z">
        <w:r w:rsidRPr="00956093">
          <w:rPr>
            <w:rFonts w:ascii="Courier New" w:hAnsi="Courier New" w:cs="Courier New"/>
          </w:rPr>
          <w:t>]</w:t>
        </w:r>
      </w:ins>
    </w:p>
    <w:p w14:paraId="543F657B" w14:textId="77777777" w:rsidR="009167C1" w:rsidRPr="00956093" w:rsidRDefault="009167C1" w:rsidP="009167C1">
      <w:pPr>
        <w:ind w:left="720"/>
        <w:rPr>
          <w:ins w:id="3274" w:author="hari prasath" w:date="2020-08-10T15:45:00Z"/>
          <w:rFonts w:ascii="Courier New" w:hAnsi="Courier New" w:cs="Courier New"/>
        </w:rPr>
      </w:pPr>
      <w:ins w:id="3275" w:author="hari prasath" w:date="2020-08-10T15:45:00Z">
        <w:r w:rsidRPr="00956093">
          <w:rPr>
            <w:rFonts w:ascii="Courier New" w:hAnsi="Courier New" w:cs="Courier New"/>
          </w:rPr>
          <w:t>}</w:t>
        </w:r>
      </w:ins>
    </w:p>
    <w:p w14:paraId="1F24FCF9" w14:textId="092FF5C2" w:rsidR="009167C1" w:rsidRDefault="009167C1" w:rsidP="009167C1">
      <w:pPr>
        <w:ind w:left="720"/>
        <w:rPr>
          <w:ins w:id="3276" w:author="hari prasath" w:date="2020-09-05T10:00:00Z"/>
          <w:rFonts w:ascii="Courier New" w:hAnsi="Courier New" w:cs="Courier New"/>
        </w:rPr>
      </w:pPr>
      <w:ins w:id="3277" w:author="hari prasath" w:date="2020-08-10T15:45:00Z">
        <w:r w:rsidRPr="00956093">
          <w:rPr>
            <w:rFonts w:ascii="Courier New" w:hAnsi="Courier New" w:cs="Courier New"/>
          </w:rPr>
          <w:t>}</w:t>
        </w:r>
      </w:ins>
    </w:p>
    <w:p w14:paraId="0FF3CADA" w14:textId="1BC75AD3" w:rsidR="00E53211" w:rsidRDefault="00E53211" w:rsidP="00E53211">
      <w:pPr>
        <w:pStyle w:val="Heading2"/>
        <w:rPr>
          <w:ins w:id="3278" w:author="hari prasath" w:date="2020-09-05T10:00:00Z"/>
        </w:rPr>
      </w:pPr>
      <w:bookmarkStart w:id="3279" w:name="_Toc50192904"/>
      <w:ins w:id="3280" w:author="hari prasath" w:date="2020-09-05T10:00:00Z">
        <w:r>
          <w:t>Enable Ble mesh packet</w:t>
        </w:r>
        <w:bookmarkEnd w:id="3279"/>
      </w:ins>
    </w:p>
    <w:p w14:paraId="49F4204D" w14:textId="39B5A235" w:rsidR="00E53211" w:rsidRPr="001E15AB" w:rsidRDefault="00E53211" w:rsidP="00E53211">
      <w:pPr>
        <w:ind w:left="576"/>
        <w:rPr>
          <w:ins w:id="3281" w:author="hari prasath" w:date="2020-09-05T10:01:00Z"/>
          <w:rFonts w:asciiTheme="minorHAnsi" w:hAnsiTheme="minorHAnsi" w:cstheme="minorHAnsi"/>
          <w:rPrChange w:id="3282" w:author="hari prasath" w:date="2020-09-05T10:02:00Z">
            <w:rPr>
              <w:ins w:id="3283" w:author="hari prasath" w:date="2020-09-05T10:01:00Z"/>
            </w:rPr>
          </w:rPrChange>
        </w:rPr>
      </w:pPr>
      <w:ins w:id="3284" w:author="hari prasath" w:date="2020-09-05T10:00:00Z">
        <w:r w:rsidRPr="001E15AB">
          <w:rPr>
            <w:rFonts w:asciiTheme="minorHAnsi" w:hAnsiTheme="minorHAnsi" w:cstheme="minorHAnsi"/>
            <w:rPrChange w:id="3285" w:author="hari prasath" w:date="2020-09-05T10:02:00Z">
              <w:rPr/>
            </w:rPrChange>
          </w:rPr>
          <w:t xml:space="preserve">Sensor receive this packet </w:t>
        </w:r>
      </w:ins>
      <w:ins w:id="3286" w:author="hari prasath" w:date="2020-09-05T10:01:00Z">
        <w:r w:rsidRPr="001E15AB">
          <w:rPr>
            <w:rFonts w:asciiTheme="minorHAnsi" w:hAnsiTheme="minorHAnsi" w:cstheme="minorHAnsi"/>
            <w:rPrChange w:id="3287" w:author="hari prasath" w:date="2020-09-05T10:02:00Z">
              <w:rPr/>
            </w:rPrChange>
          </w:rPr>
          <w:t xml:space="preserve">to enable BLE mesh </w:t>
        </w:r>
      </w:ins>
    </w:p>
    <w:p w14:paraId="2367FCAC" w14:textId="77777777" w:rsidR="00E53211" w:rsidRPr="00956093" w:rsidRDefault="00E53211" w:rsidP="00E53211">
      <w:pPr>
        <w:ind w:left="720"/>
        <w:rPr>
          <w:ins w:id="3288" w:author="hari prasath" w:date="2020-09-05T10:01:00Z"/>
          <w:rFonts w:ascii="Courier New" w:hAnsi="Courier New" w:cs="Courier New"/>
        </w:rPr>
      </w:pPr>
      <w:ins w:id="3289" w:author="hari prasath" w:date="2020-09-05T10:01:00Z">
        <w:r w:rsidRPr="00956093">
          <w:rPr>
            <w:rFonts w:ascii="Courier New" w:hAnsi="Courier New" w:cs="Courier New"/>
          </w:rPr>
          <w:t>{</w:t>
        </w:r>
      </w:ins>
    </w:p>
    <w:p w14:paraId="675513E5" w14:textId="77777777" w:rsidR="00E53211" w:rsidRPr="00956093" w:rsidRDefault="00E53211" w:rsidP="00E53211">
      <w:pPr>
        <w:ind w:left="720"/>
        <w:rPr>
          <w:ins w:id="3290" w:author="hari prasath" w:date="2020-09-05T10:01:00Z"/>
          <w:rFonts w:ascii="Courier New" w:hAnsi="Courier New" w:cs="Courier New"/>
        </w:rPr>
      </w:pPr>
      <w:ins w:id="3291" w:author="hari prasath" w:date="2020-09-05T10:01:00Z">
        <w:r w:rsidRPr="00956093">
          <w:rPr>
            <w:rFonts w:ascii="Courier New" w:hAnsi="Courier New" w:cs="Courier New"/>
          </w:rPr>
          <w:t>“hmac”:’’,</w:t>
        </w:r>
      </w:ins>
    </w:p>
    <w:p w14:paraId="45E927FC" w14:textId="77777777" w:rsidR="00E53211" w:rsidRPr="00956093" w:rsidRDefault="00E53211" w:rsidP="00E53211">
      <w:pPr>
        <w:ind w:left="720"/>
        <w:rPr>
          <w:ins w:id="3292" w:author="hari prasath" w:date="2020-09-05T10:01:00Z"/>
          <w:rFonts w:ascii="Courier New" w:hAnsi="Courier New" w:cs="Courier New"/>
        </w:rPr>
      </w:pPr>
      <w:ins w:id="3293" w:author="hari prasath" w:date="2020-09-05T10:01:00Z">
        <w:r w:rsidRPr="00956093">
          <w:rPr>
            <w:rFonts w:ascii="Courier New" w:hAnsi="Courier New" w:cs="Courier New"/>
          </w:rPr>
          <w:t>“payload”:</w:t>
        </w:r>
      </w:ins>
    </w:p>
    <w:p w14:paraId="1CAFC8B0" w14:textId="77777777" w:rsidR="00E53211" w:rsidRPr="00956093" w:rsidRDefault="00E53211" w:rsidP="00E53211">
      <w:pPr>
        <w:ind w:left="720"/>
        <w:rPr>
          <w:ins w:id="3294" w:author="hari prasath" w:date="2020-09-05T10:01:00Z"/>
          <w:rFonts w:ascii="Courier New" w:hAnsi="Courier New" w:cs="Courier New"/>
        </w:rPr>
      </w:pPr>
      <w:ins w:id="3295" w:author="hari prasath" w:date="2020-09-05T10:01:00Z">
        <w:r w:rsidRPr="00956093">
          <w:rPr>
            <w:rFonts w:ascii="Courier New" w:hAnsi="Courier New" w:cs="Courier New"/>
          </w:rPr>
          <w:t>{</w:t>
        </w:r>
      </w:ins>
    </w:p>
    <w:p w14:paraId="1EB2CF1F" w14:textId="77777777" w:rsidR="00E53211" w:rsidRPr="00956093" w:rsidRDefault="00E53211" w:rsidP="00E53211">
      <w:pPr>
        <w:ind w:left="720"/>
        <w:rPr>
          <w:ins w:id="3296" w:author="hari prasath" w:date="2020-09-05T10:01:00Z"/>
          <w:rFonts w:ascii="Courier New" w:hAnsi="Courier New" w:cs="Courier New"/>
        </w:rPr>
      </w:pPr>
      <w:ins w:id="3297" w:author="hari prasath" w:date="2020-09-05T10:01:00Z">
        <w:r>
          <w:rPr>
            <w:rFonts w:ascii="Courier New" w:hAnsi="Courier New" w:cs="Courier New"/>
          </w:rPr>
          <w:t xml:space="preserve">  </w:t>
        </w:r>
        <w:r w:rsidRPr="00956093">
          <w:rPr>
            <w:rFonts w:ascii="Courier New" w:hAnsi="Courier New" w:cs="Courier New"/>
          </w:rPr>
          <w:t>“device_uid”: “031219010010002”,</w:t>
        </w:r>
      </w:ins>
    </w:p>
    <w:p w14:paraId="4CC0A12B" w14:textId="434274C3" w:rsidR="00E53211" w:rsidRPr="00956093" w:rsidRDefault="00E53211" w:rsidP="00E53211">
      <w:pPr>
        <w:ind w:left="720"/>
        <w:rPr>
          <w:ins w:id="3298" w:author="hari prasath" w:date="2020-09-05T10:01:00Z"/>
          <w:rFonts w:ascii="Courier New" w:hAnsi="Courier New" w:cs="Courier New"/>
        </w:rPr>
      </w:pPr>
      <w:ins w:id="3299" w:author="hari prasath" w:date="2020-09-05T10:01:00Z">
        <w:r>
          <w:rPr>
            <w:rFonts w:ascii="Courier New" w:hAnsi="Courier New" w:cs="Courier New"/>
          </w:rPr>
          <w:lastRenderedPageBreak/>
          <w:t xml:space="preserve">  “action”: 9</w:t>
        </w:r>
        <w:r w:rsidRPr="00956093">
          <w:rPr>
            <w:rFonts w:ascii="Courier New" w:hAnsi="Courier New" w:cs="Courier New"/>
          </w:rPr>
          <w:t>,</w:t>
        </w:r>
      </w:ins>
    </w:p>
    <w:p w14:paraId="14F3BE59" w14:textId="4F744589" w:rsidR="00E53211" w:rsidRPr="00956093" w:rsidRDefault="00E53211" w:rsidP="00E53211">
      <w:pPr>
        <w:ind w:left="720"/>
        <w:rPr>
          <w:ins w:id="3300" w:author="hari prasath" w:date="2020-09-05T10:01:00Z"/>
          <w:rFonts w:ascii="Courier New" w:hAnsi="Courier New" w:cs="Courier New"/>
        </w:rPr>
      </w:pPr>
      <w:ins w:id="3301" w:author="hari prasath" w:date="2020-09-05T10:01:00Z">
        <w:r w:rsidRPr="00956093">
          <w:rPr>
            <w:rFonts w:ascii="Courier New" w:hAnsi="Courier New" w:cs="Courier New"/>
          </w:rPr>
          <w:t xml:space="preserve">  “</w:t>
        </w:r>
        <w:r>
          <w:rPr>
            <w:rFonts w:ascii="Courier New" w:hAnsi="Courier New" w:cs="Courier New"/>
          </w:rPr>
          <w:t>device_</w:t>
        </w:r>
        <w:r w:rsidRPr="00956093">
          <w:rPr>
            <w:rFonts w:ascii="Courier New" w:hAnsi="Courier New" w:cs="Courier New"/>
          </w:rPr>
          <w:t>data”:[</w:t>
        </w:r>
      </w:ins>
    </w:p>
    <w:p w14:paraId="65DA19FF" w14:textId="77777777" w:rsidR="00E53211" w:rsidRPr="00956093" w:rsidRDefault="00E53211" w:rsidP="00E53211">
      <w:pPr>
        <w:ind w:left="720"/>
        <w:rPr>
          <w:ins w:id="3302" w:author="hari prasath" w:date="2020-09-05T10:01:00Z"/>
          <w:rFonts w:ascii="Courier New" w:hAnsi="Courier New" w:cs="Courier New"/>
        </w:rPr>
      </w:pPr>
      <w:ins w:id="3303" w:author="hari prasath" w:date="2020-09-05T10:01:00Z">
        <w:r w:rsidRPr="00956093">
          <w:rPr>
            <w:rFonts w:ascii="Courier New" w:hAnsi="Courier New" w:cs="Courier New"/>
          </w:rPr>
          <w:t>{</w:t>
        </w:r>
      </w:ins>
    </w:p>
    <w:p w14:paraId="7B243848" w14:textId="2280BC6A" w:rsidR="00E53211" w:rsidRPr="00956093" w:rsidRDefault="00E53211" w:rsidP="00E53211">
      <w:pPr>
        <w:ind w:left="720"/>
        <w:rPr>
          <w:ins w:id="3304" w:author="hari prasath" w:date="2020-09-05T10:01:00Z"/>
          <w:rFonts w:ascii="Courier New" w:hAnsi="Courier New" w:cs="Courier New"/>
        </w:rPr>
      </w:pPr>
      <w:ins w:id="3305" w:author="hari prasath" w:date="2020-09-05T10:01:00Z">
        <w:r w:rsidRPr="00956093">
          <w:rPr>
            <w:rFonts w:ascii="Courier New" w:hAnsi="Courier New" w:cs="Courier New"/>
          </w:rPr>
          <w:t xml:space="preserve">    “</w:t>
        </w:r>
        <w:r w:rsidR="001E15AB">
          <w:rPr>
            <w:rFonts w:ascii="Courier New" w:hAnsi="Courier New" w:cs="Courier New"/>
          </w:rPr>
          <w:t>enable</w:t>
        </w:r>
      </w:ins>
      <w:ins w:id="3306" w:author="hari prasath" w:date="2020-09-05T10:02:00Z">
        <w:r w:rsidR="001E15AB">
          <w:rPr>
            <w:rFonts w:ascii="Courier New" w:hAnsi="Courier New" w:cs="Courier New"/>
          </w:rPr>
          <w:t>_mesh</w:t>
        </w:r>
      </w:ins>
      <w:ins w:id="3307" w:author="hari prasath" w:date="2020-09-05T10:01:00Z">
        <w:r>
          <w:rPr>
            <w:rFonts w:ascii="Courier New" w:hAnsi="Courier New" w:cs="Courier New"/>
          </w:rPr>
          <w:t xml:space="preserve">”: </w:t>
        </w:r>
      </w:ins>
      <w:ins w:id="3308" w:author="hari prasath" w:date="2020-09-05T10:02:00Z">
        <w:r w:rsidR="001E15AB">
          <w:rPr>
            <w:rFonts w:ascii="Courier New" w:hAnsi="Courier New" w:cs="Courier New"/>
          </w:rPr>
          <w:t>1;</w:t>
        </w:r>
      </w:ins>
    </w:p>
    <w:p w14:paraId="37900A88" w14:textId="77777777" w:rsidR="00E53211" w:rsidRPr="00956093" w:rsidRDefault="00E53211" w:rsidP="00E53211">
      <w:pPr>
        <w:ind w:left="720"/>
        <w:rPr>
          <w:ins w:id="3309" w:author="hari prasath" w:date="2020-09-05T10:01:00Z"/>
          <w:rFonts w:ascii="Courier New" w:hAnsi="Courier New" w:cs="Courier New"/>
        </w:rPr>
      </w:pPr>
      <w:ins w:id="3310" w:author="hari prasath" w:date="2020-09-05T10:01:00Z">
        <w:r w:rsidRPr="00956093">
          <w:rPr>
            <w:rFonts w:ascii="Courier New" w:hAnsi="Courier New" w:cs="Courier New"/>
          </w:rPr>
          <w:t>}</w:t>
        </w:r>
      </w:ins>
    </w:p>
    <w:p w14:paraId="2BF0DE4C" w14:textId="77777777" w:rsidR="00E53211" w:rsidRPr="00956093" w:rsidRDefault="00E53211" w:rsidP="00E53211">
      <w:pPr>
        <w:ind w:left="720"/>
        <w:rPr>
          <w:ins w:id="3311" w:author="hari prasath" w:date="2020-09-05T10:01:00Z"/>
          <w:rFonts w:ascii="Courier New" w:hAnsi="Courier New" w:cs="Courier New"/>
        </w:rPr>
      </w:pPr>
      <w:ins w:id="3312" w:author="hari prasath" w:date="2020-09-05T10:01:00Z">
        <w:r w:rsidRPr="00956093">
          <w:rPr>
            <w:rFonts w:ascii="Courier New" w:hAnsi="Courier New" w:cs="Courier New"/>
          </w:rPr>
          <w:t>]</w:t>
        </w:r>
      </w:ins>
    </w:p>
    <w:p w14:paraId="528CC9BF" w14:textId="77777777" w:rsidR="00E53211" w:rsidRPr="00956093" w:rsidRDefault="00E53211" w:rsidP="00E53211">
      <w:pPr>
        <w:ind w:left="720"/>
        <w:rPr>
          <w:ins w:id="3313" w:author="hari prasath" w:date="2020-09-05T10:01:00Z"/>
          <w:rFonts w:ascii="Courier New" w:hAnsi="Courier New" w:cs="Courier New"/>
        </w:rPr>
      </w:pPr>
      <w:ins w:id="3314" w:author="hari prasath" w:date="2020-09-05T10:01:00Z">
        <w:r w:rsidRPr="00956093">
          <w:rPr>
            <w:rFonts w:ascii="Courier New" w:hAnsi="Courier New" w:cs="Courier New"/>
          </w:rPr>
          <w:t>}</w:t>
        </w:r>
      </w:ins>
    </w:p>
    <w:p w14:paraId="7E2490CE" w14:textId="77777777" w:rsidR="00E53211" w:rsidRDefault="00E53211" w:rsidP="00E53211">
      <w:pPr>
        <w:ind w:left="720"/>
        <w:rPr>
          <w:ins w:id="3315" w:author="hari prasath" w:date="2020-09-05T10:01:00Z"/>
          <w:rFonts w:ascii="Courier New" w:hAnsi="Courier New" w:cs="Courier New"/>
        </w:rPr>
      </w:pPr>
      <w:ins w:id="3316" w:author="hari prasath" w:date="2020-09-05T10:01:00Z">
        <w:r w:rsidRPr="00956093">
          <w:rPr>
            <w:rFonts w:ascii="Courier New" w:hAnsi="Courier New" w:cs="Courier New"/>
          </w:rPr>
          <w:t>}</w:t>
        </w:r>
      </w:ins>
    </w:p>
    <w:p w14:paraId="081CA0C0" w14:textId="77777777" w:rsidR="00E53211" w:rsidRPr="00E53211" w:rsidRDefault="00E53211">
      <w:pPr>
        <w:ind w:left="576"/>
        <w:rPr>
          <w:ins w:id="3317" w:author="hari prasath" w:date="2020-08-10T15:45:00Z"/>
        </w:rPr>
        <w:pPrChange w:id="3318" w:author="hari prasath" w:date="2020-09-05T10:00:00Z">
          <w:pPr>
            <w:ind w:left="720"/>
          </w:pPr>
        </w:pPrChange>
      </w:pPr>
    </w:p>
    <w:p w14:paraId="690417FC" w14:textId="379513C5" w:rsidR="00DC3B0D" w:rsidRDefault="00DC3B0D" w:rsidP="009167C1">
      <w:pPr>
        <w:pStyle w:val="Heading2"/>
        <w:rPr>
          <w:ins w:id="3319" w:author="hari prasath" w:date="2020-08-10T16:18:00Z"/>
        </w:rPr>
      </w:pPr>
      <w:bookmarkStart w:id="3320" w:name="_Toc50192905"/>
      <w:ins w:id="3321" w:author="hari prasath" w:date="2020-08-10T16:18:00Z">
        <w:r>
          <w:t>Shutdown &amp; control packet</w:t>
        </w:r>
        <w:bookmarkEnd w:id="3320"/>
      </w:ins>
    </w:p>
    <w:p w14:paraId="4F845610" w14:textId="10C17722" w:rsidR="009167C1" w:rsidRPr="00A2695F" w:rsidRDefault="009167C1">
      <w:pPr>
        <w:pStyle w:val="Heading3"/>
        <w:rPr>
          <w:ins w:id="3322" w:author="hari prasath" w:date="2020-08-10T15:46:00Z"/>
        </w:rPr>
        <w:pPrChange w:id="3323" w:author="hari prasath" w:date="2020-08-10T16:18:00Z">
          <w:pPr>
            <w:pStyle w:val="Heading2"/>
          </w:pPr>
        </w:pPrChange>
      </w:pPr>
      <w:bookmarkStart w:id="3324" w:name="_Toc50192906"/>
      <w:ins w:id="3325" w:author="hari prasath" w:date="2020-08-10T15:46:00Z">
        <w:r w:rsidRPr="00A2695F">
          <w:t xml:space="preserve">Sensor </w:t>
        </w:r>
        <w:commentRangeStart w:id="3326"/>
        <w:r>
          <w:t>shutdown</w:t>
        </w:r>
        <w:commentRangeEnd w:id="3326"/>
        <w:r w:rsidRPr="00DC3B0D">
          <w:rPr>
            <w:rPrChange w:id="3327" w:author="hari prasath" w:date="2020-08-10T16:18:00Z">
              <w:rPr>
                <w:rStyle w:val="CommentReference"/>
                <w:rFonts w:ascii="Arial" w:eastAsiaTheme="minorHAnsi" w:hAnsi="Arial" w:cstheme="minorBidi"/>
                <w:b w:val="0"/>
                <w:color w:val="auto"/>
              </w:rPr>
            </w:rPrChange>
          </w:rPr>
          <w:commentReference w:id="3326"/>
        </w:r>
        <w:r w:rsidRPr="00A2695F">
          <w:t xml:space="preserve"> packet</w:t>
        </w:r>
        <w:bookmarkEnd w:id="3324"/>
        <w:r w:rsidRPr="00A2695F">
          <w:t xml:space="preserve"> </w:t>
        </w:r>
      </w:ins>
    </w:p>
    <w:p w14:paraId="22E6800D" w14:textId="77777777" w:rsidR="009167C1" w:rsidRPr="00AC46FA" w:rsidRDefault="009167C1" w:rsidP="009167C1">
      <w:pPr>
        <w:ind w:left="576"/>
        <w:rPr>
          <w:ins w:id="3328" w:author="hari prasath" w:date="2020-08-10T15:46:00Z"/>
          <w:rFonts w:asciiTheme="minorHAnsi" w:hAnsiTheme="minorHAnsi" w:cstheme="minorHAnsi"/>
          <w:rPrChange w:id="3329" w:author="hari prasath" w:date="2020-08-10T16:18:00Z">
            <w:rPr>
              <w:ins w:id="3330" w:author="hari prasath" w:date="2020-08-10T15:46:00Z"/>
              <w:rFonts w:asciiTheme="minorHAnsi" w:hAnsiTheme="minorHAnsi" w:cstheme="minorHAnsi"/>
              <w:b/>
              <w:bCs/>
              <w:color w:val="000000" w:themeColor="text1" w:themeShade="80"/>
              <w:sz w:val="24"/>
              <w:szCs w:val="24"/>
            </w:rPr>
          </w:rPrChange>
        </w:rPr>
      </w:pPr>
      <w:ins w:id="3331" w:author="hari prasath" w:date="2020-08-10T15:46:00Z">
        <w:r w:rsidRPr="00AC46FA">
          <w:rPr>
            <w:rFonts w:asciiTheme="minorHAnsi" w:hAnsiTheme="minorHAnsi" w:cstheme="minorHAnsi"/>
            <w:rPrChange w:id="3332" w:author="hari prasath" w:date="2020-08-10T16:18:00Z">
              <w:rPr>
                <w:rFonts w:asciiTheme="minorHAnsi" w:hAnsiTheme="minorHAnsi" w:cstheme="minorHAnsi"/>
                <w:color w:val="000000" w:themeColor="text1" w:themeShade="80"/>
                <w:sz w:val="24"/>
                <w:szCs w:val="24"/>
                <w:lang w:val="en"/>
              </w:rPr>
            </w:rPrChange>
          </w:rPr>
          <w:t xml:space="preserve">Hub will send this packet to Switch ON/OFF the power supply to Sensors. Hub will </w:t>
        </w:r>
        <w:r w:rsidRPr="00AC46FA">
          <w:rPr>
            <w:rFonts w:asciiTheme="minorHAnsi" w:hAnsiTheme="minorHAnsi" w:cstheme="minorHAnsi"/>
            <w:rPrChange w:id="3333" w:author="hari prasath" w:date="2020-08-10T16:18:00Z">
              <w:rPr>
                <w:rFonts w:asciiTheme="minorHAnsi" w:hAnsiTheme="minorHAnsi" w:cstheme="minorHAnsi"/>
                <w:color w:val="000000" w:themeColor="text1" w:themeShade="80"/>
                <w:sz w:val="24"/>
                <w:szCs w:val="24"/>
              </w:rPr>
            </w:rPrChange>
          </w:rPr>
          <w:t xml:space="preserve">multicast </w:t>
        </w:r>
        <w:r w:rsidRPr="00AC46FA">
          <w:rPr>
            <w:rFonts w:asciiTheme="minorHAnsi" w:hAnsiTheme="minorHAnsi" w:cstheme="minorHAnsi"/>
            <w:rPrChange w:id="3334" w:author="hari prasath" w:date="2020-08-10T16:18:00Z">
              <w:rPr>
                <w:rFonts w:asciiTheme="minorHAnsi" w:hAnsiTheme="minorHAnsi" w:cstheme="minorHAnsi"/>
                <w:color w:val="000000" w:themeColor="text1" w:themeShade="80"/>
                <w:sz w:val="24"/>
                <w:szCs w:val="24"/>
                <w:lang w:val="en"/>
              </w:rPr>
            </w:rPrChange>
          </w:rPr>
          <w:t xml:space="preserve">devices </w:t>
        </w:r>
        <w:r w:rsidRPr="00AC46FA">
          <w:rPr>
            <w:rFonts w:asciiTheme="minorHAnsi" w:hAnsiTheme="minorHAnsi" w:cstheme="minorHAnsi"/>
            <w:rPrChange w:id="3335" w:author="hari prasath" w:date="2020-08-10T16:18:00Z">
              <w:rPr>
                <w:rFonts w:asciiTheme="minorHAnsi" w:hAnsiTheme="minorHAnsi" w:cstheme="minorHAnsi"/>
                <w:color w:val="000000" w:themeColor="text1" w:themeShade="80"/>
                <w:sz w:val="24"/>
                <w:szCs w:val="24"/>
              </w:rPr>
            </w:rPrChange>
          </w:rPr>
          <w:t xml:space="preserve"> should save configuration and go to minimum power mode.</w:t>
        </w:r>
      </w:ins>
    </w:p>
    <w:p w14:paraId="7FCB3D33" w14:textId="77777777" w:rsidR="009167C1" w:rsidRPr="0004028E" w:rsidRDefault="009167C1" w:rsidP="009167C1">
      <w:pPr>
        <w:rPr>
          <w:ins w:id="3336" w:author="hari prasath" w:date="2020-08-10T15:46:00Z"/>
        </w:rPr>
      </w:pPr>
    </w:p>
    <w:p w14:paraId="65072E6C" w14:textId="77777777" w:rsidR="009167C1" w:rsidRPr="00032FFA" w:rsidRDefault="009167C1" w:rsidP="009167C1">
      <w:pPr>
        <w:ind w:left="720"/>
        <w:rPr>
          <w:ins w:id="3337" w:author="hari prasath" w:date="2020-08-10T15:46:00Z"/>
          <w:rFonts w:ascii="Courier New" w:hAnsi="Courier New" w:cs="Courier New"/>
        </w:rPr>
      </w:pPr>
      <w:ins w:id="3338" w:author="hari prasath" w:date="2020-08-10T15:46:00Z">
        <w:r w:rsidRPr="00032FFA">
          <w:rPr>
            <w:rFonts w:ascii="Courier New" w:hAnsi="Courier New" w:cs="Courier New"/>
          </w:rPr>
          <w:t>{</w:t>
        </w:r>
      </w:ins>
    </w:p>
    <w:p w14:paraId="5F8CE0B7" w14:textId="77777777" w:rsidR="009167C1" w:rsidRPr="00032FFA" w:rsidRDefault="009167C1" w:rsidP="009167C1">
      <w:pPr>
        <w:ind w:left="720"/>
        <w:rPr>
          <w:ins w:id="3339" w:author="hari prasath" w:date="2020-08-10T15:46:00Z"/>
          <w:rFonts w:ascii="Courier New" w:hAnsi="Courier New" w:cs="Courier New"/>
        </w:rPr>
      </w:pPr>
      <w:ins w:id="3340" w:author="hari prasath" w:date="2020-08-10T15:46:00Z">
        <w:r w:rsidRPr="00032FFA">
          <w:rPr>
            <w:rFonts w:ascii="Courier New" w:hAnsi="Courier New" w:cs="Courier New"/>
          </w:rPr>
          <w:t>“hmac”:””,</w:t>
        </w:r>
      </w:ins>
    </w:p>
    <w:p w14:paraId="3A95B382" w14:textId="77777777" w:rsidR="009167C1" w:rsidRPr="00032FFA" w:rsidRDefault="009167C1" w:rsidP="009167C1">
      <w:pPr>
        <w:ind w:left="720"/>
        <w:rPr>
          <w:ins w:id="3341" w:author="hari prasath" w:date="2020-08-10T15:46:00Z"/>
          <w:rFonts w:ascii="Courier New" w:hAnsi="Courier New" w:cs="Courier New"/>
        </w:rPr>
      </w:pPr>
      <w:ins w:id="3342" w:author="hari prasath" w:date="2020-08-10T15:46:00Z">
        <w:r w:rsidRPr="00032FFA">
          <w:rPr>
            <w:rFonts w:ascii="Courier New" w:hAnsi="Courier New" w:cs="Courier New"/>
          </w:rPr>
          <w:t>“payload”:{</w:t>
        </w:r>
      </w:ins>
    </w:p>
    <w:p w14:paraId="1C1452B4" w14:textId="77777777" w:rsidR="009167C1" w:rsidRPr="00032FFA" w:rsidRDefault="009167C1" w:rsidP="009167C1">
      <w:pPr>
        <w:ind w:left="720"/>
        <w:rPr>
          <w:ins w:id="3343" w:author="hari prasath" w:date="2020-08-10T15:46:00Z"/>
          <w:rFonts w:ascii="Courier New" w:hAnsi="Courier New" w:cs="Courier New"/>
        </w:rPr>
      </w:pPr>
      <w:ins w:id="3344" w:author="hari prasath" w:date="2020-08-10T15:46:00Z">
        <w:r w:rsidRPr="00032FFA">
          <w:rPr>
            <w:rFonts w:ascii="Courier New" w:hAnsi="Courier New" w:cs="Courier New"/>
          </w:rPr>
          <w:t>“device_uid” :</w:t>
        </w:r>
        <w:r w:rsidRPr="00032FFA">
          <w:rPr>
            <w:rFonts w:ascii="Courier New" w:hAnsi="Courier New" w:cs="Courier New"/>
            <w:color w:val="000000" w:themeColor="text1" w:themeShade="80"/>
            <w:sz w:val="20"/>
            <w:szCs w:val="20"/>
            <w:lang w:eastAsia="zh-CN"/>
          </w:rPr>
          <w:t xml:space="preserve"> HUB1</w:t>
        </w:r>
        <w:r w:rsidRPr="00032FFA" w:rsidDel="001567D6">
          <w:rPr>
            <w:rFonts w:ascii="Courier New" w:hAnsi="Courier New" w:cs="Courier New"/>
          </w:rPr>
          <w:t xml:space="preserve"> </w:t>
        </w:r>
        <w:r w:rsidRPr="00032FFA">
          <w:rPr>
            <w:rFonts w:ascii="Courier New" w:hAnsi="Courier New" w:cs="Courier New"/>
          </w:rPr>
          <w:t>,</w:t>
        </w:r>
      </w:ins>
    </w:p>
    <w:p w14:paraId="52B57A03" w14:textId="10088D85" w:rsidR="009167C1" w:rsidRDefault="009167C1" w:rsidP="009167C1">
      <w:pPr>
        <w:ind w:left="720"/>
        <w:rPr>
          <w:ins w:id="3345" w:author="hari prasath" w:date="2020-08-10T17:01:00Z"/>
          <w:rFonts w:ascii="Courier New" w:hAnsi="Courier New" w:cs="Courier New"/>
        </w:rPr>
      </w:pPr>
      <w:ins w:id="3346" w:author="hari prasath" w:date="2020-08-10T15:46:00Z">
        <w:r w:rsidRPr="00032FFA">
          <w:rPr>
            <w:rFonts w:ascii="Courier New" w:hAnsi="Courier New" w:cs="Courier New"/>
          </w:rPr>
          <w:t>“action”:10,</w:t>
        </w:r>
      </w:ins>
    </w:p>
    <w:p w14:paraId="1716AEE4" w14:textId="77777777" w:rsidR="009167C1" w:rsidRPr="00032FFA" w:rsidRDefault="009167C1" w:rsidP="009167C1">
      <w:pPr>
        <w:ind w:left="720"/>
        <w:rPr>
          <w:ins w:id="3347" w:author="hari prasath" w:date="2020-08-10T15:46:00Z"/>
          <w:rFonts w:ascii="Courier New" w:hAnsi="Courier New" w:cs="Courier New"/>
        </w:rPr>
      </w:pPr>
      <w:ins w:id="3348" w:author="hari prasath" w:date="2020-08-10T15:46:00Z">
        <w:r w:rsidRPr="00032FFA">
          <w:rPr>
            <w:rFonts w:ascii="Courier New" w:hAnsi="Courier New" w:cs="Courier New"/>
          </w:rPr>
          <w:t xml:space="preserve">    “device_data”:[</w:t>
        </w:r>
      </w:ins>
    </w:p>
    <w:p w14:paraId="5C402696" w14:textId="3D257F3A" w:rsidR="009167C1" w:rsidRDefault="009167C1" w:rsidP="009167C1">
      <w:pPr>
        <w:ind w:left="720"/>
        <w:rPr>
          <w:ins w:id="3349" w:author="hari prasath" w:date="2020-08-26T19:22:00Z"/>
          <w:rFonts w:ascii="Courier New" w:hAnsi="Courier New" w:cs="Courier New"/>
        </w:rPr>
      </w:pPr>
      <w:ins w:id="3350" w:author="hari prasath" w:date="2020-08-10T15:46:00Z">
        <w:r w:rsidRPr="00032FFA">
          <w:rPr>
            <w:rFonts w:ascii="Courier New" w:hAnsi="Courier New" w:cs="Courier New"/>
          </w:rPr>
          <w:t xml:space="preserve">       {</w:t>
        </w:r>
      </w:ins>
    </w:p>
    <w:p w14:paraId="169B965B" w14:textId="77777777" w:rsidR="00E23FD9" w:rsidRPr="00032FFA" w:rsidRDefault="00E23FD9">
      <w:pPr>
        <w:ind w:left="2016" w:firstLine="144"/>
        <w:rPr>
          <w:ins w:id="3351" w:author="hari prasath" w:date="2020-08-26T19:22:00Z"/>
          <w:rFonts w:ascii="Courier New" w:hAnsi="Courier New" w:cs="Courier New"/>
        </w:rPr>
        <w:pPrChange w:id="3352" w:author="hari prasath" w:date="2020-08-26T19:22:00Z">
          <w:pPr>
            <w:ind w:left="576"/>
          </w:pPr>
        </w:pPrChange>
      </w:pPr>
      <w:commentRangeStart w:id="3353"/>
      <w:ins w:id="3354" w:author="hari prasath" w:date="2020-08-26T19:22:00Z">
        <w:r w:rsidRPr="007F682C">
          <w:rPr>
            <w:rFonts w:ascii="Courier New" w:hAnsi="Courier New" w:cs="Courier New"/>
          </w:rPr>
          <w:t xml:space="preserve">"command_type": </w:t>
        </w:r>
        <w:r>
          <w:rPr>
            <w:rFonts w:ascii="Courier New" w:hAnsi="Courier New" w:cs="Courier New"/>
          </w:rPr>
          <w:t>1</w:t>
        </w:r>
        <w:r w:rsidRPr="007F682C">
          <w:rPr>
            <w:rFonts w:ascii="Courier New" w:hAnsi="Courier New" w:cs="Courier New"/>
          </w:rPr>
          <w:t>,</w:t>
        </w:r>
        <w:commentRangeEnd w:id="3353"/>
        <w:r>
          <w:rPr>
            <w:rStyle w:val="CommentReference"/>
          </w:rPr>
          <w:commentReference w:id="3353"/>
        </w:r>
      </w:ins>
    </w:p>
    <w:p w14:paraId="24152674" w14:textId="63880E9C" w:rsidR="009167C1" w:rsidRPr="00032FFA" w:rsidRDefault="00E23FD9">
      <w:pPr>
        <w:ind w:left="1296" w:firstLine="720"/>
        <w:rPr>
          <w:ins w:id="3355" w:author="hari prasath" w:date="2020-08-10T15:46:00Z"/>
          <w:rFonts w:ascii="Courier New" w:hAnsi="Courier New" w:cs="Courier New"/>
        </w:rPr>
        <w:pPrChange w:id="3356" w:author="hari prasath" w:date="2020-08-26T19:22:00Z">
          <w:pPr>
            <w:ind w:left="720"/>
          </w:pPr>
        </w:pPrChange>
      </w:pPr>
      <w:ins w:id="3357" w:author="hari prasath" w:date="2020-08-26T19:22:00Z">
        <w:r>
          <w:rPr>
            <w:rFonts w:ascii="Courier New" w:hAnsi="Courier New" w:cs="Courier New"/>
          </w:rPr>
          <w:t xml:space="preserve"> </w:t>
        </w:r>
      </w:ins>
      <w:ins w:id="3358" w:author="hari prasath" w:date="2020-08-10T15:46:00Z">
        <w:r w:rsidR="009167C1" w:rsidRPr="00032FFA">
          <w:rPr>
            <w:rFonts w:ascii="Courier New" w:hAnsi="Courier New" w:cs="Courier New"/>
          </w:rPr>
          <w:t>“amenity-name”: “Room-101”,</w:t>
        </w:r>
      </w:ins>
    </w:p>
    <w:p w14:paraId="5A710170" w14:textId="77777777" w:rsidR="009167C1" w:rsidRPr="00032FFA" w:rsidRDefault="009167C1" w:rsidP="009167C1">
      <w:pPr>
        <w:ind w:left="720"/>
        <w:rPr>
          <w:ins w:id="3359" w:author="hari prasath" w:date="2020-08-10T15:46:00Z"/>
          <w:rFonts w:ascii="Courier New" w:hAnsi="Courier New" w:cs="Courier New"/>
        </w:rPr>
      </w:pPr>
      <w:ins w:id="3360" w:author="hari prasath" w:date="2020-08-10T15:46:00Z">
        <w:r w:rsidRPr="00032FFA">
          <w:rPr>
            <w:rFonts w:ascii="Courier New" w:hAnsi="Courier New" w:cs="Courier New"/>
          </w:rPr>
          <w:t xml:space="preserve">           “turn_off_power”:1/0</w:t>
        </w:r>
      </w:ins>
    </w:p>
    <w:p w14:paraId="3C510299" w14:textId="77777777" w:rsidR="009167C1" w:rsidRPr="00032FFA" w:rsidRDefault="009167C1" w:rsidP="009167C1">
      <w:pPr>
        <w:ind w:left="720"/>
        <w:rPr>
          <w:ins w:id="3361" w:author="hari prasath" w:date="2020-08-10T15:46:00Z"/>
          <w:rFonts w:ascii="Courier New" w:hAnsi="Courier New" w:cs="Courier New"/>
        </w:rPr>
      </w:pPr>
      <w:ins w:id="3362" w:author="hari prasath" w:date="2020-08-10T15:46:00Z">
        <w:r w:rsidRPr="00032FFA">
          <w:rPr>
            <w:rFonts w:ascii="Courier New" w:hAnsi="Courier New" w:cs="Courier New"/>
          </w:rPr>
          <w:t xml:space="preserve">       }</w:t>
        </w:r>
      </w:ins>
    </w:p>
    <w:p w14:paraId="0ADD8A6B" w14:textId="77777777" w:rsidR="009167C1" w:rsidRPr="00032FFA" w:rsidRDefault="009167C1" w:rsidP="009167C1">
      <w:pPr>
        <w:ind w:left="720"/>
        <w:rPr>
          <w:ins w:id="3363" w:author="hari prasath" w:date="2020-08-10T15:46:00Z"/>
          <w:rFonts w:ascii="Courier New" w:hAnsi="Courier New" w:cs="Courier New"/>
        </w:rPr>
      </w:pPr>
      <w:ins w:id="3364" w:author="hari prasath" w:date="2020-08-10T15:46:00Z">
        <w:r w:rsidRPr="00032FFA">
          <w:rPr>
            <w:rFonts w:ascii="Courier New" w:hAnsi="Courier New" w:cs="Courier New"/>
          </w:rPr>
          <w:t xml:space="preserve">   ]</w:t>
        </w:r>
      </w:ins>
    </w:p>
    <w:p w14:paraId="7013CE62" w14:textId="77777777" w:rsidR="009167C1" w:rsidRPr="00032FFA" w:rsidRDefault="009167C1" w:rsidP="009167C1">
      <w:pPr>
        <w:ind w:left="720"/>
        <w:rPr>
          <w:ins w:id="3365" w:author="hari prasath" w:date="2020-08-10T15:46:00Z"/>
          <w:rFonts w:ascii="Courier New" w:hAnsi="Courier New" w:cs="Courier New"/>
        </w:rPr>
      </w:pPr>
      <w:ins w:id="3366" w:author="hari prasath" w:date="2020-08-10T15:46:00Z">
        <w:r w:rsidRPr="00032FFA">
          <w:rPr>
            <w:rFonts w:ascii="Courier New" w:hAnsi="Courier New" w:cs="Courier New"/>
          </w:rPr>
          <w:t>}</w:t>
        </w:r>
      </w:ins>
    </w:p>
    <w:p w14:paraId="42E1898D" w14:textId="77777777" w:rsidR="009167C1" w:rsidRDefault="009167C1" w:rsidP="009167C1">
      <w:pPr>
        <w:ind w:left="720"/>
        <w:rPr>
          <w:ins w:id="3367" w:author="hari prasath" w:date="2020-08-10T15:46:00Z"/>
          <w:rFonts w:ascii="Courier New" w:hAnsi="Courier New" w:cs="Courier New"/>
        </w:rPr>
      </w:pPr>
      <w:ins w:id="3368" w:author="hari prasath" w:date="2020-08-10T15:46:00Z">
        <w:r w:rsidRPr="00032FFA">
          <w:rPr>
            <w:rFonts w:ascii="Courier New" w:hAnsi="Courier New" w:cs="Courier New"/>
          </w:rPr>
          <w:t>}</w:t>
        </w:r>
      </w:ins>
    </w:p>
    <w:p w14:paraId="3BDA70B3" w14:textId="358EFAA9" w:rsidR="00EE2A14" w:rsidRDefault="00EE2A14" w:rsidP="00EE2A14">
      <w:pPr>
        <w:pStyle w:val="Heading3"/>
        <w:rPr>
          <w:ins w:id="3369" w:author="hari prasath" w:date="2020-08-10T16:16:00Z"/>
        </w:rPr>
      </w:pPr>
      <w:bookmarkStart w:id="3370" w:name="_Toc50192907"/>
      <w:ins w:id="3371" w:author="hari prasath" w:date="2020-08-10T16:15:00Z">
        <w:r>
          <w:t xml:space="preserve">AC </w:t>
        </w:r>
      </w:ins>
      <w:ins w:id="3372" w:author="hari prasath" w:date="2020-08-10T16:16:00Z">
        <w:r>
          <w:t>control packet</w:t>
        </w:r>
        <w:bookmarkEnd w:id="3370"/>
      </w:ins>
    </w:p>
    <w:p w14:paraId="43655EC1" w14:textId="77777777" w:rsidR="00EE2A14" w:rsidRPr="00A2695F" w:rsidRDefault="00EE2A14" w:rsidP="00EE2A14">
      <w:pPr>
        <w:ind w:firstLine="576"/>
        <w:rPr>
          <w:ins w:id="3373" w:author="hari prasath" w:date="2020-08-10T16:16:00Z"/>
          <w:rFonts w:asciiTheme="minorHAnsi" w:hAnsiTheme="minorHAnsi" w:cstheme="minorHAnsi"/>
        </w:rPr>
      </w:pPr>
      <w:ins w:id="3374" w:author="hari prasath" w:date="2020-08-10T16:16:00Z">
        <w:r w:rsidRPr="00A2695F">
          <w:rPr>
            <w:rFonts w:asciiTheme="minorHAnsi" w:hAnsiTheme="minorHAnsi" w:cstheme="minorHAnsi"/>
          </w:rPr>
          <w:t>Sensor receives this packet to control the Split AC.</w:t>
        </w:r>
      </w:ins>
    </w:p>
    <w:p w14:paraId="22F0F35F" w14:textId="77777777" w:rsidR="00EE2A14" w:rsidRPr="00956093" w:rsidRDefault="00EE2A14" w:rsidP="00EE2A14">
      <w:pPr>
        <w:ind w:left="576"/>
        <w:rPr>
          <w:ins w:id="3375" w:author="hari prasath" w:date="2020-08-10T16:16:00Z"/>
          <w:rFonts w:ascii="Courier New" w:hAnsi="Courier New" w:cs="Courier New"/>
        </w:rPr>
      </w:pPr>
      <w:ins w:id="3376" w:author="hari prasath" w:date="2020-08-10T16:16:00Z">
        <w:r w:rsidRPr="00956093">
          <w:rPr>
            <w:rFonts w:ascii="Courier New" w:hAnsi="Courier New" w:cs="Courier New"/>
          </w:rPr>
          <w:t>{</w:t>
        </w:r>
      </w:ins>
    </w:p>
    <w:p w14:paraId="10B55483" w14:textId="77777777" w:rsidR="00EE2A14" w:rsidRPr="00956093" w:rsidRDefault="00EE2A14" w:rsidP="00EE2A14">
      <w:pPr>
        <w:ind w:left="576"/>
        <w:rPr>
          <w:ins w:id="3377" w:author="hari prasath" w:date="2020-08-10T16:16:00Z"/>
          <w:rFonts w:ascii="Courier New" w:hAnsi="Courier New" w:cs="Courier New"/>
        </w:rPr>
      </w:pPr>
      <w:ins w:id="3378" w:author="hari prasath" w:date="2020-08-10T16:16:00Z">
        <w:r w:rsidRPr="00956093">
          <w:rPr>
            <w:rFonts w:ascii="Courier New" w:hAnsi="Courier New" w:cs="Courier New"/>
          </w:rPr>
          <w:t>“hmac”:’’,</w:t>
        </w:r>
      </w:ins>
    </w:p>
    <w:p w14:paraId="1777E6A1" w14:textId="77777777" w:rsidR="00EE2A14" w:rsidRPr="00956093" w:rsidRDefault="00EE2A14" w:rsidP="00EE2A14">
      <w:pPr>
        <w:ind w:left="576"/>
        <w:rPr>
          <w:ins w:id="3379" w:author="hari prasath" w:date="2020-08-10T16:16:00Z"/>
          <w:rFonts w:ascii="Courier New" w:hAnsi="Courier New" w:cs="Courier New"/>
        </w:rPr>
      </w:pPr>
      <w:ins w:id="3380" w:author="hari prasath" w:date="2020-08-10T16:16:00Z">
        <w:r w:rsidRPr="00956093">
          <w:rPr>
            <w:rFonts w:ascii="Courier New" w:hAnsi="Courier New" w:cs="Courier New"/>
          </w:rPr>
          <w:t>“payload”:</w:t>
        </w:r>
      </w:ins>
    </w:p>
    <w:p w14:paraId="6DD77B70" w14:textId="77777777" w:rsidR="00EE2A14" w:rsidRPr="00956093" w:rsidRDefault="00EE2A14" w:rsidP="00EE2A14">
      <w:pPr>
        <w:ind w:left="576"/>
        <w:rPr>
          <w:ins w:id="3381" w:author="hari prasath" w:date="2020-08-10T16:16:00Z"/>
          <w:rFonts w:ascii="Courier New" w:hAnsi="Courier New" w:cs="Courier New"/>
        </w:rPr>
      </w:pPr>
      <w:ins w:id="3382" w:author="hari prasath" w:date="2020-08-10T16:16:00Z">
        <w:r w:rsidRPr="00956093">
          <w:rPr>
            <w:rFonts w:ascii="Courier New" w:hAnsi="Courier New" w:cs="Courier New"/>
          </w:rPr>
          <w:t>{</w:t>
        </w:r>
        <w:r w:rsidRPr="00956093">
          <w:rPr>
            <w:rFonts w:ascii="Courier New" w:hAnsi="Courier New" w:cs="Courier New"/>
          </w:rPr>
          <w:tab/>
        </w:r>
      </w:ins>
    </w:p>
    <w:p w14:paraId="7EA7666E" w14:textId="77777777" w:rsidR="00EE2A14" w:rsidRPr="00956093" w:rsidRDefault="00EE2A14" w:rsidP="00EE2A14">
      <w:pPr>
        <w:ind w:left="576"/>
        <w:rPr>
          <w:ins w:id="3383" w:author="hari prasath" w:date="2020-08-10T16:16:00Z"/>
          <w:rFonts w:ascii="Courier New" w:hAnsi="Courier New" w:cs="Courier New"/>
        </w:rPr>
      </w:pPr>
      <w:ins w:id="3384" w:author="hari prasath" w:date="2020-08-10T16:16:00Z">
        <w:r w:rsidRPr="00956093">
          <w:rPr>
            <w:rFonts w:ascii="Courier New" w:hAnsi="Courier New" w:cs="Courier New"/>
          </w:rPr>
          <w:t>“device_uid”: “031219010010002”,</w:t>
        </w:r>
      </w:ins>
    </w:p>
    <w:p w14:paraId="0223678A" w14:textId="3E3B5D68" w:rsidR="00EE2A14" w:rsidRDefault="00EE2A14">
      <w:pPr>
        <w:ind w:left="576"/>
        <w:rPr>
          <w:ins w:id="3385" w:author="hari prasath" w:date="2020-08-10T16:16:00Z"/>
          <w:rFonts w:ascii="Courier New" w:hAnsi="Courier New" w:cs="Courier New"/>
        </w:rPr>
      </w:pPr>
      <w:ins w:id="3386" w:author="hari prasath" w:date="2020-08-10T16:16:00Z">
        <w:r w:rsidRPr="00956093">
          <w:rPr>
            <w:rFonts w:ascii="Courier New" w:hAnsi="Courier New" w:cs="Courier New"/>
          </w:rPr>
          <w:t xml:space="preserve">“action”: </w:t>
        </w:r>
        <w:r>
          <w:rPr>
            <w:rFonts w:ascii="Courier New" w:hAnsi="Courier New" w:cs="Courier New"/>
          </w:rPr>
          <w:t>10,</w:t>
        </w:r>
      </w:ins>
    </w:p>
    <w:p w14:paraId="2347D11B" w14:textId="77777777" w:rsidR="00EE2A14" w:rsidRPr="00956093" w:rsidRDefault="00EE2A14" w:rsidP="00EE2A14">
      <w:pPr>
        <w:ind w:left="576"/>
        <w:rPr>
          <w:ins w:id="3387" w:author="hari prasath" w:date="2020-08-10T16:16:00Z"/>
          <w:rFonts w:ascii="Courier New" w:hAnsi="Courier New" w:cs="Courier New"/>
        </w:rPr>
      </w:pPr>
      <w:ins w:id="3388" w:author="hari prasath" w:date="2020-08-10T16:16:00Z">
        <w:r w:rsidRPr="00956093">
          <w:rPr>
            <w:rFonts w:ascii="Courier New" w:hAnsi="Courier New" w:cs="Courier New"/>
          </w:rPr>
          <w:t>“</w:t>
        </w:r>
        <w:r>
          <w:rPr>
            <w:rFonts w:ascii="Courier New" w:hAnsi="Courier New" w:cs="Courier New"/>
          </w:rPr>
          <w:t>device_</w:t>
        </w:r>
        <w:r w:rsidRPr="00956093">
          <w:rPr>
            <w:rFonts w:ascii="Courier New" w:hAnsi="Courier New" w:cs="Courier New"/>
          </w:rPr>
          <w:t>data”:[</w:t>
        </w:r>
      </w:ins>
    </w:p>
    <w:p w14:paraId="152DC697" w14:textId="067B3301" w:rsidR="00EE2A14" w:rsidRDefault="00EE2A14" w:rsidP="00EE2A14">
      <w:pPr>
        <w:ind w:left="576"/>
        <w:rPr>
          <w:ins w:id="3389" w:author="hari prasath" w:date="2020-08-25T18:07:00Z"/>
          <w:rFonts w:ascii="Courier New" w:hAnsi="Courier New" w:cs="Courier New"/>
        </w:rPr>
      </w:pPr>
      <w:ins w:id="3390" w:author="hari prasath" w:date="2020-08-10T16:16:00Z">
        <w:r w:rsidRPr="00956093">
          <w:rPr>
            <w:rFonts w:ascii="Courier New" w:hAnsi="Courier New" w:cs="Courier New"/>
          </w:rPr>
          <w:t>{</w:t>
        </w:r>
      </w:ins>
    </w:p>
    <w:p w14:paraId="70615EE9" w14:textId="77777777" w:rsidR="0032348C" w:rsidRDefault="0032348C" w:rsidP="0032348C">
      <w:pPr>
        <w:ind w:left="576"/>
        <w:rPr>
          <w:ins w:id="3391" w:author="hari prasath" w:date="2020-08-25T18:07:00Z"/>
          <w:rFonts w:ascii="Courier New" w:hAnsi="Courier New" w:cs="Courier New"/>
        </w:rPr>
      </w:pPr>
      <w:ins w:id="3392" w:author="hari prasath" w:date="2020-08-25T18:07:00Z">
        <w:r w:rsidRPr="007F682C">
          <w:rPr>
            <w:rFonts w:ascii="Courier New" w:hAnsi="Courier New" w:cs="Courier New"/>
          </w:rPr>
          <w:t xml:space="preserve">"command_type": </w:t>
        </w:r>
        <w:r>
          <w:rPr>
            <w:rFonts w:ascii="Courier New" w:hAnsi="Courier New" w:cs="Courier New"/>
          </w:rPr>
          <w:t>3</w:t>
        </w:r>
        <w:r w:rsidRPr="007F682C">
          <w:rPr>
            <w:rFonts w:ascii="Courier New" w:hAnsi="Courier New" w:cs="Courier New"/>
          </w:rPr>
          <w:t>,</w:t>
        </w:r>
      </w:ins>
    </w:p>
    <w:p w14:paraId="3F606722" w14:textId="77777777" w:rsidR="0032348C" w:rsidRDefault="0032348C" w:rsidP="00EE2A14">
      <w:pPr>
        <w:ind w:left="576"/>
        <w:rPr>
          <w:ins w:id="3393" w:author="hari prasath" w:date="2020-08-10T16:16:00Z"/>
          <w:rFonts w:ascii="Courier New" w:hAnsi="Courier New" w:cs="Courier New"/>
        </w:rPr>
      </w:pPr>
    </w:p>
    <w:p w14:paraId="182847CE" w14:textId="77777777" w:rsidR="00EE2A14" w:rsidRPr="00956093" w:rsidRDefault="00EE2A14" w:rsidP="00EE2A14">
      <w:pPr>
        <w:ind w:left="576"/>
        <w:rPr>
          <w:ins w:id="3394" w:author="hari prasath" w:date="2020-08-10T16:16:00Z"/>
          <w:rFonts w:ascii="Courier New" w:hAnsi="Courier New" w:cs="Courier New"/>
        </w:rPr>
      </w:pPr>
      <w:ins w:id="3395" w:author="hari prasath" w:date="2020-08-10T16:16:00Z">
        <w:r w:rsidRPr="00956093">
          <w:rPr>
            <w:rFonts w:ascii="Courier New" w:hAnsi="Courier New" w:cs="Courier New"/>
          </w:rPr>
          <w:t xml:space="preserve"> "ac_status":1/0</w:t>
        </w:r>
        <w:r>
          <w:rPr>
            <w:rFonts w:ascii="Courier New" w:hAnsi="Courier New" w:cs="Courier New"/>
          </w:rPr>
          <w:t>,</w:t>
        </w:r>
      </w:ins>
    </w:p>
    <w:p w14:paraId="5C575F1C" w14:textId="77777777" w:rsidR="00EE2A14" w:rsidRPr="00956093" w:rsidRDefault="00EE2A14" w:rsidP="00EE2A14">
      <w:pPr>
        <w:ind w:left="576"/>
        <w:rPr>
          <w:ins w:id="3396" w:author="hari prasath" w:date="2020-08-10T16:16:00Z"/>
          <w:rFonts w:ascii="Courier New" w:hAnsi="Courier New" w:cs="Courier New"/>
        </w:rPr>
      </w:pPr>
      <w:ins w:id="3397" w:author="hari prasath" w:date="2020-08-10T16:16:00Z">
        <w:r w:rsidRPr="00956093">
          <w:rPr>
            <w:rFonts w:ascii="Courier New" w:hAnsi="Courier New" w:cs="Courier New"/>
          </w:rPr>
          <w:tab/>
          <w:t>"mode":"001"/"010"/"100"/"101"</w:t>
        </w:r>
        <w:r>
          <w:rPr>
            <w:rFonts w:ascii="Courier New" w:hAnsi="Courier New" w:cs="Courier New"/>
          </w:rPr>
          <w:t>,</w:t>
        </w:r>
      </w:ins>
    </w:p>
    <w:p w14:paraId="1EE894A2" w14:textId="77777777" w:rsidR="00EE2A14" w:rsidRDefault="00EE2A14" w:rsidP="00EE2A14">
      <w:pPr>
        <w:ind w:left="576"/>
        <w:rPr>
          <w:ins w:id="3398" w:author="hari prasath" w:date="2020-08-10T16:16:00Z"/>
          <w:rFonts w:ascii="Courier New" w:hAnsi="Courier New" w:cs="Courier New"/>
        </w:rPr>
      </w:pPr>
      <w:ins w:id="3399" w:author="hari prasath" w:date="2020-08-10T16:16:00Z">
        <w:r w:rsidRPr="00956093">
          <w:rPr>
            <w:rFonts w:ascii="Courier New" w:hAnsi="Courier New" w:cs="Courier New"/>
          </w:rPr>
          <w:tab/>
          <w:t>"</w:t>
        </w:r>
        <w:commentRangeStart w:id="3400"/>
        <w:r>
          <w:rPr>
            <w:rFonts w:ascii="Courier New" w:hAnsi="Courier New" w:cs="Courier New"/>
          </w:rPr>
          <w:t>ac_</w:t>
        </w:r>
        <w:r w:rsidRPr="00956093">
          <w:rPr>
            <w:rFonts w:ascii="Courier New" w:hAnsi="Courier New" w:cs="Courier New"/>
          </w:rPr>
          <w:t>temperature</w:t>
        </w:r>
        <w:commentRangeEnd w:id="3400"/>
        <w:r>
          <w:rPr>
            <w:rStyle w:val="CommentReference"/>
          </w:rPr>
          <w:commentReference w:id="3400"/>
        </w:r>
        <w:r w:rsidRPr="00956093">
          <w:rPr>
            <w:rFonts w:ascii="Courier New" w:hAnsi="Courier New" w:cs="Courier New"/>
          </w:rPr>
          <w:t>":16-28</w:t>
        </w:r>
        <w:r>
          <w:rPr>
            <w:rFonts w:ascii="Courier New" w:hAnsi="Courier New" w:cs="Courier New"/>
          </w:rPr>
          <w:t>,</w:t>
        </w:r>
      </w:ins>
    </w:p>
    <w:p w14:paraId="5B9ACE10" w14:textId="77777777" w:rsidR="00EE2A14" w:rsidRPr="00956093" w:rsidRDefault="00EE2A14" w:rsidP="00EE2A14">
      <w:pPr>
        <w:ind w:left="576"/>
        <w:rPr>
          <w:ins w:id="3401" w:author="hari prasath" w:date="2020-08-10T16:16:00Z"/>
          <w:rFonts w:ascii="Courier New" w:hAnsi="Courier New" w:cs="Courier New"/>
        </w:rPr>
      </w:pPr>
    </w:p>
    <w:p w14:paraId="5CE01307" w14:textId="77777777" w:rsidR="00EE2A14" w:rsidRPr="00956093" w:rsidRDefault="00EE2A14" w:rsidP="00EE2A14">
      <w:pPr>
        <w:ind w:left="576"/>
        <w:rPr>
          <w:ins w:id="3402" w:author="hari prasath" w:date="2020-08-10T16:16:00Z"/>
          <w:rFonts w:ascii="Courier New" w:hAnsi="Courier New" w:cs="Courier New"/>
        </w:rPr>
      </w:pPr>
      <w:ins w:id="3403" w:author="hari prasath" w:date="2020-08-10T16:16:00Z">
        <w:r w:rsidRPr="00956093">
          <w:rPr>
            <w:rFonts w:ascii="Courier New" w:hAnsi="Courier New" w:cs="Courier New"/>
          </w:rPr>
          <w:t>}</w:t>
        </w:r>
      </w:ins>
    </w:p>
    <w:p w14:paraId="1B46DDDE" w14:textId="77777777" w:rsidR="00EE2A14" w:rsidRPr="00956093" w:rsidRDefault="00EE2A14" w:rsidP="00EE2A14">
      <w:pPr>
        <w:ind w:left="576"/>
        <w:rPr>
          <w:ins w:id="3404" w:author="hari prasath" w:date="2020-08-10T16:16:00Z"/>
          <w:rFonts w:ascii="Courier New" w:hAnsi="Courier New" w:cs="Courier New"/>
        </w:rPr>
      </w:pPr>
      <w:ins w:id="3405" w:author="hari prasath" w:date="2020-08-10T16:16:00Z">
        <w:r w:rsidRPr="00956093">
          <w:rPr>
            <w:rFonts w:ascii="Courier New" w:hAnsi="Courier New" w:cs="Courier New"/>
          </w:rPr>
          <w:t>]</w:t>
        </w:r>
      </w:ins>
    </w:p>
    <w:p w14:paraId="08BA5DD3" w14:textId="77777777" w:rsidR="00EE2A14" w:rsidRPr="00956093" w:rsidRDefault="00EE2A14" w:rsidP="00EE2A14">
      <w:pPr>
        <w:ind w:left="576"/>
        <w:rPr>
          <w:ins w:id="3406" w:author="hari prasath" w:date="2020-08-10T16:16:00Z"/>
          <w:rFonts w:ascii="Courier New" w:hAnsi="Courier New" w:cs="Courier New"/>
        </w:rPr>
      </w:pPr>
      <w:ins w:id="3407" w:author="hari prasath" w:date="2020-08-10T16:16:00Z">
        <w:r w:rsidRPr="00956093">
          <w:rPr>
            <w:rFonts w:ascii="Courier New" w:hAnsi="Courier New" w:cs="Courier New"/>
          </w:rPr>
          <w:t>}</w:t>
        </w:r>
      </w:ins>
    </w:p>
    <w:p w14:paraId="70AE28C3" w14:textId="77777777" w:rsidR="00EE2A14" w:rsidRPr="00956093" w:rsidRDefault="00EE2A14" w:rsidP="00EE2A14">
      <w:pPr>
        <w:ind w:left="576"/>
        <w:rPr>
          <w:ins w:id="3408" w:author="hari prasath" w:date="2020-08-10T16:16:00Z"/>
          <w:rFonts w:ascii="Courier New" w:hAnsi="Courier New" w:cs="Courier New"/>
        </w:rPr>
      </w:pPr>
      <w:ins w:id="3409" w:author="hari prasath" w:date="2020-08-10T16:16:00Z">
        <w:r w:rsidRPr="00956093">
          <w:rPr>
            <w:rFonts w:ascii="Courier New" w:hAnsi="Courier New" w:cs="Courier New"/>
          </w:rPr>
          <w:t>}</w:t>
        </w:r>
      </w:ins>
    </w:p>
    <w:p w14:paraId="645EBB1F" w14:textId="77777777" w:rsidR="00EE2A14" w:rsidRPr="00956093" w:rsidRDefault="00EE2A14" w:rsidP="00EE2A14">
      <w:pPr>
        <w:ind w:left="576"/>
        <w:rPr>
          <w:ins w:id="3410" w:author="hari prasath" w:date="2020-08-10T16:16:00Z"/>
          <w:rFonts w:ascii="Courier New" w:hAnsi="Courier New" w:cs="Courier New"/>
        </w:rPr>
      </w:pPr>
      <w:ins w:id="3411" w:author="hari prasath" w:date="2020-08-10T16:16:00Z">
        <w:r w:rsidRPr="00956093">
          <w:rPr>
            <w:rFonts w:ascii="Courier New" w:hAnsi="Courier New" w:cs="Courier New"/>
          </w:rPr>
          <w:t>(NOTE:</w:t>
        </w:r>
      </w:ins>
    </w:p>
    <w:p w14:paraId="213D7EE3" w14:textId="77777777" w:rsidR="00EE2A14" w:rsidRPr="00956093" w:rsidRDefault="00EE2A14" w:rsidP="00EE2A14">
      <w:pPr>
        <w:ind w:left="576"/>
        <w:rPr>
          <w:ins w:id="3412" w:author="hari prasath" w:date="2020-08-10T16:16:00Z"/>
          <w:rFonts w:ascii="Courier New" w:hAnsi="Courier New" w:cs="Courier New"/>
        </w:rPr>
      </w:pPr>
      <w:ins w:id="3413" w:author="hari prasath" w:date="2020-08-10T16:16:00Z">
        <w:r w:rsidRPr="00956093">
          <w:rPr>
            <w:rFonts w:ascii="Courier New" w:hAnsi="Courier New" w:cs="Courier New"/>
          </w:rPr>
          <w:tab/>
        </w:r>
      </w:ins>
    </w:p>
    <w:p w14:paraId="4F399026" w14:textId="77777777" w:rsidR="00EE2A14" w:rsidRPr="00956093" w:rsidRDefault="00EE2A14" w:rsidP="00EE2A14">
      <w:pPr>
        <w:ind w:left="720" w:firstLine="720"/>
        <w:rPr>
          <w:ins w:id="3414" w:author="hari prasath" w:date="2020-08-10T16:16:00Z"/>
          <w:rFonts w:ascii="Courier New" w:hAnsi="Courier New" w:cs="Courier New"/>
        </w:rPr>
      </w:pPr>
      <w:ins w:id="3415" w:author="hari prasath" w:date="2020-08-10T16:16:00Z">
        <w:r w:rsidRPr="00956093">
          <w:rPr>
            <w:rFonts w:ascii="Courier New" w:hAnsi="Courier New" w:cs="Courier New"/>
          </w:rPr>
          <w:t>"ac_status":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1 – AC ON</w:t>
        </w:r>
      </w:ins>
    </w:p>
    <w:p w14:paraId="6E5BD8CB" w14:textId="77777777" w:rsidR="00EE2A14" w:rsidRPr="00956093" w:rsidRDefault="00EE2A14" w:rsidP="00EE2A14">
      <w:pPr>
        <w:ind w:left="576" w:firstLine="720"/>
        <w:rPr>
          <w:ins w:id="3416" w:author="hari prasath" w:date="2020-08-10T16:16:00Z"/>
          <w:rFonts w:ascii="Courier New" w:hAnsi="Courier New" w:cs="Courier New"/>
        </w:rPr>
      </w:pPr>
      <w:ins w:id="3417" w:author="hari prasath" w:date="2020-08-10T16:16:00Z">
        <w:r>
          <w:rPr>
            <w:rFonts w:ascii="Courier New" w:hAnsi="Courier New" w:cs="Courier New"/>
          </w:rPr>
          <w:tab/>
          <w:t xml:space="preserve">       </w:t>
        </w:r>
        <w:r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0 – AC OFF</w:t>
        </w:r>
      </w:ins>
    </w:p>
    <w:p w14:paraId="5498DF87" w14:textId="77777777" w:rsidR="00EE2A14" w:rsidRPr="00956093" w:rsidRDefault="00EE2A14" w:rsidP="00EE2A14">
      <w:pPr>
        <w:ind w:left="576"/>
        <w:rPr>
          <w:ins w:id="3418" w:author="hari prasath" w:date="2020-08-10T16:16:00Z"/>
          <w:rFonts w:ascii="Courier New" w:hAnsi="Courier New" w:cs="Courier New"/>
        </w:rPr>
      </w:pPr>
      <w:ins w:id="3419" w:author="hari prasath" w:date="2020-08-10T16:16:00Z">
        <w:r w:rsidRPr="00956093"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"mode":</w:t>
        </w:r>
        <w:r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"001"  - Cool</w:t>
        </w:r>
      </w:ins>
    </w:p>
    <w:p w14:paraId="07C41A95" w14:textId="77777777" w:rsidR="00EE2A14" w:rsidRPr="00956093" w:rsidRDefault="00EE2A14" w:rsidP="00EE2A14">
      <w:pPr>
        <w:ind w:left="576" w:firstLine="720"/>
        <w:rPr>
          <w:ins w:id="3420" w:author="hari prasath" w:date="2020-08-10T16:16:00Z"/>
          <w:rFonts w:ascii="Courier New" w:hAnsi="Courier New" w:cs="Courier New"/>
        </w:rPr>
      </w:pPr>
      <w:ins w:id="3421" w:author="hari prasath" w:date="2020-08-10T16:16:00Z">
        <w:r>
          <w:rPr>
            <w:rFonts w:ascii="Courier New" w:hAnsi="Courier New" w:cs="Courier New"/>
          </w:rPr>
          <w:t xml:space="preserve">       </w:t>
        </w:r>
        <w:r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"010" - Auto</w:t>
        </w:r>
      </w:ins>
    </w:p>
    <w:p w14:paraId="093C861F" w14:textId="77777777" w:rsidR="00EE2A14" w:rsidRPr="00956093" w:rsidRDefault="00EE2A14" w:rsidP="00EE2A14">
      <w:pPr>
        <w:ind w:left="1296" w:firstLine="720"/>
        <w:rPr>
          <w:ins w:id="3422" w:author="hari prasath" w:date="2020-08-10T16:16:00Z"/>
          <w:rFonts w:ascii="Courier New" w:hAnsi="Courier New" w:cs="Courier New"/>
        </w:rPr>
      </w:pPr>
      <w:ins w:id="3423" w:author="hari prasath" w:date="2020-08-10T16:16:00Z">
        <w:r>
          <w:rPr>
            <w:rFonts w:ascii="Courier New" w:hAnsi="Courier New" w:cs="Courier New"/>
          </w:rPr>
          <w:t xml:space="preserve">  </w:t>
        </w:r>
        <w:r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"100" - Dry</w:t>
        </w:r>
      </w:ins>
    </w:p>
    <w:p w14:paraId="71F20B61" w14:textId="77777777" w:rsidR="00EE2A14" w:rsidRPr="00956093" w:rsidRDefault="00EE2A14" w:rsidP="00EE2A14">
      <w:pPr>
        <w:ind w:left="1296" w:firstLine="720"/>
        <w:rPr>
          <w:ins w:id="3424" w:author="hari prasath" w:date="2020-08-10T16:16:00Z"/>
          <w:rFonts w:ascii="Courier New" w:hAnsi="Courier New" w:cs="Courier New"/>
        </w:rPr>
      </w:pPr>
      <w:ins w:id="3425" w:author="hari prasath" w:date="2020-08-10T16:16:00Z">
        <w:r>
          <w:rPr>
            <w:rFonts w:ascii="Courier New" w:hAnsi="Courier New" w:cs="Courier New"/>
          </w:rPr>
          <w:lastRenderedPageBreak/>
          <w:t xml:space="preserve">  </w:t>
        </w:r>
        <w:r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"101" - Fan</w:t>
        </w:r>
      </w:ins>
    </w:p>
    <w:p w14:paraId="6DAB8A50" w14:textId="77777777" w:rsidR="00EE2A14" w:rsidRDefault="00EE2A14" w:rsidP="00EE2A14">
      <w:pPr>
        <w:ind w:left="576"/>
        <w:rPr>
          <w:ins w:id="3426" w:author="hari prasath" w:date="2020-08-10T16:16:00Z"/>
          <w:rFonts w:ascii="Courier New" w:hAnsi="Courier New" w:cs="Courier New"/>
        </w:rPr>
      </w:pPr>
      <w:ins w:id="3427" w:author="hari prasath" w:date="2020-08-10T16:16:00Z">
        <w:r w:rsidRPr="00956093"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"temperature":16-28</w:t>
        </w:r>
      </w:ins>
    </w:p>
    <w:p w14:paraId="68E6057D" w14:textId="77777777" w:rsidR="00EE2A14" w:rsidRPr="00956093" w:rsidRDefault="00EE2A14" w:rsidP="00EE2A14">
      <w:pPr>
        <w:ind w:left="576"/>
        <w:rPr>
          <w:ins w:id="3428" w:author="hari prasath" w:date="2020-08-10T16:16:00Z"/>
          <w:rFonts w:ascii="Courier New" w:hAnsi="Courier New" w:cs="Courier New"/>
        </w:rPr>
      </w:pPr>
      <w:ins w:id="3429" w:author="hari prasath" w:date="2020-08-10T16:16:00Z">
        <w:r w:rsidRPr="00D75115">
          <w:rPr>
            <w:rFonts w:ascii="Courier New" w:hAnsi="Courier New" w:cs="Courier New"/>
            <w:b/>
            <w:bCs/>
          </w:rPr>
          <w:t>For HVAC Dry &amp; Fan mode is not supported</w:t>
        </w:r>
        <w:r w:rsidRPr="00956093">
          <w:rPr>
            <w:rFonts w:ascii="Courier New" w:hAnsi="Courier New" w:cs="Courier New"/>
          </w:rPr>
          <w:t>)</w:t>
        </w:r>
      </w:ins>
    </w:p>
    <w:p w14:paraId="4932F81D" w14:textId="1E667BE7" w:rsidR="006E38BB" w:rsidRDefault="006E38BB">
      <w:pPr>
        <w:rPr>
          <w:ins w:id="3430" w:author="hari prasath" w:date="2020-08-10T16:41:00Z"/>
        </w:rPr>
      </w:pPr>
      <w:ins w:id="3431" w:author="hari prasath" w:date="2020-08-10T16:41:00Z">
        <w:r>
          <w:br w:type="page"/>
        </w:r>
      </w:ins>
    </w:p>
    <w:p w14:paraId="5CAC11C7" w14:textId="77777777" w:rsidR="00EE2A14" w:rsidRPr="00EE2A14" w:rsidRDefault="00EE2A14">
      <w:pPr>
        <w:rPr>
          <w:ins w:id="3432" w:author="hari prasath" w:date="2020-08-10T15:47:00Z"/>
          <w:rPrChange w:id="3433" w:author="hari prasath" w:date="2020-08-10T16:16:00Z">
            <w:rPr>
              <w:ins w:id="3434" w:author="hari prasath" w:date="2020-08-10T15:47:00Z"/>
              <w:rFonts w:asciiTheme="minorHAnsi" w:hAnsiTheme="minorHAnsi" w:cstheme="minorHAnsi"/>
            </w:rPr>
          </w:rPrChange>
        </w:rPr>
        <w:pPrChange w:id="3435" w:author="hari prasath" w:date="2020-08-10T16:16:00Z">
          <w:pPr>
            <w:pStyle w:val="Heading2"/>
          </w:pPr>
        </w:pPrChange>
      </w:pPr>
    </w:p>
    <w:p w14:paraId="67974F35" w14:textId="77F15E16" w:rsidR="009167C1" w:rsidRPr="000B35FB" w:rsidRDefault="00EE2A14">
      <w:pPr>
        <w:pStyle w:val="Heading3"/>
        <w:rPr>
          <w:ins w:id="3436" w:author="hari prasath" w:date="2020-08-10T15:47:00Z"/>
        </w:rPr>
        <w:pPrChange w:id="3437" w:author="hari prasath" w:date="2020-08-10T16:16:00Z">
          <w:pPr/>
        </w:pPrChange>
      </w:pPr>
      <w:bookmarkStart w:id="3438" w:name="_Toc50192908"/>
      <w:ins w:id="3439" w:author="hari prasath" w:date="2020-08-10T16:16:00Z">
        <w:r>
          <w:t>Zone light control packet</w:t>
        </w:r>
      </w:ins>
      <w:bookmarkEnd w:id="3438"/>
    </w:p>
    <w:p w14:paraId="32C69FE3" w14:textId="77777777" w:rsidR="009167C1" w:rsidRPr="00A2695F" w:rsidRDefault="009167C1" w:rsidP="009167C1">
      <w:pPr>
        <w:ind w:firstLine="576"/>
        <w:rPr>
          <w:ins w:id="3440" w:author="hari prasath" w:date="2020-08-10T15:47:00Z"/>
          <w:rFonts w:asciiTheme="minorHAnsi" w:hAnsiTheme="minorHAnsi" w:cstheme="minorHAnsi"/>
        </w:rPr>
      </w:pPr>
      <w:ins w:id="3441" w:author="hari prasath" w:date="2020-08-10T15:47:00Z">
        <w:r w:rsidRPr="00A2695F">
          <w:rPr>
            <w:rFonts w:asciiTheme="minorHAnsi" w:hAnsiTheme="minorHAnsi" w:cstheme="minorHAnsi"/>
          </w:rPr>
          <w:t xml:space="preserve">Sensor receives this packet to control the registered </w:t>
        </w:r>
        <w:r>
          <w:rPr>
            <w:rFonts w:asciiTheme="minorHAnsi" w:hAnsiTheme="minorHAnsi" w:cstheme="minorHAnsi"/>
          </w:rPr>
          <w:t xml:space="preserve">zone </w:t>
        </w:r>
        <w:r w:rsidRPr="00A2695F">
          <w:rPr>
            <w:rFonts w:asciiTheme="minorHAnsi" w:hAnsiTheme="minorHAnsi" w:cstheme="minorHAnsi"/>
          </w:rPr>
          <w:t>light device</w:t>
        </w:r>
      </w:ins>
    </w:p>
    <w:p w14:paraId="08F09611" w14:textId="77777777" w:rsidR="009167C1" w:rsidRPr="000B35FB" w:rsidRDefault="009167C1" w:rsidP="009167C1">
      <w:pPr>
        <w:ind w:left="576"/>
        <w:rPr>
          <w:ins w:id="3442" w:author="hari prasath" w:date="2020-08-10T15:47:00Z"/>
          <w:rFonts w:ascii="Courier New" w:hAnsi="Courier New" w:cs="Courier New"/>
        </w:rPr>
      </w:pPr>
      <w:ins w:id="3443" w:author="hari prasath" w:date="2020-08-10T15:47:00Z">
        <w:r w:rsidRPr="000B35FB">
          <w:rPr>
            <w:rFonts w:ascii="Courier New" w:hAnsi="Courier New" w:cs="Courier New"/>
          </w:rPr>
          <w:t>{</w:t>
        </w:r>
      </w:ins>
    </w:p>
    <w:p w14:paraId="10B9D269" w14:textId="77777777" w:rsidR="009167C1" w:rsidRPr="000B35FB" w:rsidRDefault="009167C1" w:rsidP="009167C1">
      <w:pPr>
        <w:ind w:left="576"/>
        <w:rPr>
          <w:ins w:id="3444" w:author="hari prasath" w:date="2020-08-10T15:47:00Z"/>
          <w:rFonts w:ascii="Courier New" w:hAnsi="Courier New" w:cs="Courier New"/>
        </w:rPr>
      </w:pPr>
      <w:ins w:id="3445" w:author="hari prasath" w:date="2020-08-10T15:47:00Z">
        <w:r w:rsidRPr="000B35FB">
          <w:rPr>
            <w:rFonts w:ascii="Courier New" w:hAnsi="Courier New" w:cs="Courier New"/>
          </w:rPr>
          <w:t>“hmac”:’’,</w:t>
        </w:r>
      </w:ins>
    </w:p>
    <w:p w14:paraId="43C9BD84" w14:textId="77777777" w:rsidR="009167C1" w:rsidRPr="000B35FB" w:rsidRDefault="009167C1" w:rsidP="009167C1">
      <w:pPr>
        <w:ind w:left="576"/>
        <w:rPr>
          <w:ins w:id="3446" w:author="hari prasath" w:date="2020-08-10T15:47:00Z"/>
          <w:rFonts w:ascii="Courier New" w:hAnsi="Courier New" w:cs="Courier New"/>
        </w:rPr>
      </w:pPr>
      <w:ins w:id="3447" w:author="hari prasath" w:date="2020-08-10T15:47:00Z">
        <w:r w:rsidRPr="000B35FB">
          <w:rPr>
            <w:rFonts w:ascii="Courier New" w:hAnsi="Courier New" w:cs="Courier New"/>
          </w:rPr>
          <w:t>“payload”:</w:t>
        </w:r>
      </w:ins>
    </w:p>
    <w:p w14:paraId="2D7853B6" w14:textId="77777777" w:rsidR="009167C1" w:rsidRPr="000B35FB" w:rsidRDefault="009167C1" w:rsidP="009167C1">
      <w:pPr>
        <w:ind w:left="576"/>
        <w:rPr>
          <w:ins w:id="3448" w:author="hari prasath" w:date="2020-08-10T15:47:00Z"/>
          <w:rFonts w:ascii="Courier New" w:hAnsi="Courier New" w:cs="Courier New"/>
        </w:rPr>
      </w:pPr>
      <w:ins w:id="3449" w:author="hari prasath" w:date="2020-08-10T15:47:00Z">
        <w:r w:rsidRPr="000B35FB">
          <w:rPr>
            <w:rFonts w:ascii="Courier New" w:hAnsi="Courier New" w:cs="Courier New"/>
          </w:rPr>
          <w:t>{</w:t>
        </w:r>
        <w:r w:rsidRPr="000B35FB">
          <w:rPr>
            <w:rFonts w:ascii="Courier New" w:hAnsi="Courier New" w:cs="Courier New"/>
          </w:rPr>
          <w:tab/>
        </w:r>
      </w:ins>
    </w:p>
    <w:p w14:paraId="7C303006" w14:textId="77777777" w:rsidR="009167C1" w:rsidRPr="000B35FB" w:rsidRDefault="009167C1" w:rsidP="009167C1">
      <w:pPr>
        <w:ind w:left="576"/>
        <w:rPr>
          <w:ins w:id="3450" w:author="hari prasath" w:date="2020-08-10T15:47:00Z"/>
          <w:rFonts w:ascii="Courier New" w:hAnsi="Courier New" w:cs="Courier New"/>
        </w:rPr>
      </w:pPr>
      <w:ins w:id="3451" w:author="hari prasath" w:date="2020-08-10T15:47:00Z">
        <w:r w:rsidRPr="000B35FB">
          <w:rPr>
            <w:rFonts w:ascii="Courier New" w:hAnsi="Courier New" w:cs="Courier New"/>
          </w:rPr>
          <w:t>“device_uid”: “031219010010002”,</w:t>
        </w:r>
      </w:ins>
    </w:p>
    <w:p w14:paraId="5FAF5E3F" w14:textId="77777777" w:rsidR="009167C1" w:rsidRDefault="009167C1" w:rsidP="009167C1">
      <w:pPr>
        <w:ind w:left="576"/>
        <w:rPr>
          <w:ins w:id="3452" w:author="hari prasath" w:date="2020-08-10T15:47:00Z"/>
          <w:rFonts w:ascii="Courier New" w:hAnsi="Courier New" w:cs="Courier New"/>
        </w:rPr>
      </w:pPr>
      <w:ins w:id="3453" w:author="hari prasath" w:date="2020-08-10T15:47:00Z">
        <w:r w:rsidRPr="000B35FB">
          <w:rPr>
            <w:rFonts w:ascii="Courier New" w:hAnsi="Courier New" w:cs="Courier New"/>
          </w:rPr>
          <w:t xml:space="preserve"> “action”: </w:t>
        </w:r>
        <w:r>
          <w:rPr>
            <w:rFonts w:ascii="Courier New" w:hAnsi="Courier New" w:cs="Courier New"/>
          </w:rPr>
          <w:t>1</w:t>
        </w:r>
        <w:commentRangeStart w:id="3454"/>
        <w:r>
          <w:rPr>
            <w:rFonts w:ascii="Courier New" w:hAnsi="Courier New" w:cs="Courier New"/>
          </w:rPr>
          <w:t>0</w:t>
        </w:r>
        <w:commentRangeEnd w:id="3454"/>
        <w:r>
          <w:rPr>
            <w:rStyle w:val="CommentReference"/>
          </w:rPr>
          <w:commentReference w:id="3454"/>
        </w:r>
        <w:r w:rsidRPr="000B35FB">
          <w:rPr>
            <w:rFonts w:ascii="Courier New" w:hAnsi="Courier New" w:cs="Courier New"/>
          </w:rPr>
          <w:t>,</w:t>
        </w:r>
      </w:ins>
    </w:p>
    <w:p w14:paraId="01452858" w14:textId="77777777" w:rsidR="009167C1" w:rsidRPr="000B35FB" w:rsidRDefault="009167C1" w:rsidP="009167C1">
      <w:pPr>
        <w:rPr>
          <w:ins w:id="3455" w:author="hari prasath" w:date="2020-08-10T15:47:00Z"/>
          <w:rFonts w:ascii="Courier New" w:hAnsi="Courier New" w:cs="Courier New"/>
        </w:rPr>
      </w:pPr>
      <w:ins w:id="3456" w:author="hari prasath" w:date="2020-08-10T15:47:00Z">
        <w:r>
          <w:rPr>
            <w:rFonts w:eastAsia="Times New Roman"/>
            <w:lang w:val="en-IN"/>
          </w:rPr>
          <w:tab/>
        </w:r>
        <w:r w:rsidRPr="000B35FB">
          <w:rPr>
            <w:rFonts w:ascii="Courier New" w:hAnsi="Courier New" w:cs="Courier New"/>
          </w:rPr>
          <w:t>“device_data”:[</w:t>
        </w:r>
      </w:ins>
    </w:p>
    <w:p w14:paraId="552960CE" w14:textId="5F444E20" w:rsidR="009167C1" w:rsidRDefault="009167C1" w:rsidP="009167C1">
      <w:pPr>
        <w:ind w:left="576"/>
        <w:rPr>
          <w:ins w:id="3457" w:author="hari prasath" w:date="2020-08-25T18:08:00Z"/>
          <w:rFonts w:ascii="Courier New" w:hAnsi="Courier New" w:cs="Courier New"/>
        </w:rPr>
      </w:pPr>
      <w:ins w:id="3458" w:author="hari prasath" w:date="2020-08-10T15:47:00Z">
        <w:r w:rsidRPr="000B35FB">
          <w:rPr>
            <w:rFonts w:ascii="Courier New" w:hAnsi="Courier New" w:cs="Courier New"/>
          </w:rPr>
          <w:t>{</w:t>
        </w:r>
      </w:ins>
    </w:p>
    <w:p w14:paraId="5A7600EF" w14:textId="75D61D29" w:rsidR="00361537" w:rsidRDefault="00361537" w:rsidP="00361537">
      <w:pPr>
        <w:ind w:left="576"/>
        <w:rPr>
          <w:ins w:id="3459" w:author="hari prasath" w:date="2020-08-25T18:11:00Z"/>
          <w:rFonts w:ascii="Courier New" w:hAnsi="Courier New" w:cs="Courier New"/>
        </w:rPr>
      </w:pPr>
      <w:ins w:id="3460" w:author="hari prasath" w:date="2020-08-25T18:08:00Z">
        <w:r w:rsidRPr="00D75115">
          <w:rPr>
            <w:rFonts w:ascii="Courier New" w:hAnsi="Courier New" w:cs="Courier New"/>
          </w:rPr>
          <w:t>"command_type": 4,</w:t>
        </w:r>
      </w:ins>
    </w:p>
    <w:p w14:paraId="3229AEFF" w14:textId="0B0D8A11" w:rsidR="007112A1" w:rsidRDefault="007112A1">
      <w:pPr>
        <w:ind w:left="576"/>
        <w:rPr>
          <w:ins w:id="3461" w:author="hari prasath" w:date="2020-08-10T15:47:00Z"/>
          <w:rFonts w:ascii="Courier New" w:hAnsi="Courier New" w:cs="Courier New"/>
        </w:rPr>
      </w:pPr>
      <w:ins w:id="3462" w:author="hari prasath" w:date="2020-08-25T18:11:00Z">
        <w:r w:rsidRPr="000B35FB">
          <w:rPr>
            <w:rFonts w:ascii="Courier New" w:hAnsi="Courier New" w:cs="Courier New"/>
          </w:rPr>
          <w:t>“zone”: 1/2/3</w:t>
        </w:r>
      </w:ins>
    </w:p>
    <w:p w14:paraId="2F739874" w14:textId="77777777" w:rsidR="009167C1" w:rsidRPr="000B35FB" w:rsidRDefault="009167C1" w:rsidP="009167C1">
      <w:pPr>
        <w:ind w:left="576"/>
        <w:rPr>
          <w:ins w:id="3463" w:author="hari prasath" w:date="2020-08-10T15:47:00Z"/>
          <w:rFonts w:ascii="Courier New" w:hAnsi="Courier New" w:cs="Courier New"/>
        </w:rPr>
      </w:pPr>
      <w:ins w:id="3464" w:author="hari prasath" w:date="2020-08-10T15:47:00Z">
        <w:r w:rsidRPr="000B35FB">
          <w:rPr>
            <w:rFonts w:ascii="Courier New" w:hAnsi="Courier New" w:cs="Courier New"/>
          </w:rPr>
          <w:t>“color”:</w:t>
        </w:r>
        <w:commentRangeStart w:id="3465"/>
        <w:r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>&lt;rrggbb&gt;,</w:t>
        </w:r>
        <w:r w:rsidRPr="00F73FFD" w:rsidDel="000A13C8">
          <w:rPr>
            <w:rFonts w:ascii="Courier New" w:hAnsi="Courier New" w:cs="Courier New"/>
          </w:rPr>
          <w:t xml:space="preserve"> </w:t>
        </w:r>
        <w:commentRangeEnd w:id="3465"/>
        <w:r>
          <w:rPr>
            <w:rStyle w:val="CommentReference"/>
          </w:rPr>
          <w:commentReference w:id="3465"/>
        </w:r>
      </w:ins>
    </w:p>
    <w:p w14:paraId="00AC6260" w14:textId="77777777" w:rsidR="009167C1" w:rsidRPr="000B35FB" w:rsidRDefault="009167C1" w:rsidP="009167C1">
      <w:pPr>
        <w:ind w:left="576"/>
        <w:rPr>
          <w:ins w:id="3466" w:author="hari prasath" w:date="2020-08-10T15:47:00Z"/>
          <w:rFonts w:ascii="Courier New" w:hAnsi="Courier New" w:cs="Courier New"/>
        </w:rPr>
      </w:pPr>
      <w:ins w:id="3467" w:author="hari prasath" w:date="2020-08-10T15:47:00Z">
        <w:r w:rsidRPr="000B35FB">
          <w:rPr>
            <w:rFonts w:ascii="Courier New" w:hAnsi="Courier New" w:cs="Courier New"/>
          </w:rPr>
          <w:t xml:space="preserve"> "light_status":1/0</w:t>
        </w:r>
        <w:r>
          <w:rPr>
            <w:rFonts w:ascii="Courier New" w:hAnsi="Courier New" w:cs="Courier New"/>
          </w:rPr>
          <w:t>,</w:t>
        </w:r>
      </w:ins>
    </w:p>
    <w:p w14:paraId="7046B43F" w14:textId="7D079FA5" w:rsidR="009167C1" w:rsidRPr="000B35FB" w:rsidRDefault="009167C1" w:rsidP="009167C1">
      <w:pPr>
        <w:ind w:left="576"/>
        <w:rPr>
          <w:ins w:id="3468" w:author="hari prasath" w:date="2020-08-10T15:47:00Z"/>
          <w:rFonts w:ascii="Courier New" w:hAnsi="Courier New" w:cs="Courier New"/>
        </w:rPr>
      </w:pPr>
      <w:ins w:id="3469" w:author="hari prasath" w:date="2020-08-10T15:47:00Z">
        <w:r w:rsidRPr="000B35FB">
          <w:rPr>
            <w:rFonts w:ascii="Courier New" w:hAnsi="Courier New" w:cs="Courier New"/>
          </w:rPr>
          <w:t xml:space="preserve"> "</w:t>
        </w:r>
      </w:ins>
      <w:ins w:id="3470" w:author="hari prasath" w:date="2020-08-25T18:09:00Z">
        <w:r w:rsidR="007507E7" w:rsidRPr="007507E7">
          <w:rPr>
            <w:rFonts w:ascii="Courier New" w:hAnsi="Courier New" w:cs="Courier New"/>
            <w:rPrChange w:id="3471" w:author="hari prasath" w:date="2020-08-25T18:09:00Z">
              <w:rPr>
                <w:lang w:val="en-IN"/>
              </w:rPr>
            </w:rPrChange>
          </w:rPr>
          <w:t>brightness</w:t>
        </w:r>
      </w:ins>
      <w:ins w:id="3472" w:author="hari prasath" w:date="2020-08-10T15:47:00Z">
        <w:r w:rsidRPr="000B35FB">
          <w:rPr>
            <w:rFonts w:ascii="Courier New" w:hAnsi="Courier New" w:cs="Courier New"/>
          </w:rPr>
          <w:t>":</w:t>
        </w:r>
        <w:r>
          <w:rPr>
            <w:rFonts w:ascii="Courier New" w:hAnsi="Courier New" w:cs="Courier New"/>
          </w:rPr>
          <w:t>15,</w:t>
        </w:r>
      </w:ins>
    </w:p>
    <w:p w14:paraId="68FB0364" w14:textId="77777777" w:rsidR="009167C1" w:rsidRPr="000B35FB" w:rsidRDefault="009167C1" w:rsidP="009167C1">
      <w:pPr>
        <w:ind w:left="576"/>
        <w:rPr>
          <w:ins w:id="3473" w:author="hari prasath" w:date="2020-08-10T15:47:00Z"/>
          <w:rFonts w:ascii="Courier New" w:hAnsi="Courier New" w:cs="Courier New"/>
        </w:rPr>
      </w:pPr>
      <w:ins w:id="3474" w:author="hari prasath" w:date="2020-08-10T15:47:00Z">
        <w:r w:rsidRPr="000B35FB">
          <w:rPr>
            <w:rFonts w:ascii="Courier New" w:hAnsi="Courier New" w:cs="Courier New"/>
          </w:rPr>
          <w:t>}</w:t>
        </w:r>
      </w:ins>
    </w:p>
    <w:p w14:paraId="00BDF3FD" w14:textId="77777777" w:rsidR="009167C1" w:rsidRPr="000B35FB" w:rsidRDefault="009167C1" w:rsidP="009167C1">
      <w:pPr>
        <w:ind w:left="576"/>
        <w:rPr>
          <w:ins w:id="3475" w:author="hari prasath" w:date="2020-08-10T15:47:00Z"/>
          <w:rFonts w:ascii="Courier New" w:hAnsi="Courier New" w:cs="Courier New"/>
        </w:rPr>
      </w:pPr>
      <w:ins w:id="3476" w:author="hari prasath" w:date="2020-08-10T15:47:00Z">
        <w:r w:rsidRPr="000B35FB">
          <w:rPr>
            <w:rFonts w:ascii="Courier New" w:hAnsi="Courier New" w:cs="Courier New"/>
          </w:rPr>
          <w:t>]</w:t>
        </w:r>
      </w:ins>
    </w:p>
    <w:p w14:paraId="1245F087" w14:textId="77777777" w:rsidR="009167C1" w:rsidRPr="000B35FB" w:rsidRDefault="009167C1" w:rsidP="009167C1">
      <w:pPr>
        <w:ind w:left="576"/>
        <w:rPr>
          <w:ins w:id="3477" w:author="hari prasath" w:date="2020-08-10T15:47:00Z"/>
          <w:rFonts w:ascii="Courier New" w:hAnsi="Courier New" w:cs="Courier New"/>
        </w:rPr>
      </w:pPr>
      <w:ins w:id="3478" w:author="hari prasath" w:date="2020-08-10T15:47:00Z">
        <w:r w:rsidRPr="000B35FB">
          <w:rPr>
            <w:rFonts w:ascii="Courier New" w:hAnsi="Courier New" w:cs="Courier New"/>
          </w:rPr>
          <w:t>}</w:t>
        </w:r>
      </w:ins>
    </w:p>
    <w:p w14:paraId="202926B0" w14:textId="77777777" w:rsidR="009167C1" w:rsidRPr="000B35FB" w:rsidRDefault="009167C1" w:rsidP="009167C1">
      <w:pPr>
        <w:ind w:left="576"/>
        <w:rPr>
          <w:ins w:id="3479" w:author="hari prasath" w:date="2020-08-10T15:47:00Z"/>
          <w:rFonts w:ascii="Courier New" w:hAnsi="Courier New" w:cs="Courier New"/>
        </w:rPr>
      </w:pPr>
      <w:ins w:id="3480" w:author="hari prasath" w:date="2020-08-10T15:47:00Z">
        <w:r w:rsidRPr="000B35FB">
          <w:rPr>
            <w:rFonts w:ascii="Courier New" w:hAnsi="Courier New" w:cs="Courier New"/>
          </w:rPr>
          <w:t>}</w:t>
        </w:r>
      </w:ins>
    </w:p>
    <w:p w14:paraId="65BE0364" w14:textId="77777777" w:rsidR="009167C1" w:rsidRPr="000B35FB" w:rsidRDefault="009167C1" w:rsidP="009167C1">
      <w:pPr>
        <w:ind w:left="576"/>
        <w:rPr>
          <w:ins w:id="3481" w:author="hari prasath" w:date="2020-08-10T15:47:00Z"/>
          <w:rFonts w:ascii="Courier New" w:hAnsi="Courier New" w:cs="Courier New"/>
        </w:rPr>
      </w:pPr>
      <w:ins w:id="3482" w:author="hari prasath" w:date="2020-08-10T15:47:00Z">
        <w:r w:rsidRPr="000B35FB">
          <w:rPr>
            <w:rFonts w:ascii="Courier New" w:hAnsi="Courier New" w:cs="Courier New"/>
          </w:rPr>
          <w:t>(NOTE: "light_status":1 – Turn ON light</w:t>
        </w:r>
      </w:ins>
    </w:p>
    <w:p w14:paraId="45950688" w14:textId="77777777" w:rsidR="009167C1" w:rsidRPr="000B35FB" w:rsidRDefault="009167C1" w:rsidP="009167C1">
      <w:pPr>
        <w:ind w:left="576"/>
        <w:rPr>
          <w:ins w:id="3483" w:author="hari prasath" w:date="2020-08-10T15:47:00Z"/>
          <w:rFonts w:ascii="Courier New" w:hAnsi="Courier New" w:cs="Courier New"/>
        </w:rPr>
      </w:pPr>
      <w:ins w:id="3484" w:author="hari prasath" w:date="2020-08-10T15:47:00Z">
        <w:r w:rsidRPr="000B35FB">
          <w:rPr>
            <w:rFonts w:ascii="Courier New" w:hAnsi="Courier New" w:cs="Courier New"/>
          </w:rPr>
          <w:tab/>
          <w:t>"light_status":0 – Turn OFF light</w:t>
        </w:r>
      </w:ins>
    </w:p>
    <w:p w14:paraId="0128607C" w14:textId="77777777" w:rsidR="009167C1" w:rsidRPr="007C0F92" w:rsidRDefault="009167C1" w:rsidP="009167C1">
      <w:pPr>
        <w:ind w:left="576"/>
        <w:rPr>
          <w:ins w:id="3485" w:author="hari prasath" w:date="2020-08-10T15:47:00Z"/>
          <w:rFonts w:ascii="Courier New" w:hAnsi="Courier New" w:cs="Courier New"/>
        </w:rPr>
      </w:pPr>
      <w:ins w:id="3486" w:author="hari prasath" w:date="2020-08-10T15:47:00Z">
        <w:r w:rsidRPr="007C0F92">
          <w:rPr>
            <w:rFonts w:ascii="Courier New" w:hAnsi="Courier New" w:cs="Courier New"/>
          </w:rPr>
          <w:t xml:space="preserve">“Night Lamps”  </w:t>
        </w:r>
        <w:r w:rsidRPr="007C0F92">
          <w:rPr>
            <w:rFonts w:ascii="Courier New" w:hAnsi="Courier New" w:cs="Courier New"/>
          </w:rPr>
          <w:tab/>
          <w:t>- 1</w:t>
        </w:r>
      </w:ins>
    </w:p>
    <w:p w14:paraId="050A16B2" w14:textId="77777777" w:rsidR="009167C1" w:rsidRPr="007C0F92" w:rsidRDefault="009167C1" w:rsidP="009167C1">
      <w:pPr>
        <w:ind w:left="576"/>
        <w:rPr>
          <w:ins w:id="3487" w:author="hari prasath" w:date="2020-08-10T15:47:00Z"/>
          <w:rFonts w:ascii="Courier New" w:hAnsi="Courier New" w:cs="Courier New"/>
        </w:rPr>
      </w:pPr>
      <w:ins w:id="3488" w:author="hari prasath" w:date="2020-08-10T15:47:00Z">
        <w:r w:rsidRPr="007C0F92">
          <w:rPr>
            <w:rFonts w:ascii="Courier New" w:hAnsi="Courier New" w:cs="Courier New"/>
          </w:rPr>
          <w:t xml:space="preserve">“Living Space” </w:t>
        </w:r>
        <w:r w:rsidRPr="007C0F92">
          <w:rPr>
            <w:rFonts w:ascii="Courier New" w:hAnsi="Courier New" w:cs="Courier New"/>
          </w:rPr>
          <w:tab/>
          <w:t>- 2</w:t>
        </w:r>
      </w:ins>
    </w:p>
    <w:p w14:paraId="6F154D21" w14:textId="77777777" w:rsidR="009167C1" w:rsidRDefault="009167C1" w:rsidP="009167C1">
      <w:pPr>
        <w:ind w:left="576"/>
        <w:rPr>
          <w:ins w:id="3489" w:author="hari prasath" w:date="2020-08-10T15:47:00Z"/>
          <w:rFonts w:ascii="Courier New" w:hAnsi="Courier New" w:cs="Courier New"/>
        </w:rPr>
      </w:pPr>
      <w:ins w:id="3490" w:author="hari prasath" w:date="2020-08-10T15:47:00Z">
        <w:r w:rsidRPr="007C0F92">
          <w:rPr>
            <w:rFonts w:ascii="Courier New" w:hAnsi="Courier New" w:cs="Courier New"/>
          </w:rPr>
          <w:t>“Corridor“       - 3</w:t>
        </w:r>
        <w:r w:rsidRPr="007C0F92" w:rsidDel="007C0F92">
          <w:rPr>
            <w:rFonts w:ascii="Courier New" w:hAnsi="Courier New" w:cs="Courier New"/>
          </w:rPr>
          <w:t xml:space="preserve"> </w:t>
        </w:r>
      </w:ins>
    </w:p>
    <w:p w14:paraId="1F3CE59B" w14:textId="77777777" w:rsidR="009167C1" w:rsidRDefault="009167C1" w:rsidP="009167C1">
      <w:pPr>
        <w:ind w:left="576"/>
        <w:rPr>
          <w:ins w:id="3491" w:author="hari prasath" w:date="2020-08-10T15:47:00Z"/>
          <w:rFonts w:ascii="Courier New" w:hAnsi="Courier New" w:cs="Courier New"/>
        </w:rPr>
      </w:pPr>
      <w:ins w:id="3492" w:author="hari prasath" w:date="2020-08-10T15:47:00Z">
        <w:r w:rsidRPr="000B35FB">
          <w:rPr>
            <w:rFonts w:ascii="Courier New" w:hAnsi="Courier New" w:cs="Courier New"/>
          </w:rPr>
          <w:t>)</w:t>
        </w:r>
      </w:ins>
    </w:p>
    <w:p w14:paraId="0F23FC84" w14:textId="77777777" w:rsidR="009167C1" w:rsidRPr="00A2695F" w:rsidRDefault="009167C1" w:rsidP="009167C1">
      <w:pPr>
        <w:pStyle w:val="Heading2"/>
        <w:spacing w:before="0"/>
        <w:rPr>
          <w:ins w:id="3493" w:author="hari prasath" w:date="2020-08-10T15:48:00Z"/>
        </w:rPr>
      </w:pPr>
      <w:bookmarkStart w:id="3494" w:name="_Toc50192909"/>
      <w:ins w:id="3495" w:author="hari prasath" w:date="2020-08-10T15:48:00Z">
        <w:r w:rsidRPr="00A2695F">
          <w:t>Device registration ACK packet</w:t>
        </w:r>
        <w:bookmarkEnd w:id="3494"/>
      </w:ins>
    </w:p>
    <w:p w14:paraId="729B0421" w14:textId="77777777" w:rsidR="009167C1" w:rsidRDefault="009167C1" w:rsidP="009167C1">
      <w:pPr>
        <w:ind w:left="567"/>
        <w:rPr>
          <w:ins w:id="3496" w:author="hari prasath" w:date="2020-08-10T15:48:00Z"/>
        </w:rPr>
      </w:pPr>
      <w:ins w:id="3497" w:author="hari prasath" w:date="2020-08-10T15:48:00Z">
        <w:r w:rsidRPr="00A2695F">
          <w:rPr>
            <w:rFonts w:asciiTheme="minorHAnsi" w:hAnsiTheme="minorHAnsi" w:cstheme="minorHAnsi"/>
          </w:rPr>
          <w:t xml:space="preserve">Sensor receive this ACK packet from Hub to know that sensor is registered or not, after sending </w:t>
        </w:r>
        <w:r>
          <w:fldChar w:fldCharType="begin"/>
        </w:r>
        <w:r>
          <w:instrText xml:space="preserve"> HYPERLINK \l "_Device_registration_packet" </w:instrText>
        </w:r>
        <w:r>
          <w:fldChar w:fldCharType="separate"/>
        </w:r>
        <w:r w:rsidRPr="00A2695F">
          <w:rPr>
            <w:rStyle w:val="Hyperlink"/>
            <w:rFonts w:asciiTheme="minorHAnsi" w:hAnsiTheme="minorHAnsi" w:cstheme="minorHAnsi"/>
          </w:rPr>
          <w:t>Device registration packet</w:t>
        </w:r>
        <w:r>
          <w:rPr>
            <w:rStyle w:val="Hyperlink"/>
            <w:rFonts w:asciiTheme="minorHAnsi" w:hAnsiTheme="minorHAnsi" w:cstheme="minorHAnsi"/>
          </w:rPr>
          <w:fldChar w:fldCharType="end"/>
        </w:r>
      </w:ins>
    </w:p>
    <w:p w14:paraId="3FFA5E53" w14:textId="77777777" w:rsidR="009167C1" w:rsidRPr="00A2695F" w:rsidRDefault="009167C1" w:rsidP="009167C1">
      <w:pPr>
        <w:pStyle w:val="Heading3"/>
        <w:rPr>
          <w:ins w:id="3498" w:author="hari prasath" w:date="2020-08-10T15:48:00Z"/>
        </w:rPr>
      </w:pPr>
      <w:bookmarkStart w:id="3499" w:name="_Toc50192910"/>
      <w:ins w:id="3500" w:author="hari prasath" w:date="2020-08-10T15:48:00Z">
        <w:r>
          <w:t>Amenos ACK packet</w:t>
        </w:r>
        <w:bookmarkEnd w:id="3499"/>
      </w:ins>
    </w:p>
    <w:p w14:paraId="03016535" w14:textId="77777777" w:rsidR="009167C1" w:rsidRPr="00956093" w:rsidRDefault="009167C1" w:rsidP="009167C1">
      <w:pPr>
        <w:ind w:left="720"/>
        <w:rPr>
          <w:ins w:id="3501" w:author="hari prasath" w:date="2020-08-10T15:48:00Z"/>
          <w:rFonts w:ascii="Courier New" w:hAnsi="Courier New" w:cs="Courier New"/>
        </w:rPr>
      </w:pPr>
      <w:ins w:id="3502" w:author="hari prasath" w:date="2020-08-10T15:48:00Z">
        <w:r w:rsidRPr="00956093">
          <w:rPr>
            <w:rFonts w:ascii="Courier New" w:hAnsi="Courier New" w:cs="Courier New"/>
          </w:rPr>
          <w:t>{</w:t>
        </w:r>
      </w:ins>
    </w:p>
    <w:p w14:paraId="67944791" w14:textId="77777777" w:rsidR="009167C1" w:rsidRPr="00956093" w:rsidRDefault="009167C1" w:rsidP="009167C1">
      <w:pPr>
        <w:ind w:left="720"/>
        <w:rPr>
          <w:ins w:id="3503" w:author="hari prasath" w:date="2020-08-10T15:48:00Z"/>
          <w:rFonts w:ascii="Courier New" w:hAnsi="Courier New" w:cs="Courier New"/>
        </w:rPr>
      </w:pPr>
      <w:ins w:id="3504" w:author="hari prasath" w:date="2020-08-10T15:48:00Z">
        <w:r w:rsidRPr="00956093">
          <w:rPr>
            <w:rFonts w:ascii="Courier New" w:hAnsi="Courier New" w:cs="Courier New"/>
          </w:rPr>
          <w:t>“hmac”:’’,</w:t>
        </w:r>
      </w:ins>
    </w:p>
    <w:p w14:paraId="3E8A710D" w14:textId="77777777" w:rsidR="009167C1" w:rsidRPr="00956093" w:rsidRDefault="009167C1" w:rsidP="009167C1">
      <w:pPr>
        <w:ind w:left="720"/>
        <w:rPr>
          <w:ins w:id="3505" w:author="hari prasath" w:date="2020-08-10T15:48:00Z"/>
          <w:rFonts w:ascii="Courier New" w:hAnsi="Courier New" w:cs="Courier New"/>
        </w:rPr>
      </w:pPr>
      <w:ins w:id="3506" w:author="hari prasath" w:date="2020-08-10T15:48:00Z">
        <w:r w:rsidRPr="00956093">
          <w:rPr>
            <w:rFonts w:ascii="Courier New" w:hAnsi="Courier New" w:cs="Courier New"/>
          </w:rPr>
          <w:t>“payload”:</w:t>
        </w:r>
      </w:ins>
    </w:p>
    <w:p w14:paraId="601FD55D" w14:textId="77777777" w:rsidR="009167C1" w:rsidRPr="00956093" w:rsidRDefault="009167C1" w:rsidP="009167C1">
      <w:pPr>
        <w:ind w:left="720"/>
        <w:rPr>
          <w:ins w:id="3507" w:author="hari prasath" w:date="2020-08-10T15:48:00Z"/>
          <w:rFonts w:ascii="Courier New" w:hAnsi="Courier New" w:cs="Courier New"/>
        </w:rPr>
      </w:pPr>
      <w:ins w:id="3508" w:author="hari prasath" w:date="2020-08-10T15:48:00Z">
        <w:r w:rsidRPr="00956093">
          <w:rPr>
            <w:rFonts w:ascii="Courier New" w:hAnsi="Courier New" w:cs="Courier New"/>
          </w:rPr>
          <w:t>{</w:t>
        </w:r>
      </w:ins>
    </w:p>
    <w:p w14:paraId="4049423A" w14:textId="77777777" w:rsidR="009167C1" w:rsidRPr="00956093" w:rsidRDefault="009167C1" w:rsidP="009167C1">
      <w:pPr>
        <w:ind w:left="720"/>
        <w:rPr>
          <w:ins w:id="3509" w:author="hari prasath" w:date="2020-08-10T15:48:00Z"/>
          <w:rFonts w:ascii="Courier New" w:hAnsi="Courier New" w:cs="Courier New"/>
        </w:rPr>
      </w:pPr>
      <w:ins w:id="3510" w:author="hari prasath" w:date="2020-08-10T15:48:00Z">
        <w:r w:rsidRPr="00956093">
          <w:rPr>
            <w:rFonts w:ascii="Courier New" w:hAnsi="Courier New" w:cs="Courier New"/>
          </w:rPr>
          <w:t xml:space="preserve">       “device_uid” : </w:t>
        </w:r>
        <w:r>
          <w:rPr>
            <w:rFonts w:ascii="Courier New" w:hAnsi="Courier New" w:cs="Courier New"/>
          </w:rPr>
          <w:t>“</w:t>
        </w:r>
        <w:r w:rsidRPr="00956093">
          <w:rPr>
            <w:rFonts w:ascii="Courier New" w:hAnsi="Courier New" w:cs="Courier New"/>
          </w:rPr>
          <w:t>031219010010002</w:t>
        </w:r>
        <w:r>
          <w:rPr>
            <w:rFonts w:ascii="Courier New" w:hAnsi="Courier New" w:cs="Courier New"/>
          </w:rPr>
          <w:t>”</w:t>
        </w:r>
        <w:r w:rsidRPr="00956093">
          <w:rPr>
            <w:rFonts w:ascii="Courier New" w:hAnsi="Courier New" w:cs="Courier New"/>
          </w:rPr>
          <w:t>,</w:t>
        </w:r>
      </w:ins>
    </w:p>
    <w:p w14:paraId="557E850F" w14:textId="77777777" w:rsidR="009167C1" w:rsidRPr="00956093" w:rsidRDefault="009167C1" w:rsidP="009167C1">
      <w:pPr>
        <w:ind w:left="720"/>
        <w:rPr>
          <w:ins w:id="3511" w:author="hari prasath" w:date="2020-08-10T15:48:00Z"/>
          <w:rFonts w:ascii="Courier New" w:hAnsi="Courier New" w:cs="Courier New"/>
        </w:rPr>
      </w:pPr>
      <w:ins w:id="3512" w:author="hari prasath" w:date="2020-08-10T15:48:00Z">
        <w:r w:rsidRPr="00956093">
          <w:rPr>
            <w:rFonts w:ascii="Courier New" w:hAnsi="Courier New" w:cs="Courier New"/>
          </w:rPr>
          <w:t xml:space="preserve">       “action”:11,</w:t>
        </w:r>
      </w:ins>
    </w:p>
    <w:p w14:paraId="71C3700E" w14:textId="77777777" w:rsidR="009167C1" w:rsidRPr="00956093" w:rsidRDefault="009167C1" w:rsidP="009167C1">
      <w:pPr>
        <w:ind w:left="720"/>
        <w:rPr>
          <w:ins w:id="3513" w:author="hari prasath" w:date="2020-08-10T15:48:00Z"/>
          <w:rFonts w:ascii="Courier New" w:hAnsi="Courier New" w:cs="Courier New"/>
        </w:rPr>
      </w:pPr>
      <w:ins w:id="3514" w:author="hari prasath" w:date="2020-08-10T15:48:00Z">
        <w:r w:rsidRPr="00956093">
          <w:rPr>
            <w:rFonts w:ascii="Courier New" w:hAnsi="Courier New" w:cs="Courier New"/>
          </w:rPr>
          <w:t xml:space="preserve">         “</w:t>
        </w:r>
        <w:r>
          <w:rPr>
            <w:rFonts w:ascii="Courier New" w:hAnsi="Courier New" w:cs="Courier New"/>
          </w:rPr>
          <w:t>device_</w:t>
        </w:r>
        <w:r w:rsidRPr="00956093">
          <w:rPr>
            <w:rFonts w:ascii="Courier New" w:hAnsi="Courier New" w:cs="Courier New"/>
          </w:rPr>
          <w:t>data”:[</w:t>
        </w:r>
      </w:ins>
    </w:p>
    <w:p w14:paraId="71AEC098" w14:textId="77777777" w:rsidR="009167C1" w:rsidRPr="00956093" w:rsidRDefault="009167C1" w:rsidP="009167C1">
      <w:pPr>
        <w:ind w:left="720"/>
        <w:rPr>
          <w:ins w:id="3515" w:author="hari prasath" w:date="2020-08-10T15:48:00Z"/>
          <w:rFonts w:ascii="Courier New" w:hAnsi="Courier New" w:cs="Courier New"/>
        </w:rPr>
      </w:pPr>
      <w:ins w:id="3516" w:author="hari prasath" w:date="2020-08-10T15:48:00Z">
        <w:r w:rsidRPr="00956093">
          <w:rPr>
            <w:rFonts w:ascii="Courier New" w:hAnsi="Courier New" w:cs="Courier New"/>
          </w:rPr>
          <w:t>{</w:t>
        </w:r>
      </w:ins>
    </w:p>
    <w:p w14:paraId="581F7CA1" w14:textId="77777777" w:rsidR="009167C1" w:rsidRPr="00956093" w:rsidRDefault="009167C1" w:rsidP="009167C1">
      <w:pPr>
        <w:ind w:left="720"/>
        <w:rPr>
          <w:ins w:id="3517" w:author="hari prasath" w:date="2020-08-10T15:48:00Z"/>
          <w:rFonts w:ascii="Courier New" w:hAnsi="Courier New" w:cs="Courier New"/>
        </w:rPr>
      </w:pPr>
      <w:ins w:id="3518" w:author="hari prasath" w:date="2020-08-10T15:48:00Z">
        <w:r w:rsidRPr="00956093">
          <w:rPr>
            <w:rFonts w:ascii="Courier New" w:hAnsi="Courier New" w:cs="Courier New"/>
          </w:rPr>
          <w:t xml:space="preserve">     “ack_type”:1</w:t>
        </w:r>
        <w:r>
          <w:rPr>
            <w:rFonts w:ascii="Courier New" w:hAnsi="Courier New" w:cs="Courier New"/>
          </w:rPr>
          <w:t>,</w:t>
        </w:r>
      </w:ins>
    </w:p>
    <w:p w14:paraId="4AFD1E9B" w14:textId="77777777" w:rsidR="009167C1" w:rsidRPr="00956093" w:rsidRDefault="009167C1" w:rsidP="009167C1">
      <w:pPr>
        <w:ind w:left="720"/>
        <w:rPr>
          <w:ins w:id="3519" w:author="hari prasath" w:date="2020-08-10T15:48:00Z"/>
          <w:rFonts w:ascii="Courier New" w:hAnsi="Courier New" w:cs="Courier New"/>
        </w:rPr>
      </w:pPr>
      <w:ins w:id="3520" w:author="hari prasath" w:date="2020-08-10T15:48:00Z">
        <w:r w:rsidRPr="00956093">
          <w:rPr>
            <w:rFonts w:ascii="Courier New" w:hAnsi="Courier New" w:cs="Courier New"/>
          </w:rPr>
          <w:t xml:space="preserve">     “status”:1/0</w:t>
        </w:r>
      </w:ins>
    </w:p>
    <w:p w14:paraId="6B8BEC49" w14:textId="77777777" w:rsidR="009167C1" w:rsidRPr="00956093" w:rsidRDefault="009167C1" w:rsidP="009167C1">
      <w:pPr>
        <w:ind w:left="720"/>
        <w:rPr>
          <w:ins w:id="3521" w:author="hari prasath" w:date="2020-08-10T15:48:00Z"/>
          <w:rFonts w:ascii="Courier New" w:hAnsi="Courier New" w:cs="Courier New"/>
        </w:rPr>
      </w:pPr>
      <w:ins w:id="3522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71F48D66" w14:textId="77777777" w:rsidR="009167C1" w:rsidRPr="00956093" w:rsidRDefault="009167C1" w:rsidP="009167C1">
      <w:pPr>
        <w:ind w:left="720"/>
        <w:rPr>
          <w:ins w:id="3523" w:author="hari prasath" w:date="2020-08-10T15:48:00Z"/>
          <w:rFonts w:ascii="Courier New" w:hAnsi="Courier New" w:cs="Courier New"/>
        </w:rPr>
      </w:pPr>
    </w:p>
    <w:p w14:paraId="4DE17D03" w14:textId="77777777" w:rsidR="009167C1" w:rsidRPr="00956093" w:rsidRDefault="009167C1" w:rsidP="009167C1">
      <w:pPr>
        <w:ind w:left="720"/>
        <w:rPr>
          <w:ins w:id="3524" w:author="hari prasath" w:date="2020-08-10T15:48:00Z"/>
          <w:rFonts w:ascii="Courier New" w:hAnsi="Courier New" w:cs="Courier New"/>
        </w:rPr>
      </w:pPr>
      <w:ins w:id="3525" w:author="hari prasath" w:date="2020-08-10T15:48:00Z">
        <w:r w:rsidRPr="00956093">
          <w:rPr>
            <w:rFonts w:ascii="Courier New" w:hAnsi="Courier New" w:cs="Courier New"/>
          </w:rPr>
          <w:t>]</w:t>
        </w:r>
      </w:ins>
    </w:p>
    <w:p w14:paraId="5E85B8C6" w14:textId="77777777" w:rsidR="009167C1" w:rsidRPr="00956093" w:rsidRDefault="009167C1" w:rsidP="009167C1">
      <w:pPr>
        <w:ind w:left="720"/>
        <w:rPr>
          <w:ins w:id="3526" w:author="hari prasath" w:date="2020-08-10T15:48:00Z"/>
          <w:rFonts w:ascii="Courier New" w:hAnsi="Courier New" w:cs="Courier New"/>
        </w:rPr>
      </w:pPr>
      <w:ins w:id="3527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4B0E7838" w14:textId="77777777" w:rsidR="009167C1" w:rsidRDefault="009167C1" w:rsidP="009167C1">
      <w:pPr>
        <w:ind w:left="720"/>
        <w:rPr>
          <w:ins w:id="3528" w:author="hari prasath" w:date="2020-08-10T15:48:00Z"/>
          <w:rFonts w:ascii="Courier New" w:hAnsi="Courier New" w:cs="Courier New"/>
        </w:rPr>
      </w:pPr>
      <w:ins w:id="3529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0526D297" w14:textId="77777777" w:rsidR="009167C1" w:rsidRDefault="009167C1" w:rsidP="009167C1">
      <w:pPr>
        <w:rPr>
          <w:ins w:id="3530" w:author="hari prasath" w:date="2020-08-10T15:48:00Z"/>
          <w:rFonts w:ascii="Courier New" w:hAnsi="Courier New" w:cs="Courier New"/>
        </w:rPr>
      </w:pPr>
    </w:p>
    <w:p w14:paraId="3D69A0F4" w14:textId="77777777" w:rsidR="009167C1" w:rsidRDefault="009167C1" w:rsidP="009167C1">
      <w:pPr>
        <w:pStyle w:val="Heading3"/>
        <w:rPr>
          <w:ins w:id="3531" w:author="hari prasath" w:date="2020-08-10T15:48:00Z"/>
        </w:rPr>
      </w:pPr>
      <w:bookmarkStart w:id="3532" w:name="_Toc50192911"/>
      <w:ins w:id="3533" w:author="hari prasath" w:date="2020-08-10T15:48:00Z">
        <w:r>
          <w:t>Kinisi ACK packet</w:t>
        </w:r>
        <w:bookmarkEnd w:id="3532"/>
      </w:ins>
    </w:p>
    <w:p w14:paraId="18509007" w14:textId="77777777" w:rsidR="009167C1" w:rsidRPr="00956093" w:rsidRDefault="009167C1" w:rsidP="009167C1">
      <w:pPr>
        <w:ind w:left="720"/>
        <w:rPr>
          <w:ins w:id="3534" w:author="hari prasath" w:date="2020-08-10T15:48:00Z"/>
          <w:rFonts w:ascii="Courier New" w:hAnsi="Courier New" w:cs="Courier New"/>
        </w:rPr>
      </w:pPr>
      <w:ins w:id="3535" w:author="hari prasath" w:date="2020-08-10T15:48:00Z">
        <w:r w:rsidRPr="00956093">
          <w:rPr>
            <w:rFonts w:ascii="Courier New" w:hAnsi="Courier New" w:cs="Courier New"/>
          </w:rPr>
          <w:t>{</w:t>
        </w:r>
      </w:ins>
    </w:p>
    <w:p w14:paraId="65B218C9" w14:textId="77777777" w:rsidR="009167C1" w:rsidRPr="00956093" w:rsidRDefault="009167C1" w:rsidP="009167C1">
      <w:pPr>
        <w:ind w:left="720"/>
        <w:rPr>
          <w:ins w:id="3536" w:author="hari prasath" w:date="2020-08-10T15:48:00Z"/>
          <w:rFonts w:ascii="Courier New" w:hAnsi="Courier New" w:cs="Courier New"/>
        </w:rPr>
      </w:pPr>
      <w:ins w:id="3537" w:author="hari prasath" w:date="2020-08-10T15:48:00Z">
        <w:r w:rsidRPr="00956093">
          <w:rPr>
            <w:rFonts w:ascii="Courier New" w:hAnsi="Courier New" w:cs="Courier New"/>
          </w:rPr>
          <w:t>“hmac”:’’,</w:t>
        </w:r>
      </w:ins>
    </w:p>
    <w:p w14:paraId="7C6DB25B" w14:textId="77777777" w:rsidR="009167C1" w:rsidRPr="00956093" w:rsidRDefault="009167C1" w:rsidP="009167C1">
      <w:pPr>
        <w:ind w:left="720"/>
        <w:rPr>
          <w:ins w:id="3538" w:author="hari prasath" w:date="2020-08-10T15:48:00Z"/>
          <w:rFonts w:ascii="Courier New" w:hAnsi="Courier New" w:cs="Courier New"/>
        </w:rPr>
      </w:pPr>
      <w:ins w:id="3539" w:author="hari prasath" w:date="2020-08-10T15:48:00Z">
        <w:r w:rsidRPr="00956093">
          <w:rPr>
            <w:rFonts w:ascii="Courier New" w:hAnsi="Courier New" w:cs="Courier New"/>
          </w:rPr>
          <w:t>“payload”:</w:t>
        </w:r>
      </w:ins>
    </w:p>
    <w:p w14:paraId="17603703" w14:textId="77777777" w:rsidR="009167C1" w:rsidRPr="00956093" w:rsidRDefault="009167C1" w:rsidP="009167C1">
      <w:pPr>
        <w:ind w:left="720"/>
        <w:rPr>
          <w:ins w:id="3540" w:author="hari prasath" w:date="2020-08-10T15:48:00Z"/>
          <w:rFonts w:ascii="Courier New" w:hAnsi="Courier New" w:cs="Courier New"/>
        </w:rPr>
      </w:pPr>
      <w:ins w:id="3541" w:author="hari prasath" w:date="2020-08-10T15:48:00Z">
        <w:r w:rsidRPr="00956093">
          <w:rPr>
            <w:rFonts w:ascii="Courier New" w:hAnsi="Courier New" w:cs="Courier New"/>
          </w:rPr>
          <w:t>{</w:t>
        </w:r>
      </w:ins>
    </w:p>
    <w:p w14:paraId="612B1B92" w14:textId="77777777" w:rsidR="009167C1" w:rsidRPr="00956093" w:rsidRDefault="009167C1" w:rsidP="009167C1">
      <w:pPr>
        <w:ind w:left="720"/>
        <w:rPr>
          <w:ins w:id="3542" w:author="hari prasath" w:date="2020-08-10T15:48:00Z"/>
          <w:rFonts w:ascii="Courier New" w:hAnsi="Courier New" w:cs="Courier New"/>
        </w:rPr>
      </w:pPr>
      <w:ins w:id="3543" w:author="hari prasath" w:date="2020-08-10T15:48:00Z">
        <w:r w:rsidRPr="00956093">
          <w:rPr>
            <w:rFonts w:ascii="Courier New" w:hAnsi="Courier New" w:cs="Courier New"/>
          </w:rPr>
          <w:t xml:space="preserve">     </w:t>
        </w:r>
        <w:r>
          <w:rPr>
            <w:rFonts w:ascii="Courier New" w:hAnsi="Courier New" w:cs="Courier New"/>
          </w:rPr>
          <w:t xml:space="preserve">  “device_uid” : “031219010010005”</w:t>
        </w:r>
        <w:r w:rsidRPr="00956093">
          <w:rPr>
            <w:rFonts w:ascii="Courier New" w:hAnsi="Courier New" w:cs="Courier New"/>
          </w:rPr>
          <w:t>,</w:t>
        </w:r>
      </w:ins>
    </w:p>
    <w:p w14:paraId="4DCD93B1" w14:textId="77777777" w:rsidR="009167C1" w:rsidRPr="00956093" w:rsidRDefault="009167C1" w:rsidP="009167C1">
      <w:pPr>
        <w:ind w:left="720"/>
        <w:rPr>
          <w:ins w:id="3544" w:author="hari prasath" w:date="2020-08-10T15:48:00Z"/>
          <w:rFonts w:ascii="Courier New" w:hAnsi="Courier New" w:cs="Courier New"/>
        </w:rPr>
      </w:pPr>
      <w:ins w:id="3545" w:author="hari prasath" w:date="2020-08-10T15:48:00Z">
        <w:r w:rsidRPr="00956093">
          <w:rPr>
            <w:rFonts w:ascii="Courier New" w:hAnsi="Courier New" w:cs="Courier New"/>
          </w:rPr>
          <w:t xml:space="preserve">       “action”:11,</w:t>
        </w:r>
      </w:ins>
    </w:p>
    <w:p w14:paraId="62A7DD77" w14:textId="77777777" w:rsidR="009167C1" w:rsidRPr="00956093" w:rsidRDefault="009167C1" w:rsidP="009167C1">
      <w:pPr>
        <w:ind w:left="720"/>
        <w:rPr>
          <w:ins w:id="3546" w:author="hari prasath" w:date="2020-08-10T15:48:00Z"/>
          <w:rFonts w:ascii="Courier New" w:hAnsi="Courier New" w:cs="Courier New"/>
        </w:rPr>
      </w:pPr>
      <w:ins w:id="3547" w:author="hari prasath" w:date="2020-08-10T15:48:00Z">
        <w:r w:rsidRPr="00956093">
          <w:rPr>
            <w:rFonts w:ascii="Courier New" w:hAnsi="Courier New" w:cs="Courier New"/>
          </w:rPr>
          <w:t xml:space="preserve">         “</w:t>
        </w:r>
        <w:r>
          <w:rPr>
            <w:rFonts w:ascii="Courier New" w:hAnsi="Courier New" w:cs="Courier New"/>
          </w:rPr>
          <w:t>device_</w:t>
        </w:r>
        <w:r w:rsidRPr="00956093">
          <w:rPr>
            <w:rFonts w:ascii="Courier New" w:hAnsi="Courier New" w:cs="Courier New"/>
          </w:rPr>
          <w:t>data”:[</w:t>
        </w:r>
      </w:ins>
    </w:p>
    <w:p w14:paraId="5CE81B36" w14:textId="77777777" w:rsidR="009167C1" w:rsidRPr="00956093" w:rsidRDefault="009167C1" w:rsidP="009167C1">
      <w:pPr>
        <w:ind w:left="720"/>
        <w:rPr>
          <w:ins w:id="3548" w:author="hari prasath" w:date="2020-08-10T15:48:00Z"/>
          <w:rFonts w:ascii="Courier New" w:hAnsi="Courier New" w:cs="Courier New"/>
        </w:rPr>
      </w:pPr>
      <w:ins w:id="3549" w:author="hari prasath" w:date="2020-08-10T15:48:00Z">
        <w:r w:rsidRPr="00956093">
          <w:rPr>
            <w:rFonts w:ascii="Courier New" w:hAnsi="Courier New" w:cs="Courier New"/>
          </w:rPr>
          <w:t>{</w:t>
        </w:r>
      </w:ins>
    </w:p>
    <w:p w14:paraId="4F68BF8E" w14:textId="77777777" w:rsidR="009167C1" w:rsidRPr="00956093" w:rsidRDefault="009167C1" w:rsidP="009167C1">
      <w:pPr>
        <w:ind w:left="720"/>
        <w:rPr>
          <w:ins w:id="3550" w:author="hari prasath" w:date="2020-08-10T15:48:00Z"/>
          <w:rFonts w:ascii="Courier New" w:hAnsi="Courier New" w:cs="Courier New"/>
        </w:rPr>
      </w:pPr>
      <w:ins w:id="3551" w:author="hari prasath" w:date="2020-08-10T15:48:00Z">
        <w:r w:rsidRPr="00956093">
          <w:rPr>
            <w:rFonts w:ascii="Courier New" w:hAnsi="Courier New" w:cs="Courier New"/>
          </w:rPr>
          <w:lastRenderedPageBreak/>
          <w:t xml:space="preserve">     “ack_type”:1</w:t>
        </w:r>
        <w:r>
          <w:rPr>
            <w:rFonts w:ascii="Courier New" w:hAnsi="Courier New" w:cs="Courier New"/>
          </w:rPr>
          <w:t>,</w:t>
        </w:r>
      </w:ins>
    </w:p>
    <w:p w14:paraId="00899BBB" w14:textId="77777777" w:rsidR="009167C1" w:rsidRPr="00956093" w:rsidRDefault="009167C1" w:rsidP="009167C1">
      <w:pPr>
        <w:ind w:left="720"/>
        <w:rPr>
          <w:ins w:id="3552" w:author="hari prasath" w:date="2020-08-10T15:48:00Z"/>
          <w:rFonts w:ascii="Courier New" w:hAnsi="Courier New" w:cs="Courier New"/>
        </w:rPr>
      </w:pPr>
      <w:ins w:id="3553" w:author="hari prasath" w:date="2020-08-10T15:48:00Z">
        <w:r w:rsidRPr="00956093">
          <w:rPr>
            <w:rFonts w:ascii="Courier New" w:hAnsi="Courier New" w:cs="Courier New"/>
          </w:rPr>
          <w:t xml:space="preserve">     “status”:1/0</w:t>
        </w:r>
      </w:ins>
    </w:p>
    <w:p w14:paraId="3A28130D" w14:textId="77777777" w:rsidR="009167C1" w:rsidRPr="00956093" w:rsidRDefault="009167C1" w:rsidP="009167C1">
      <w:pPr>
        <w:ind w:left="720"/>
        <w:rPr>
          <w:ins w:id="3554" w:author="hari prasath" w:date="2020-08-10T15:48:00Z"/>
          <w:rFonts w:ascii="Courier New" w:hAnsi="Courier New" w:cs="Courier New"/>
        </w:rPr>
      </w:pPr>
      <w:ins w:id="3555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2E6FA374" w14:textId="77777777" w:rsidR="009167C1" w:rsidRPr="00956093" w:rsidRDefault="009167C1" w:rsidP="009167C1">
      <w:pPr>
        <w:ind w:left="720"/>
        <w:rPr>
          <w:ins w:id="3556" w:author="hari prasath" w:date="2020-08-10T15:48:00Z"/>
          <w:rFonts w:ascii="Courier New" w:hAnsi="Courier New" w:cs="Courier New"/>
        </w:rPr>
      </w:pPr>
    </w:p>
    <w:p w14:paraId="0BDE7442" w14:textId="77777777" w:rsidR="009167C1" w:rsidRPr="00956093" w:rsidRDefault="009167C1" w:rsidP="009167C1">
      <w:pPr>
        <w:ind w:left="720"/>
        <w:rPr>
          <w:ins w:id="3557" w:author="hari prasath" w:date="2020-08-10T15:48:00Z"/>
          <w:rFonts w:ascii="Courier New" w:hAnsi="Courier New" w:cs="Courier New"/>
        </w:rPr>
      </w:pPr>
      <w:ins w:id="3558" w:author="hari prasath" w:date="2020-08-10T15:48:00Z">
        <w:r w:rsidRPr="00956093">
          <w:rPr>
            <w:rFonts w:ascii="Courier New" w:hAnsi="Courier New" w:cs="Courier New"/>
          </w:rPr>
          <w:t>]</w:t>
        </w:r>
      </w:ins>
    </w:p>
    <w:p w14:paraId="701EB6A7" w14:textId="77777777" w:rsidR="009167C1" w:rsidRPr="00956093" w:rsidRDefault="009167C1" w:rsidP="009167C1">
      <w:pPr>
        <w:ind w:left="720"/>
        <w:rPr>
          <w:ins w:id="3559" w:author="hari prasath" w:date="2020-08-10T15:48:00Z"/>
          <w:rFonts w:ascii="Courier New" w:hAnsi="Courier New" w:cs="Courier New"/>
        </w:rPr>
      </w:pPr>
      <w:ins w:id="3560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65522B16" w14:textId="77777777" w:rsidR="009167C1" w:rsidRPr="00877E18" w:rsidRDefault="009167C1" w:rsidP="009167C1">
      <w:pPr>
        <w:ind w:left="720"/>
        <w:rPr>
          <w:ins w:id="3561" w:author="hari prasath" w:date="2020-08-10T15:48:00Z"/>
        </w:rPr>
      </w:pPr>
      <w:ins w:id="3562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1C4BE61A" w14:textId="77777777" w:rsidR="009167C1" w:rsidRPr="00956093" w:rsidRDefault="009167C1" w:rsidP="009167C1">
      <w:pPr>
        <w:rPr>
          <w:ins w:id="3563" w:author="hari prasath" w:date="2020-08-10T15:48:00Z"/>
          <w:rFonts w:ascii="Courier New" w:hAnsi="Courier New" w:cs="Courier New"/>
        </w:rPr>
      </w:pPr>
    </w:p>
    <w:p w14:paraId="26C737A2" w14:textId="77777777" w:rsidR="009167C1" w:rsidRPr="00956093" w:rsidRDefault="009167C1" w:rsidP="009167C1">
      <w:pPr>
        <w:ind w:left="720"/>
        <w:rPr>
          <w:ins w:id="3564" w:author="hari prasath" w:date="2020-08-10T15:48:00Z"/>
          <w:rFonts w:ascii="Courier New" w:hAnsi="Courier New" w:cs="Courier New"/>
        </w:rPr>
      </w:pPr>
      <w:ins w:id="3565" w:author="hari prasath" w:date="2020-08-10T15:48:00Z">
        <w:r w:rsidRPr="00956093">
          <w:rPr>
            <w:rFonts w:ascii="Courier New" w:hAnsi="Courier New" w:cs="Courier New"/>
          </w:rPr>
          <w:t>(NOTE:  “ack_type</w:t>
        </w:r>
        <w:r w:rsidRPr="00956093" w:rsidDel="0032480E">
          <w:rPr>
            <w:rFonts w:ascii="Courier New" w:hAnsi="Courier New" w:cs="Courier New"/>
          </w:rPr>
          <w:t xml:space="preserve"> </w:t>
        </w:r>
        <w:r w:rsidRPr="00956093">
          <w:rPr>
            <w:rFonts w:ascii="Courier New" w:hAnsi="Courier New" w:cs="Courier New"/>
          </w:rPr>
          <w:t>” indicate</w:t>
        </w:r>
        <w:r>
          <w:rPr>
            <w:rFonts w:ascii="Courier New" w:hAnsi="Courier New" w:cs="Courier New"/>
          </w:rPr>
          <w:t>s</w:t>
        </w:r>
        <w:r w:rsidRPr="00956093">
          <w:rPr>
            <w:rFonts w:ascii="Courier New" w:hAnsi="Courier New" w:cs="Courier New"/>
          </w:rPr>
          <w:t xml:space="preserve"> the registration status of sensor</w:t>
        </w:r>
      </w:ins>
    </w:p>
    <w:p w14:paraId="43AE0091" w14:textId="77777777" w:rsidR="009167C1" w:rsidRPr="00956093" w:rsidRDefault="009167C1" w:rsidP="009167C1">
      <w:pPr>
        <w:ind w:left="720"/>
        <w:rPr>
          <w:ins w:id="3566" w:author="hari prasath" w:date="2020-08-10T15:48:00Z"/>
          <w:rFonts w:ascii="Courier New" w:hAnsi="Courier New" w:cs="Courier New"/>
        </w:rPr>
      </w:pPr>
      <w:ins w:id="3567" w:author="hari prasath" w:date="2020-08-10T15:48:00Z">
        <w:r w:rsidRPr="00956093">
          <w:rPr>
            <w:rFonts w:ascii="Courier New" w:hAnsi="Courier New" w:cs="Courier New"/>
          </w:rPr>
          <w:tab/>
          <w:t xml:space="preserve">   “status</w:t>
        </w:r>
        <w:r w:rsidRPr="00956093" w:rsidDel="0032480E">
          <w:rPr>
            <w:rFonts w:ascii="Courier New" w:hAnsi="Courier New" w:cs="Courier New"/>
          </w:rPr>
          <w:t xml:space="preserve"> </w:t>
        </w:r>
        <w:r w:rsidRPr="00956093">
          <w:rPr>
            <w:rFonts w:ascii="Courier New" w:hAnsi="Courier New" w:cs="Courier New"/>
          </w:rPr>
          <w:t>”:1 – Device registered successfully</w:t>
        </w:r>
      </w:ins>
    </w:p>
    <w:p w14:paraId="7790F56B" w14:textId="32773B6D" w:rsidR="009167C1" w:rsidRPr="009167C1" w:rsidRDefault="009167C1">
      <w:pPr>
        <w:ind w:left="720"/>
        <w:rPr>
          <w:ins w:id="3568" w:author="hari prasath" w:date="2020-08-10T15:48:00Z"/>
          <w:rFonts w:ascii="Courier New" w:hAnsi="Courier New" w:cs="Courier New"/>
          <w:rPrChange w:id="3569" w:author="hari prasath" w:date="2020-08-10T15:48:00Z">
            <w:rPr>
              <w:ins w:id="3570" w:author="hari prasath" w:date="2020-08-10T15:48:00Z"/>
            </w:rPr>
          </w:rPrChange>
        </w:rPr>
        <w:pPrChange w:id="3571" w:author="hari prasath" w:date="2020-08-10T15:48:00Z">
          <w:pPr>
            <w:pStyle w:val="Heading2"/>
          </w:pPr>
        </w:pPrChange>
      </w:pPr>
      <w:ins w:id="3572" w:author="hari prasath" w:date="2020-08-10T15:48:00Z">
        <w:r w:rsidRPr="00956093">
          <w:rPr>
            <w:rFonts w:ascii="Courier New" w:hAnsi="Courier New" w:cs="Courier New"/>
          </w:rPr>
          <w:tab/>
          <w:t xml:space="preserve">   “status</w:t>
        </w:r>
        <w:r w:rsidRPr="00956093" w:rsidDel="00933823">
          <w:rPr>
            <w:rFonts w:ascii="Courier New" w:hAnsi="Courier New" w:cs="Courier New"/>
          </w:rPr>
          <w:t xml:space="preserve"> </w:t>
        </w:r>
        <w:r w:rsidRPr="00956093">
          <w:rPr>
            <w:rFonts w:ascii="Courier New" w:hAnsi="Courier New" w:cs="Courier New"/>
          </w:rPr>
          <w:t>”:0 – Device registration failed)</w:t>
        </w:r>
      </w:ins>
    </w:p>
    <w:p w14:paraId="00792460" w14:textId="3F674363" w:rsidR="009167C1" w:rsidRPr="00510745" w:rsidRDefault="009167C1" w:rsidP="009167C1">
      <w:pPr>
        <w:pStyle w:val="Heading2"/>
        <w:rPr>
          <w:ins w:id="3573" w:author="hari prasath" w:date="2020-08-10T15:48:00Z"/>
          <w:rFonts w:ascii="Courier New" w:hAnsi="Courier New" w:cs="Courier New"/>
        </w:rPr>
      </w:pPr>
      <w:bookmarkStart w:id="3574" w:name="_Toc50192912"/>
      <w:ins w:id="3575" w:author="hari prasath" w:date="2020-08-10T15:48:00Z">
        <w:r w:rsidRPr="00A2695F">
          <w:t xml:space="preserve">Decommission </w:t>
        </w:r>
        <w:r>
          <w:t>packet</w:t>
        </w:r>
        <w:bookmarkEnd w:id="3574"/>
      </w:ins>
    </w:p>
    <w:p w14:paraId="42751525" w14:textId="77777777" w:rsidR="009167C1" w:rsidRDefault="009167C1" w:rsidP="009167C1">
      <w:pPr>
        <w:ind w:firstLine="576"/>
        <w:rPr>
          <w:ins w:id="3576" w:author="hari prasath" w:date="2020-08-10T15:48:00Z"/>
          <w:rFonts w:asciiTheme="minorHAnsi" w:hAnsiTheme="minorHAnsi" w:cstheme="minorHAnsi"/>
        </w:rPr>
      </w:pPr>
      <w:ins w:id="3577" w:author="hari prasath" w:date="2020-08-10T15:48:00Z">
        <w:r w:rsidRPr="00A2695F">
          <w:rPr>
            <w:rFonts w:asciiTheme="minorHAnsi" w:hAnsiTheme="minorHAnsi" w:cstheme="minorHAnsi"/>
          </w:rPr>
          <w:t>After receiving this packet sensor should operate in Configuration mode</w:t>
        </w:r>
      </w:ins>
    </w:p>
    <w:p w14:paraId="20B914F8" w14:textId="77777777" w:rsidR="009167C1" w:rsidRPr="00A2695F" w:rsidRDefault="009167C1" w:rsidP="009167C1">
      <w:pPr>
        <w:pStyle w:val="Heading3"/>
        <w:rPr>
          <w:ins w:id="3578" w:author="hari prasath" w:date="2020-08-10T15:48:00Z"/>
        </w:rPr>
      </w:pPr>
      <w:bookmarkStart w:id="3579" w:name="_Toc50192913"/>
      <w:ins w:id="3580" w:author="hari prasath" w:date="2020-08-10T15:48:00Z">
        <w:r>
          <w:t>Amenos Decommission packet</w:t>
        </w:r>
        <w:bookmarkEnd w:id="3579"/>
      </w:ins>
    </w:p>
    <w:p w14:paraId="77663BF1" w14:textId="77777777" w:rsidR="009167C1" w:rsidRPr="00956093" w:rsidRDefault="009167C1" w:rsidP="009167C1">
      <w:pPr>
        <w:ind w:left="720"/>
        <w:rPr>
          <w:ins w:id="3581" w:author="hari prasath" w:date="2020-08-10T15:48:00Z"/>
          <w:rFonts w:ascii="Courier New" w:hAnsi="Courier New" w:cs="Courier New"/>
        </w:rPr>
      </w:pPr>
      <w:ins w:id="3582" w:author="hari prasath" w:date="2020-08-10T15:48:00Z">
        <w:r w:rsidRPr="00956093">
          <w:rPr>
            <w:rFonts w:ascii="Courier New" w:hAnsi="Courier New" w:cs="Courier New"/>
          </w:rPr>
          <w:t>{</w:t>
        </w:r>
      </w:ins>
    </w:p>
    <w:p w14:paraId="28168231" w14:textId="77777777" w:rsidR="009167C1" w:rsidRPr="00956093" w:rsidRDefault="009167C1" w:rsidP="009167C1">
      <w:pPr>
        <w:ind w:left="720"/>
        <w:rPr>
          <w:ins w:id="3583" w:author="hari prasath" w:date="2020-08-10T15:48:00Z"/>
          <w:rFonts w:ascii="Courier New" w:hAnsi="Courier New" w:cs="Courier New"/>
        </w:rPr>
      </w:pPr>
      <w:ins w:id="3584" w:author="hari prasath" w:date="2020-08-10T15:48:00Z">
        <w:r w:rsidRPr="00956093">
          <w:rPr>
            <w:rFonts w:ascii="Courier New" w:hAnsi="Courier New" w:cs="Courier New"/>
          </w:rPr>
          <w:t>“hmac”:’’,</w:t>
        </w:r>
      </w:ins>
    </w:p>
    <w:p w14:paraId="028D4C2D" w14:textId="77777777" w:rsidR="009167C1" w:rsidRDefault="009167C1" w:rsidP="009167C1">
      <w:pPr>
        <w:ind w:left="720"/>
        <w:rPr>
          <w:ins w:id="3585" w:author="hari prasath" w:date="2020-08-10T15:48:00Z"/>
          <w:rFonts w:ascii="Courier New" w:hAnsi="Courier New" w:cs="Courier New"/>
        </w:rPr>
      </w:pPr>
      <w:ins w:id="3586" w:author="hari prasath" w:date="2020-08-10T15:48:00Z">
        <w:r w:rsidRPr="00956093">
          <w:rPr>
            <w:rFonts w:ascii="Courier New" w:hAnsi="Courier New" w:cs="Courier New"/>
          </w:rPr>
          <w:t>“payload”:{</w:t>
        </w:r>
      </w:ins>
    </w:p>
    <w:p w14:paraId="01AFFA92" w14:textId="77777777" w:rsidR="009167C1" w:rsidRPr="00956093" w:rsidRDefault="009167C1" w:rsidP="009167C1">
      <w:pPr>
        <w:ind w:left="720"/>
        <w:rPr>
          <w:ins w:id="3587" w:author="hari prasath" w:date="2020-08-10T15:48:00Z"/>
          <w:rFonts w:ascii="Courier New" w:hAnsi="Courier New" w:cs="Courier New"/>
        </w:rPr>
      </w:pPr>
      <w:ins w:id="3588" w:author="hari prasath" w:date="2020-08-10T15:48:00Z">
        <w:r>
          <w:rPr>
            <w:rFonts w:ascii="Courier New" w:hAnsi="Courier New" w:cs="Courier New"/>
          </w:rPr>
          <w:t xml:space="preserve">  </w:t>
        </w:r>
        <w:commentRangeStart w:id="3589"/>
        <w:r w:rsidRPr="00956093">
          <w:rPr>
            <w:rFonts w:ascii="Courier New" w:hAnsi="Courier New" w:cs="Courier New"/>
          </w:rPr>
          <w:t>“device_uid”:”031219010010002”</w:t>
        </w:r>
      </w:ins>
    </w:p>
    <w:p w14:paraId="572C6A90" w14:textId="77777777" w:rsidR="009167C1" w:rsidRDefault="009167C1" w:rsidP="009167C1">
      <w:pPr>
        <w:ind w:left="720"/>
        <w:rPr>
          <w:ins w:id="3590" w:author="hari prasath" w:date="2020-08-10T15:48:00Z"/>
          <w:rFonts w:ascii="Courier New" w:hAnsi="Courier New" w:cs="Courier New"/>
        </w:rPr>
      </w:pPr>
      <w:ins w:id="3591" w:author="hari prasath" w:date="2020-08-10T15:48:00Z">
        <w:r w:rsidRPr="00956093">
          <w:rPr>
            <w:rFonts w:ascii="Courier New" w:hAnsi="Courier New" w:cs="Courier New"/>
          </w:rPr>
          <w:t xml:space="preserve">  “action”:12,</w:t>
        </w:r>
        <w:commentRangeEnd w:id="3589"/>
        <w:r>
          <w:rPr>
            <w:rStyle w:val="CommentReference"/>
          </w:rPr>
          <w:commentReference w:id="3589"/>
        </w:r>
      </w:ins>
    </w:p>
    <w:p w14:paraId="5E00F7A3" w14:textId="77777777" w:rsidR="009167C1" w:rsidRPr="00956093" w:rsidRDefault="009167C1" w:rsidP="009167C1">
      <w:pPr>
        <w:tabs>
          <w:tab w:val="left" w:pos="2179"/>
        </w:tabs>
        <w:ind w:left="720"/>
        <w:rPr>
          <w:ins w:id="3592" w:author="hari prasath" w:date="2020-08-10T15:48:00Z"/>
          <w:rFonts w:ascii="Courier New" w:hAnsi="Courier New" w:cs="Courier New"/>
        </w:rPr>
      </w:pPr>
      <w:ins w:id="3593" w:author="hari prasath" w:date="2020-08-10T15:48:00Z">
        <w:r>
          <w:rPr>
            <w:rFonts w:ascii="Courier New" w:hAnsi="Courier New" w:cs="Courier New"/>
          </w:rPr>
          <w:t xml:space="preserve">  </w:t>
        </w:r>
        <w:r w:rsidRPr="00956093">
          <w:rPr>
            <w:rFonts w:ascii="Courier New" w:hAnsi="Courier New" w:cs="Courier New"/>
          </w:rPr>
          <w:t>“</w:t>
        </w:r>
        <w:r>
          <w:rPr>
            <w:rFonts w:ascii="Courier New" w:hAnsi="Courier New" w:cs="Courier New"/>
          </w:rPr>
          <w:t>device_</w:t>
        </w:r>
        <w:r w:rsidRPr="00956093">
          <w:rPr>
            <w:rFonts w:ascii="Courier New" w:hAnsi="Courier New" w:cs="Courier New"/>
          </w:rPr>
          <w:t>data”:[</w:t>
        </w:r>
        <w:r w:rsidRPr="00956093">
          <w:rPr>
            <w:rFonts w:ascii="Courier New" w:hAnsi="Courier New" w:cs="Courier New"/>
          </w:rPr>
          <w:tab/>
        </w:r>
      </w:ins>
    </w:p>
    <w:p w14:paraId="66291EE6" w14:textId="77777777" w:rsidR="009167C1" w:rsidRPr="00956093" w:rsidRDefault="009167C1" w:rsidP="009167C1">
      <w:pPr>
        <w:ind w:left="720"/>
        <w:rPr>
          <w:ins w:id="3594" w:author="hari prasath" w:date="2020-08-10T15:48:00Z"/>
          <w:rFonts w:ascii="Courier New" w:hAnsi="Courier New" w:cs="Courier New"/>
        </w:rPr>
      </w:pPr>
      <w:ins w:id="3595" w:author="hari prasath" w:date="2020-08-10T15:48:00Z">
        <w:r w:rsidRPr="00956093">
          <w:rPr>
            <w:rFonts w:ascii="Courier New" w:hAnsi="Courier New" w:cs="Courier New"/>
          </w:rPr>
          <w:t xml:space="preserve">              {</w:t>
        </w:r>
      </w:ins>
    </w:p>
    <w:p w14:paraId="529352F7" w14:textId="77777777" w:rsidR="009167C1" w:rsidRPr="00956093" w:rsidRDefault="009167C1" w:rsidP="009167C1">
      <w:pPr>
        <w:ind w:left="720"/>
        <w:rPr>
          <w:ins w:id="3596" w:author="hari prasath" w:date="2020-08-10T15:48:00Z"/>
          <w:rFonts w:ascii="Courier New" w:hAnsi="Courier New" w:cs="Courier New"/>
        </w:rPr>
      </w:pPr>
      <w:ins w:id="3597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78E2BFC5" w14:textId="77777777" w:rsidR="009167C1" w:rsidRPr="00956093" w:rsidRDefault="009167C1" w:rsidP="009167C1">
      <w:pPr>
        <w:ind w:left="720"/>
        <w:rPr>
          <w:ins w:id="3598" w:author="hari prasath" w:date="2020-08-10T15:48:00Z"/>
          <w:rFonts w:ascii="Courier New" w:hAnsi="Courier New" w:cs="Courier New"/>
        </w:rPr>
      </w:pPr>
      <w:ins w:id="3599" w:author="hari prasath" w:date="2020-08-10T15:48:00Z">
        <w:r w:rsidRPr="00956093">
          <w:rPr>
            <w:rFonts w:ascii="Courier New" w:hAnsi="Courier New" w:cs="Courier New"/>
          </w:rPr>
          <w:t>]</w:t>
        </w:r>
      </w:ins>
    </w:p>
    <w:p w14:paraId="2DE3D3F1" w14:textId="77777777" w:rsidR="009167C1" w:rsidRPr="00956093" w:rsidRDefault="009167C1" w:rsidP="009167C1">
      <w:pPr>
        <w:ind w:left="720"/>
        <w:rPr>
          <w:ins w:id="3600" w:author="hari prasath" w:date="2020-08-10T15:48:00Z"/>
          <w:rFonts w:ascii="Courier New" w:hAnsi="Courier New" w:cs="Courier New"/>
        </w:rPr>
      </w:pPr>
      <w:ins w:id="3601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18468345" w14:textId="77777777" w:rsidR="009167C1" w:rsidRDefault="009167C1" w:rsidP="009167C1">
      <w:pPr>
        <w:ind w:left="720"/>
        <w:rPr>
          <w:ins w:id="3602" w:author="hari prasath" w:date="2020-08-10T15:48:00Z"/>
          <w:rFonts w:ascii="Courier New" w:hAnsi="Courier New" w:cs="Courier New"/>
        </w:rPr>
      </w:pPr>
      <w:ins w:id="3603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6426A2D0" w14:textId="77777777" w:rsidR="009167C1" w:rsidRDefault="009167C1" w:rsidP="009167C1">
      <w:pPr>
        <w:ind w:left="720"/>
        <w:rPr>
          <w:ins w:id="3604" w:author="hari prasath" w:date="2020-08-10T15:48:00Z"/>
          <w:rFonts w:ascii="Courier New" w:hAnsi="Courier New" w:cs="Courier New"/>
        </w:rPr>
      </w:pPr>
    </w:p>
    <w:p w14:paraId="394100F8" w14:textId="77777777" w:rsidR="009167C1" w:rsidRPr="00A2695F" w:rsidRDefault="009167C1" w:rsidP="009167C1">
      <w:pPr>
        <w:pStyle w:val="Heading3"/>
        <w:rPr>
          <w:ins w:id="3605" w:author="hari prasath" w:date="2020-08-10T15:48:00Z"/>
        </w:rPr>
      </w:pPr>
      <w:bookmarkStart w:id="3606" w:name="_Toc50192914"/>
      <w:ins w:id="3607" w:author="hari prasath" w:date="2020-08-10T15:48:00Z">
        <w:r>
          <w:t>Kinisi Decommission packet</w:t>
        </w:r>
        <w:bookmarkEnd w:id="3606"/>
      </w:ins>
    </w:p>
    <w:p w14:paraId="0DCF0A28" w14:textId="77777777" w:rsidR="009167C1" w:rsidRPr="00956093" w:rsidRDefault="009167C1" w:rsidP="009167C1">
      <w:pPr>
        <w:ind w:left="720"/>
        <w:rPr>
          <w:ins w:id="3608" w:author="hari prasath" w:date="2020-08-10T15:48:00Z"/>
          <w:rFonts w:ascii="Courier New" w:hAnsi="Courier New" w:cs="Courier New"/>
        </w:rPr>
      </w:pPr>
      <w:ins w:id="3609" w:author="hari prasath" w:date="2020-08-10T15:48:00Z">
        <w:r w:rsidRPr="00956093">
          <w:rPr>
            <w:rFonts w:ascii="Courier New" w:hAnsi="Courier New" w:cs="Courier New"/>
          </w:rPr>
          <w:t>{</w:t>
        </w:r>
      </w:ins>
    </w:p>
    <w:p w14:paraId="5AC54EC3" w14:textId="77777777" w:rsidR="009167C1" w:rsidRPr="00956093" w:rsidRDefault="009167C1" w:rsidP="009167C1">
      <w:pPr>
        <w:ind w:left="720"/>
        <w:rPr>
          <w:ins w:id="3610" w:author="hari prasath" w:date="2020-08-10T15:48:00Z"/>
          <w:rFonts w:ascii="Courier New" w:hAnsi="Courier New" w:cs="Courier New"/>
        </w:rPr>
      </w:pPr>
      <w:ins w:id="3611" w:author="hari prasath" w:date="2020-08-10T15:48:00Z">
        <w:r w:rsidRPr="00956093">
          <w:rPr>
            <w:rFonts w:ascii="Courier New" w:hAnsi="Courier New" w:cs="Courier New"/>
          </w:rPr>
          <w:t>“hmac”:’’,</w:t>
        </w:r>
      </w:ins>
    </w:p>
    <w:p w14:paraId="5E6B6B73" w14:textId="77777777" w:rsidR="009167C1" w:rsidRDefault="009167C1" w:rsidP="009167C1">
      <w:pPr>
        <w:ind w:left="720"/>
        <w:rPr>
          <w:ins w:id="3612" w:author="hari prasath" w:date="2020-08-10T15:48:00Z"/>
          <w:rFonts w:ascii="Courier New" w:hAnsi="Courier New" w:cs="Courier New"/>
        </w:rPr>
      </w:pPr>
      <w:ins w:id="3613" w:author="hari prasath" w:date="2020-08-10T15:48:00Z">
        <w:r w:rsidRPr="00956093">
          <w:rPr>
            <w:rFonts w:ascii="Courier New" w:hAnsi="Courier New" w:cs="Courier New"/>
          </w:rPr>
          <w:t>“payload”:{</w:t>
        </w:r>
      </w:ins>
    </w:p>
    <w:p w14:paraId="5A060819" w14:textId="77777777" w:rsidR="009167C1" w:rsidRPr="00956093" w:rsidRDefault="009167C1" w:rsidP="009167C1">
      <w:pPr>
        <w:ind w:left="720"/>
        <w:rPr>
          <w:ins w:id="3614" w:author="hari prasath" w:date="2020-08-10T15:48:00Z"/>
          <w:rFonts w:ascii="Courier New" w:hAnsi="Courier New" w:cs="Courier New"/>
        </w:rPr>
      </w:pPr>
      <w:ins w:id="3615" w:author="hari prasath" w:date="2020-08-10T15:48:00Z">
        <w:r>
          <w:rPr>
            <w:rFonts w:ascii="Courier New" w:hAnsi="Courier New" w:cs="Courier New"/>
          </w:rPr>
          <w:t xml:space="preserve">  </w:t>
        </w:r>
        <w:r w:rsidRPr="00956093">
          <w:rPr>
            <w:rFonts w:ascii="Courier New" w:hAnsi="Courier New" w:cs="Courier New"/>
          </w:rPr>
          <w:t>“device_uid”:</w:t>
        </w:r>
        <w:commentRangeStart w:id="3616"/>
        <w:r w:rsidRPr="00956093">
          <w:rPr>
            <w:rFonts w:ascii="Courier New" w:hAnsi="Courier New" w:cs="Courier New"/>
          </w:rPr>
          <w:t>”03121901001000</w:t>
        </w:r>
        <w:r>
          <w:rPr>
            <w:rFonts w:ascii="Courier New" w:hAnsi="Courier New" w:cs="Courier New"/>
          </w:rPr>
          <w:t>2</w:t>
        </w:r>
        <w:r w:rsidRPr="00956093">
          <w:rPr>
            <w:rFonts w:ascii="Courier New" w:hAnsi="Courier New" w:cs="Courier New"/>
          </w:rPr>
          <w:t>”</w:t>
        </w:r>
        <w:commentRangeEnd w:id="3616"/>
        <w:r>
          <w:rPr>
            <w:rStyle w:val="CommentReference"/>
          </w:rPr>
          <w:commentReference w:id="3616"/>
        </w:r>
      </w:ins>
    </w:p>
    <w:p w14:paraId="34718172" w14:textId="77777777" w:rsidR="009167C1" w:rsidRDefault="009167C1" w:rsidP="009167C1">
      <w:pPr>
        <w:ind w:left="720"/>
        <w:rPr>
          <w:ins w:id="3617" w:author="hari prasath" w:date="2020-08-10T15:48:00Z"/>
          <w:rFonts w:ascii="Courier New" w:hAnsi="Courier New" w:cs="Courier New"/>
        </w:rPr>
      </w:pPr>
      <w:ins w:id="3618" w:author="hari prasath" w:date="2020-08-10T15:48:00Z">
        <w:r w:rsidRPr="00956093">
          <w:rPr>
            <w:rFonts w:ascii="Courier New" w:hAnsi="Courier New" w:cs="Courier New"/>
          </w:rPr>
          <w:t xml:space="preserve">  “action”:12,</w:t>
        </w:r>
      </w:ins>
    </w:p>
    <w:p w14:paraId="017FCE81" w14:textId="77777777" w:rsidR="009167C1" w:rsidRPr="00956093" w:rsidRDefault="009167C1" w:rsidP="009167C1">
      <w:pPr>
        <w:tabs>
          <w:tab w:val="left" w:pos="2179"/>
        </w:tabs>
        <w:ind w:left="720"/>
        <w:rPr>
          <w:ins w:id="3619" w:author="hari prasath" w:date="2020-08-10T15:48:00Z"/>
          <w:rFonts w:ascii="Courier New" w:hAnsi="Courier New" w:cs="Courier New"/>
        </w:rPr>
      </w:pPr>
      <w:ins w:id="3620" w:author="hari prasath" w:date="2020-08-10T15:48:00Z">
        <w:r>
          <w:rPr>
            <w:rFonts w:ascii="Courier New" w:hAnsi="Courier New" w:cs="Courier New"/>
          </w:rPr>
          <w:t xml:space="preserve">  </w:t>
        </w:r>
        <w:r w:rsidRPr="00956093">
          <w:rPr>
            <w:rFonts w:ascii="Courier New" w:hAnsi="Courier New" w:cs="Courier New"/>
          </w:rPr>
          <w:t>“</w:t>
        </w:r>
        <w:r>
          <w:rPr>
            <w:rFonts w:ascii="Courier New" w:hAnsi="Courier New" w:cs="Courier New"/>
          </w:rPr>
          <w:t>device_</w:t>
        </w:r>
        <w:r w:rsidRPr="00956093">
          <w:rPr>
            <w:rFonts w:ascii="Courier New" w:hAnsi="Courier New" w:cs="Courier New"/>
          </w:rPr>
          <w:t>data”:[</w:t>
        </w:r>
        <w:r w:rsidRPr="00956093">
          <w:rPr>
            <w:rFonts w:ascii="Courier New" w:hAnsi="Courier New" w:cs="Courier New"/>
          </w:rPr>
          <w:tab/>
        </w:r>
      </w:ins>
    </w:p>
    <w:p w14:paraId="1F21E768" w14:textId="77777777" w:rsidR="009167C1" w:rsidRDefault="009167C1" w:rsidP="009167C1">
      <w:pPr>
        <w:ind w:left="720"/>
        <w:rPr>
          <w:ins w:id="3621" w:author="hari prasath" w:date="2020-08-10T15:48:00Z"/>
          <w:rFonts w:ascii="Courier New" w:hAnsi="Courier New" w:cs="Courier New"/>
        </w:rPr>
      </w:pPr>
      <w:ins w:id="3622" w:author="hari prasath" w:date="2020-08-10T15:48:00Z">
        <w:r w:rsidRPr="00956093">
          <w:rPr>
            <w:rFonts w:ascii="Courier New" w:hAnsi="Courier New" w:cs="Courier New"/>
          </w:rPr>
          <w:t xml:space="preserve">              {</w:t>
        </w:r>
      </w:ins>
    </w:p>
    <w:p w14:paraId="72B751A1" w14:textId="77777777" w:rsidR="009167C1" w:rsidRPr="00956093" w:rsidRDefault="009167C1" w:rsidP="009167C1">
      <w:pPr>
        <w:ind w:left="720" w:firstLine="720"/>
        <w:rPr>
          <w:ins w:id="3623" w:author="hari prasath" w:date="2020-08-10T15:48:00Z"/>
          <w:rFonts w:ascii="Courier New" w:hAnsi="Courier New" w:cs="Courier New"/>
        </w:rPr>
      </w:pPr>
      <w:commentRangeStart w:id="3624"/>
      <w:ins w:id="3625" w:author="hari prasath" w:date="2020-08-10T15:48:00Z">
        <w:r w:rsidRPr="00956093">
          <w:rPr>
            <w:rFonts w:ascii="Courier New" w:hAnsi="Courier New" w:cs="Courier New"/>
          </w:rPr>
          <w:t>“</w:t>
        </w:r>
        <w:r>
          <w:rPr>
            <w:rFonts w:ascii="Courier New" w:hAnsi="Courier New" w:cs="Courier New"/>
          </w:rPr>
          <w:t>Kinisi</w:t>
        </w:r>
        <w:r w:rsidRPr="00956093">
          <w:rPr>
            <w:rFonts w:ascii="Courier New" w:hAnsi="Courier New" w:cs="Courier New"/>
          </w:rPr>
          <w:t>_uid”:”03121901001000</w:t>
        </w:r>
        <w:r>
          <w:rPr>
            <w:rFonts w:ascii="Courier New" w:hAnsi="Courier New" w:cs="Courier New"/>
          </w:rPr>
          <w:t>8</w:t>
        </w:r>
        <w:r w:rsidRPr="00956093">
          <w:rPr>
            <w:rFonts w:ascii="Courier New" w:hAnsi="Courier New" w:cs="Courier New"/>
          </w:rPr>
          <w:t>”</w:t>
        </w:r>
        <w:commentRangeEnd w:id="3624"/>
        <w:r>
          <w:rPr>
            <w:rStyle w:val="CommentReference"/>
          </w:rPr>
          <w:commentReference w:id="3624"/>
        </w:r>
      </w:ins>
    </w:p>
    <w:p w14:paraId="7DC37273" w14:textId="77777777" w:rsidR="009167C1" w:rsidRPr="00956093" w:rsidRDefault="009167C1" w:rsidP="009167C1">
      <w:pPr>
        <w:ind w:left="720"/>
        <w:rPr>
          <w:ins w:id="3626" w:author="hari prasath" w:date="2020-08-10T15:48:00Z"/>
          <w:rFonts w:ascii="Courier New" w:hAnsi="Courier New" w:cs="Courier New"/>
        </w:rPr>
      </w:pPr>
    </w:p>
    <w:p w14:paraId="4E0AB005" w14:textId="77777777" w:rsidR="009167C1" w:rsidRPr="00956093" w:rsidRDefault="009167C1" w:rsidP="009167C1">
      <w:pPr>
        <w:ind w:left="720"/>
        <w:rPr>
          <w:ins w:id="3627" w:author="hari prasath" w:date="2020-08-10T15:48:00Z"/>
          <w:rFonts w:ascii="Courier New" w:hAnsi="Courier New" w:cs="Courier New"/>
        </w:rPr>
      </w:pPr>
      <w:ins w:id="3628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0B0F8E9B" w14:textId="77777777" w:rsidR="009167C1" w:rsidRPr="00956093" w:rsidRDefault="009167C1" w:rsidP="009167C1">
      <w:pPr>
        <w:ind w:left="720"/>
        <w:rPr>
          <w:ins w:id="3629" w:author="hari prasath" w:date="2020-08-10T15:48:00Z"/>
          <w:rFonts w:ascii="Courier New" w:hAnsi="Courier New" w:cs="Courier New"/>
        </w:rPr>
      </w:pPr>
      <w:ins w:id="3630" w:author="hari prasath" w:date="2020-08-10T15:48:00Z">
        <w:r w:rsidRPr="00956093">
          <w:rPr>
            <w:rFonts w:ascii="Courier New" w:hAnsi="Courier New" w:cs="Courier New"/>
          </w:rPr>
          <w:t>]</w:t>
        </w:r>
      </w:ins>
    </w:p>
    <w:p w14:paraId="6EDE7B2A" w14:textId="77777777" w:rsidR="009167C1" w:rsidRPr="00956093" w:rsidRDefault="009167C1" w:rsidP="009167C1">
      <w:pPr>
        <w:ind w:left="720"/>
        <w:rPr>
          <w:ins w:id="3631" w:author="hari prasath" w:date="2020-08-10T15:48:00Z"/>
          <w:rFonts w:ascii="Courier New" w:hAnsi="Courier New" w:cs="Courier New"/>
        </w:rPr>
      </w:pPr>
      <w:ins w:id="3632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6827F690" w14:textId="77777777" w:rsidR="009167C1" w:rsidRDefault="009167C1" w:rsidP="009167C1">
      <w:pPr>
        <w:ind w:left="720"/>
        <w:rPr>
          <w:ins w:id="3633" w:author="hari prasath" w:date="2020-08-10T15:48:00Z"/>
          <w:rFonts w:ascii="Courier New" w:hAnsi="Courier New" w:cs="Courier New"/>
        </w:rPr>
      </w:pPr>
      <w:ins w:id="3634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602AD956" w14:textId="77777777" w:rsidR="009167C1" w:rsidRDefault="009167C1" w:rsidP="009167C1">
      <w:pPr>
        <w:pStyle w:val="Heading3"/>
        <w:rPr>
          <w:ins w:id="3635" w:author="hari prasath" w:date="2020-08-10T15:48:00Z"/>
        </w:rPr>
      </w:pPr>
      <w:bookmarkStart w:id="3636" w:name="_Toc50192915"/>
      <w:commentRangeStart w:id="3637"/>
      <w:ins w:id="3638" w:author="hari prasath" w:date="2020-08-10T15:48:00Z">
        <w:r>
          <w:t>Light</w:t>
        </w:r>
        <w:commentRangeStart w:id="3639"/>
        <w:r>
          <w:t xml:space="preserve"> </w:t>
        </w:r>
        <w:commentRangeEnd w:id="3637"/>
        <w:r>
          <w:rPr>
            <w:rStyle w:val="CommentReference"/>
            <w:rFonts w:ascii="Arial" w:eastAsiaTheme="minorHAnsi" w:hAnsi="Arial" w:cstheme="minorBidi"/>
            <w:color w:val="auto"/>
          </w:rPr>
          <w:commentReference w:id="3637"/>
        </w:r>
        <w:r>
          <w:t>Decommission packet</w:t>
        </w:r>
        <w:bookmarkEnd w:id="3636"/>
      </w:ins>
    </w:p>
    <w:p w14:paraId="66E0AF14" w14:textId="77777777" w:rsidR="009167C1" w:rsidRPr="00956093" w:rsidRDefault="009167C1" w:rsidP="009167C1">
      <w:pPr>
        <w:ind w:left="720"/>
        <w:rPr>
          <w:ins w:id="3640" w:author="hari prasath" w:date="2020-08-10T15:48:00Z"/>
          <w:rFonts w:ascii="Courier New" w:hAnsi="Courier New" w:cs="Courier New"/>
        </w:rPr>
      </w:pPr>
      <w:ins w:id="3641" w:author="hari prasath" w:date="2020-08-10T15:48:00Z">
        <w:r w:rsidRPr="00956093">
          <w:rPr>
            <w:rFonts w:ascii="Courier New" w:hAnsi="Courier New" w:cs="Courier New"/>
          </w:rPr>
          <w:t>{</w:t>
        </w:r>
      </w:ins>
    </w:p>
    <w:p w14:paraId="54A96F40" w14:textId="77777777" w:rsidR="009167C1" w:rsidRPr="00956093" w:rsidRDefault="009167C1" w:rsidP="009167C1">
      <w:pPr>
        <w:ind w:left="720"/>
        <w:rPr>
          <w:ins w:id="3642" w:author="hari prasath" w:date="2020-08-10T15:48:00Z"/>
          <w:rFonts w:ascii="Courier New" w:hAnsi="Courier New" w:cs="Courier New"/>
        </w:rPr>
      </w:pPr>
      <w:ins w:id="3643" w:author="hari prasath" w:date="2020-08-10T15:48:00Z">
        <w:r w:rsidRPr="00956093">
          <w:rPr>
            <w:rFonts w:ascii="Courier New" w:hAnsi="Courier New" w:cs="Courier New"/>
          </w:rPr>
          <w:t>“hmac”:’’,</w:t>
        </w:r>
      </w:ins>
    </w:p>
    <w:p w14:paraId="031DD40E" w14:textId="77777777" w:rsidR="009167C1" w:rsidRPr="00956093" w:rsidRDefault="009167C1" w:rsidP="009167C1">
      <w:pPr>
        <w:ind w:left="720"/>
        <w:rPr>
          <w:ins w:id="3644" w:author="hari prasath" w:date="2020-08-10T15:48:00Z"/>
          <w:rFonts w:ascii="Courier New" w:hAnsi="Courier New" w:cs="Courier New"/>
        </w:rPr>
      </w:pPr>
      <w:ins w:id="3645" w:author="hari prasath" w:date="2020-08-10T15:48:00Z">
        <w:r w:rsidRPr="00956093">
          <w:rPr>
            <w:rFonts w:ascii="Courier New" w:hAnsi="Courier New" w:cs="Courier New"/>
          </w:rPr>
          <w:t>“payload”:{</w:t>
        </w:r>
      </w:ins>
    </w:p>
    <w:p w14:paraId="2A5CBC7C" w14:textId="77777777" w:rsidR="009167C1" w:rsidRPr="00956093" w:rsidRDefault="009167C1" w:rsidP="009167C1">
      <w:pPr>
        <w:ind w:left="720"/>
        <w:rPr>
          <w:ins w:id="3646" w:author="hari prasath" w:date="2020-08-10T15:48:00Z"/>
          <w:rFonts w:ascii="Courier New" w:hAnsi="Courier New" w:cs="Courier New"/>
        </w:rPr>
      </w:pPr>
      <w:ins w:id="3647" w:author="hari prasath" w:date="2020-08-10T15:48:00Z">
        <w:r>
          <w:rPr>
            <w:rFonts w:ascii="Courier New" w:hAnsi="Courier New" w:cs="Courier New"/>
          </w:rPr>
          <w:t xml:space="preserve">  </w:t>
        </w:r>
        <w:r w:rsidRPr="00956093">
          <w:rPr>
            <w:rFonts w:ascii="Courier New" w:hAnsi="Courier New" w:cs="Courier New"/>
          </w:rPr>
          <w:t>“device_uid”:”031219010010002”</w:t>
        </w:r>
      </w:ins>
    </w:p>
    <w:p w14:paraId="42B798A5" w14:textId="77777777" w:rsidR="009167C1" w:rsidRDefault="009167C1" w:rsidP="009167C1">
      <w:pPr>
        <w:ind w:left="720"/>
        <w:rPr>
          <w:ins w:id="3648" w:author="hari prasath" w:date="2020-08-10T15:48:00Z"/>
          <w:rFonts w:ascii="Courier New" w:hAnsi="Courier New" w:cs="Courier New"/>
        </w:rPr>
      </w:pPr>
      <w:ins w:id="3649" w:author="hari prasath" w:date="2020-08-10T15:48:00Z">
        <w:r w:rsidRPr="00956093">
          <w:rPr>
            <w:rFonts w:ascii="Courier New" w:hAnsi="Courier New" w:cs="Courier New"/>
          </w:rPr>
          <w:t xml:space="preserve">  “action”:12,</w:t>
        </w:r>
      </w:ins>
    </w:p>
    <w:p w14:paraId="1867DA3F" w14:textId="77777777" w:rsidR="009167C1" w:rsidRPr="00956093" w:rsidRDefault="009167C1" w:rsidP="009167C1">
      <w:pPr>
        <w:ind w:left="720"/>
        <w:rPr>
          <w:ins w:id="3650" w:author="hari prasath" w:date="2020-08-10T15:48:00Z"/>
          <w:rFonts w:ascii="Courier New" w:hAnsi="Courier New" w:cs="Courier New"/>
        </w:rPr>
      </w:pPr>
      <w:ins w:id="3651" w:author="hari prasath" w:date="2020-08-10T15:48:00Z">
        <w:r>
          <w:rPr>
            <w:rFonts w:ascii="Courier New" w:hAnsi="Courier New" w:cs="Courier New"/>
          </w:rPr>
          <w:t xml:space="preserve">  </w:t>
        </w:r>
        <w:r w:rsidRPr="00956093">
          <w:rPr>
            <w:rFonts w:ascii="Courier New" w:hAnsi="Courier New" w:cs="Courier New"/>
          </w:rPr>
          <w:t>“</w:t>
        </w:r>
        <w:r>
          <w:rPr>
            <w:rFonts w:ascii="Courier New" w:hAnsi="Courier New" w:cs="Courier New"/>
          </w:rPr>
          <w:t>device_</w:t>
        </w:r>
        <w:r w:rsidRPr="00956093">
          <w:rPr>
            <w:rFonts w:ascii="Courier New" w:hAnsi="Courier New" w:cs="Courier New"/>
          </w:rPr>
          <w:t>data”:[</w:t>
        </w:r>
        <w:r w:rsidRPr="00956093">
          <w:rPr>
            <w:rFonts w:ascii="Courier New" w:hAnsi="Courier New" w:cs="Courier New"/>
          </w:rPr>
          <w:tab/>
        </w:r>
      </w:ins>
    </w:p>
    <w:p w14:paraId="632C505E" w14:textId="77777777" w:rsidR="009167C1" w:rsidRDefault="009167C1" w:rsidP="009167C1">
      <w:pPr>
        <w:ind w:left="720"/>
        <w:rPr>
          <w:ins w:id="3652" w:author="hari prasath" w:date="2020-08-10T15:48:00Z"/>
          <w:rFonts w:ascii="Courier New" w:hAnsi="Courier New" w:cs="Courier New"/>
        </w:rPr>
      </w:pPr>
      <w:ins w:id="3653" w:author="hari prasath" w:date="2020-08-10T15:48:00Z">
        <w:r w:rsidRPr="00956093">
          <w:rPr>
            <w:rFonts w:ascii="Courier New" w:hAnsi="Courier New" w:cs="Courier New"/>
          </w:rPr>
          <w:t xml:space="preserve">              {</w:t>
        </w:r>
      </w:ins>
    </w:p>
    <w:p w14:paraId="361409CE" w14:textId="77777777" w:rsidR="009167C1" w:rsidRPr="00956093" w:rsidRDefault="009167C1" w:rsidP="009167C1">
      <w:pPr>
        <w:ind w:left="576"/>
        <w:rPr>
          <w:ins w:id="3654" w:author="hari prasath" w:date="2020-08-10T15:48:00Z"/>
          <w:rFonts w:ascii="Courier New" w:hAnsi="Courier New" w:cs="Courier New"/>
        </w:rPr>
      </w:pPr>
      <w:ins w:id="3655" w:author="hari prasath" w:date="2020-08-10T15:48:00Z">
        <w:r>
          <w:rPr>
            <w:rFonts w:ascii="Courier New" w:hAnsi="Courier New" w:cs="Courier New"/>
          </w:rPr>
          <w:t xml:space="preserve">   "address_id":"</w:t>
        </w:r>
        <w:commentRangeStart w:id="3656"/>
        <w:r>
          <w:rPr>
            <w:rFonts w:ascii="Courier New" w:hAnsi="Courier New" w:cs="Courier New"/>
          </w:rPr>
          <w:t>23E7843D383B4A32</w:t>
        </w:r>
        <w:commentRangeEnd w:id="3656"/>
        <w:r>
          <w:rPr>
            <w:rStyle w:val="CommentReference"/>
          </w:rPr>
          <w:commentReference w:id="3656"/>
        </w:r>
        <w:r w:rsidRPr="00956093">
          <w:rPr>
            <w:rFonts w:ascii="Courier New" w:hAnsi="Courier New" w:cs="Courier New"/>
          </w:rPr>
          <w:t>"</w:t>
        </w:r>
      </w:ins>
    </w:p>
    <w:p w14:paraId="39C8EDA4" w14:textId="77777777" w:rsidR="009167C1" w:rsidRPr="00956093" w:rsidRDefault="009167C1" w:rsidP="009167C1">
      <w:pPr>
        <w:ind w:left="720"/>
        <w:rPr>
          <w:ins w:id="3657" w:author="hari prasath" w:date="2020-08-10T15:48:00Z"/>
          <w:rFonts w:ascii="Courier New" w:hAnsi="Courier New" w:cs="Courier New"/>
        </w:rPr>
      </w:pPr>
    </w:p>
    <w:p w14:paraId="6C518331" w14:textId="77777777" w:rsidR="009167C1" w:rsidRPr="00956093" w:rsidRDefault="009167C1" w:rsidP="009167C1">
      <w:pPr>
        <w:ind w:left="720"/>
        <w:rPr>
          <w:ins w:id="3658" w:author="hari prasath" w:date="2020-08-10T15:48:00Z"/>
          <w:rFonts w:ascii="Courier New" w:hAnsi="Courier New" w:cs="Courier New"/>
        </w:rPr>
      </w:pPr>
      <w:ins w:id="3659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0E22EE1B" w14:textId="77777777" w:rsidR="009167C1" w:rsidRPr="00956093" w:rsidRDefault="009167C1" w:rsidP="009167C1">
      <w:pPr>
        <w:ind w:left="720"/>
        <w:rPr>
          <w:ins w:id="3660" w:author="hari prasath" w:date="2020-08-10T15:48:00Z"/>
          <w:rFonts w:ascii="Courier New" w:hAnsi="Courier New" w:cs="Courier New"/>
        </w:rPr>
      </w:pPr>
      <w:ins w:id="3661" w:author="hari prasath" w:date="2020-08-10T15:48:00Z">
        <w:r w:rsidRPr="00956093">
          <w:rPr>
            <w:rFonts w:ascii="Courier New" w:hAnsi="Courier New" w:cs="Courier New"/>
          </w:rPr>
          <w:t>]</w:t>
        </w:r>
      </w:ins>
    </w:p>
    <w:p w14:paraId="6D154CA9" w14:textId="77777777" w:rsidR="009167C1" w:rsidRPr="00956093" w:rsidRDefault="009167C1" w:rsidP="009167C1">
      <w:pPr>
        <w:ind w:left="720"/>
        <w:rPr>
          <w:ins w:id="3662" w:author="hari prasath" w:date="2020-08-10T15:48:00Z"/>
          <w:rFonts w:ascii="Courier New" w:hAnsi="Courier New" w:cs="Courier New"/>
        </w:rPr>
      </w:pPr>
      <w:ins w:id="3663" w:author="hari prasath" w:date="2020-08-10T15:48:00Z">
        <w:r w:rsidRPr="00956093">
          <w:rPr>
            <w:rFonts w:ascii="Courier New" w:hAnsi="Courier New" w:cs="Courier New"/>
          </w:rPr>
          <w:t>}</w:t>
        </w:r>
      </w:ins>
    </w:p>
    <w:p w14:paraId="1A03817E" w14:textId="43498942" w:rsidR="009167C1" w:rsidRPr="009167C1" w:rsidRDefault="009167C1">
      <w:pPr>
        <w:ind w:left="720"/>
        <w:rPr>
          <w:ins w:id="3664" w:author="hari prasath" w:date="2020-08-10T15:44:00Z"/>
          <w:rFonts w:ascii="Courier New" w:hAnsi="Courier New" w:cs="Courier New"/>
          <w:rPrChange w:id="3665" w:author="hari prasath" w:date="2020-08-10T15:48:00Z">
            <w:rPr>
              <w:ins w:id="3666" w:author="hari prasath" w:date="2020-08-10T15:44:00Z"/>
            </w:rPr>
          </w:rPrChange>
        </w:rPr>
        <w:pPrChange w:id="3667" w:author="hari prasath" w:date="2020-08-10T15:48:00Z">
          <w:pPr>
            <w:pStyle w:val="Heading2"/>
            <w:spacing w:before="0"/>
          </w:pPr>
        </w:pPrChange>
      </w:pPr>
      <w:ins w:id="3668" w:author="hari prasath" w:date="2020-08-10T15:48:00Z">
        <w:r w:rsidRPr="00956093">
          <w:rPr>
            <w:rFonts w:ascii="Courier New" w:hAnsi="Courier New" w:cs="Courier New"/>
          </w:rPr>
          <w:t>}</w:t>
        </w:r>
        <w:commentRangeEnd w:id="3639"/>
        <w:r>
          <w:rPr>
            <w:rStyle w:val="CommentReference"/>
          </w:rPr>
          <w:commentReference w:id="3639"/>
        </w:r>
      </w:ins>
    </w:p>
    <w:p w14:paraId="7D38BB19" w14:textId="538B1723" w:rsidR="00B32C76" w:rsidRDefault="00B32C76" w:rsidP="00D46B1D">
      <w:pPr>
        <w:pStyle w:val="Heading2"/>
        <w:spacing w:before="0"/>
      </w:pPr>
      <w:bookmarkStart w:id="3669" w:name="_Toc50192916"/>
      <w:commentRangeStart w:id="3670"/>
      <w:r>
        <w:lastRenderedPageBreak/>
        <w:t>Registration request packet</w:t>
      </w:r>
      <w:commentRangeEnd w:id="3670"/>
      <w:r w:rsidR="003D1211">
        <w:rPr>
          <w:rStyle w:val="CommentReference"/>
          <w:rFonts w:ascii="Arial" w:eastAsiaTheme="minorHAnsi" w:hAnsi="Arial" w:cstheme="minorBidi"/>
          <w:b w:val="0"/>
          <w:color w:val="auto"/>
        </w:rPr>
        <w:commentReference w:id="3670"/>
      </w:r>
      <w:bookmarkEnd w:id="3160"/>
      <w:bookmarkEnd w:id="3669"/>
    </w:p>
    <w:p w14:paraId="081821BF" w14:textId="49566ABF" w:rsidR="00B32C76" w:rsidRPr="00774F74" w:rsidRDefault="00B32C76" w:rsidP="002A3875">
      <w:pPr>
        <w:ind w:left="576"/>
        <w:rPr>
          <w:rFonts w:asciiTheme="minorHAnsi" w:hAnsiTheme="minorHAnsi" w:cstheme="minorHAnsi"/>
          <w:rPrChange w:id="3671" w:author="hari prasath" w:date="2020-08-10T16:41:00Z">
            <w:rPr>
              <w:rFonts w:asciiTheme="minorHAnsi" w:hAnsiTheme="minorHAnsi"/>
            </w:rPr>
          </w:rPrChange>
        </w:rPr>
      </w:pPr>
      <w:r w:rsidRPr="00774F74">
        <w:rPr>
          <w:rFonts w:asciiTheme="minorHAnsi" w:hAnsiTheme="minorHAnsi" w:cstheme="minorHAnsi"/>
          <w:rPrChange w:id="3672" w:author="hari prasath" w:date="2020-08-10T16:41:00Z">
            <w:rPr>
              <w:rFonts w:asciiTheme="minorHAnsi" w:hAnsiTheme="minorHAnsi" w:cs="Arial"/>
              <w:color w:val="000000" w:themeColor="text1" w:themeShade="80"/>
              <w:sz w:val="24"/>
              <w:szCs w:val="24"/>
              <w:lang w:val="en"/>
            </w:rPr>
          </w:rPrChange>
        </w:rPr>
        <w:t>Hub will send this packet if it is rebooted accidentally</w:t>
      </w:r>
    </w:p>
    <w:p w14:paraId="211DA014" w14:textId="07238896" w:rsidR="00B32C76" w:rsidDel="00774F74" w:rsidRDefault="00B32C76" w:rsidP="00B32C76">
      <w:pPr>
        <w:pStyle w:val="Heading3"/>
        <w:rPr>
          <w:del w:id="3673" w:author="hari prasath" w:date="2020-08-10T16:40:00Z"/>
        </w:rPr>
      </w:pPr>
      <w:del w:id="3674" w:author="hari prasath" w:date="2020-08-10T16:40:00Z">
        <w:r w:rsidDel="00774F74">
          <w:delText>Amenos request packet</w:delText>
        </w:r>
      </w:del>
    </w:p>
    <w:p w14:paraId="29F3549C" w14:textId="77777777" w:rsidR="00B32C76" w:rsidRPr="00956093" w:rsidRDefault="00B32C76" w:rsidP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77019BE4" w14:textId="77777777" w:rsidR="00B32C76" w:rsidRPr="00956093" w:rsidRDefault="00B32C76" w:rsidP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“hmac”:’’,</w:t>
      </w:r>
    </w:p>
    <w:p w14:paraId="13C67503" w14:textId="77777777" w:rsidR="00B32C76" w:rsidRPr="00956093" w:rsidRDefault="00B32C76" w:rsidP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“payload”:</w:t>
      </w:r>
    </w:p>
    <w:p w14:paraId="3F83BF3E" w14:textId="77777777" w:rsidR="00B32C76" w:rsidRPr="00956093" w:rsidRDefault="00B32C76" w:rsidP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3C4C8E7B" w14:textId="77777777" w:rsidR="00B32C76" w:rsidRPr="00956093" w:rsidRDefault="00B32C76" w:rsidP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     “device_uid” : </w:t>
      </w:r>
      <w:r>
        <w:rPr>
          <w:rFonts w:ascii="Courier New" w:hAnsi="Courier New" w:cs="Courier New"/>
        </w:rPr>
        <w:t>“</w:t>
      </w:r>
      <w:r w:rsidRPr="00956093">
        <w:rPr>
          <w:rFonts w:ascii="Courier New" w:hAnsi="Courier New" w:cs="Courier New"/>
        </w:rPr>
        <w:t>031219010010002</w:t>
      </w:r>
      <w:r>
        <w:rPr>
          <w:rFonts w:ascii="Courier New" w:hAnsi="Courier New" w:cs="Courier New"/>
        </w:rPr>
        <w:t>”</w:t>
      </w:r>
      <w:r w:rsidRPr="00956093">
        <w:rPr>
          <w:rFonts w:ascii="Courier New" w:hAnsi="Courier New" w:cs="Courier New"/>
        </w:rPr>
        <w:t>,</w:t>
      </w:r>
    </w:p>
    <w:p w14:paraId="6002E02B" w14:textId="734000AE" w:rsidR="00B32C76" w:rsidRPr="00956093" w:rsidRDefault="00B32C76" w:rsidP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     “action”:1</w:t>
      </w:r>
      <w:r w:rsidR="003D1211">
        <w:rPr>
          <w:rFonts w:ascii="Courier New" w:hAnsi="Courier New" w:cs="Courier New"/>
        </w:rPr>
        <w:t>4</w:t>
      </w:r>
      <w:r w:rsidRPr="00956093">
        <w:rPr>
          <w:rFonts w:ascii="Courier New" w:hAnsi="Courier New" w:cs="Courier New"/>
        </w:rPr>
        <w:t>,</w:t>
      </w:r>
    </w:p>
    <w:p w14:paraId="695EC981" w14:textId="77777777" w:rsidR="00B32C76" w:rsidRPr="00956093" w:rsidRDefault="00B32C76" w:rsidP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       “</w:t>
      </w:r>
      <w:r>
        <w:rPr>
          <w:rFonts w:ascii="Courier New" w:hAnsi="Courier New" w:cs="Courier New"/>
        </w:rPr>
        <w:t>device_</w:t>
      </w:r>
      <w:r w:rsidRPr="00956093">
        <w:rPr>
          <w:rFonts w:ascii="Courier New" w:hAnsi="Courier New" w:cs="Courier New"/>
        </w:rPr>
        <w:t>data”:[</w:t>
      </w:r>
    </w:p>
    <w:p w14:paraId="74654BAD" w14:textId="77777777" w:rsidR="00B32C76" w:rsidRPr="00956093" w:rsidRDefault="00B32C76" w:rsidP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5FC6665D" w14:textId="2C40AD29" w:rsidR="00B32C76" w:rsidRPr="00956093" w:rsidRDefault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   “</w:t>
      </w:r>
      <w:r>
        <w:rPr>
          <w:rFonts w:ascii="Courier New" w:hAnsi="Courier New" w:cs="Courier New"/>
        </w:rPr>
        <w:t>reg_required</w:t>
      </w:r>
      <w:r w:rsidRPr="00956093">
        <w:rPr>
          <w:rFonts w:ascii="Courier New" w:hAnsi="Courier New" w:cs="Courier New"/>
        </w:rPr>
        <w:t>”:1</w:t>
      </w:r>
    </w:p>
    <w:p w14:paraId="5951DED1" w14:textId="77777777" w:rsidR="00B32C76" w:rsidRPr="00956093" w:rsidRDefault="00B32C76" w:rsidP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34DDDA62" w14:textId="77777777" w:rsidR="00B32C76" w:rsidRPr="00956093" w:rsidRDefault="00B32C76" w:rsidP="00B32C76">
      <w:pPr>
        <w:ind w:left="720"/>
        <w:rPr>
          <w:rFonts w:ascii="Courier New" w:hAnsi="Courier New" w:cs="Courier New"/>
        </w:rPr>
      </w:pPr>
    </w:p>
    <w:p w14:paraId="3E0FAF01" w14:textId="77777777" w:rsidR="00B32C76" w:rsidRPr="00956093" w:rsidRDefault="00B32C76" w:rsidP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]</w:t>
      </w:r>
    </w:p>
    <w:p w14:paraId="7AB98530" w14:textId="77777777" w:rsidR="00B32C76" w:rsidRPr="00956093" w:rsidRDefault="00B32C76" w:rsidP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3A377BBF" w14:textId="77777777" w:rsidR="00B32C76" w:rsidRDefault="00B32C76" w:rsidP="00B32C76">
      <w:pPr>
        <w:ind w:left="720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2E0EC44D" w14:textId="444AF81B" w:rsidR="00B32C76" w:rsidDel="00D822A6" w:rsidRDefault="00B32C76" w:rsidP="00B32C76">
      <w:pPr>
        <w:pStyle w:val="Heading3"/>
        <w:rPr>
          <w:del w:id="3675" w:author="hari prasath" w:date="2020-07-11T14:54:00Z"/>
        </w:rPr>
      </w:pPr>
      <w:commentRangeStart w:id="3676"/>
      <w:del w:id="3677" w:author="hari prasath" w:date="2020-07-11T14:54:00Z">
        <w:r w:rsidDel="00D822A6">
          <w:delText>Kinisi request packet</w:delText>
        </w:r>
      </w:del>
    </w:p>
    <w:p w14:paraId="48EB7D1E" w14:textId="71A90192" w:rsidR="00B32C76" w:rsidRPr="00956093" w:rsidDel="00D822A6" w:rsidRDefault="00B32C76" w:rsidP="00B32C76">
      <w:pPr>
        <w:ind w:left="720"/>
        <w:rPr>
          <w:del w:id="3678" w:author="hari prasath" w:date="2020-07-11T14:54:00Z"/>
          <w:rFonts w:ascii="Courier New" w:hAnsi="Courier New" w:cs="Courier New"/>
        </w:rPr>
      </w:pPr>
      <w:del w:id="3679" w:author="hari prasath" w:date="2020-07-11T14:54:00Z">
        <w:r w:rsidRPr="00956093" w:rsidDel="00D822A6">
          <w:rPr>
            <w:rFonts w:ascii="Courier New" w:hAnsi="Courier New" w:cs="Courier New"/>
          </w:rPr>
          <w:delText>{</w:delText>
        </w:r>
      </w:del>
    </w:p>
    <w:p w14:paraId="0D2BC975" w14:textId="6385E5A6" w:rsidR="00B32C76" w:rsidRPr="00956093" w:rsidDel="00D822A6" w:rsidRDefault="00B32C76" w:rsidP="00B32C76">
      <w:pPr>
        <w:ind w:left="720"/>
        <w:rPr>
          <w:del w:id="3680" w:author="hari prasath" w:date="2020-07-11T14:54:00Z"/>
          <w:rFonts w:ascii="Courier New" w:hAnsi="Courier New" w:cs="Courier New"/>
        </w:rPr>
      </w:pPr>
      <w:del w:id="3681" w:author="hari prasath" w:date="2020-07-11T14:54:00Z">
        <w:r w:rsidRPr="00956093" w:rsidDel="00D822A6">
          <w:rPr>
            <w:rFonts w:ascii="Courier New" w:hAnsi="Courier New" w:cs="Courier New"/>
          </w:rPr>
          <w:delText>“hmac”:’’,</w:delText>
        </w:r>
      </w:del>
    </w:p>
    <w:p w14:paraId="63DC5402" w14:textId="6E7D0F1B" w:rsidR="00B32C76" w:rsidRPr="00956093" w:rsidDel="00D822A6" w:rsidRDefault="00B32C76" w:rsidP="00B32C76">
      <w:pPr>
        <w:ind w:left="720"/>
        <w:rPr>
          <w:del w:id="3682" w:author="hari prasath" w:date="2020-07-11T14:54:00Z"/>
          <w:rFonts w:ascii="Courier New" w:hAnsi="Courier New" w:cs="Courier New"/>
        </w:rPr>
      </w:pPr>
      <w:del w:id="3683" w:author="hari prasath" w:date="2020-07-11T14:54:00Z">
        <w:r w:rsidRPr="00956093" w:rsidDel="00D822A6">
          <w:rPr>
            <w:rFonts w:ascii="Courier New" w:hAnsi="Courier New" w:cs="Courier New"/>
          </w:rPr>
          <w:delText>“payload”:</w:delText>
        </w:r>
      </w:del>
    </w:p>
    <w:p w14:paraId="168FCE02" w14:textId="3B05C1F6" w:rsidR="00B32C76" w:rsidRPr="00956093" w:rsidDel="00D822A6" w:rsidRDefault="00B32C76" w:rsidP="00B32C76">
      <w:pPr>
        <w:ind w:left="720"/>
        <w:rPr>
          <w:del w:id="3684" w:author="hari prasath" w:date="2020-07-11T14:54:00Z"/>
          <w:rFonts w:ascii="Courier New" w:hAnsi="Courier New" w:cs="Courier New"/>
        </w:rPr>
      </w:pPr>
      <w:del w:id="3685" w:author="hari prasath" w:date="2020-07-11T14:54:00Z">
        <w:r w:rsidRPr="00956093" w:rsidDel="00D822A6">
          <w:rPr>
            <w:rFonts w:ascii="Courier New" w:hAnsi="Courier New" w:cs="Courier New"/>
          </w:rPr>
          <w:delText>{</w:delText>
        </w:r>
      </w:del>
    </w:p>
    <w:p w14:paraId="25DEF12E" w14:textId="271F8711" w:rsidR="00B32C76" w:rsidRPr="00956093" w:rsidDel="00D822A6" w:rsidRDefault="00B32C76" w:rsidP="00B32C76">
      <w:pPr>
        <w:ind w:left="720"/>
        <w:rPr>
          <w:del w:id="3686" w:author="hari prasath" w:date="2020-07-11T14:54:00Z"/>
          <w:rFonts w:ascii="Courier New" w:hAnsi="Courier New" w:cs="Courier New"/>
        </w:rPr>
      </w:pPr>
      <w:del w:id="3687" w:author="hari prasath" w:date="2020-07-11T14:54:00Z">
        <w:r w:rsidRPr="00956093" w:rsidDel="00D822A6">
          <w:rPr>
            <w:rFonts w:ascii="Courier New" w:hAnsi="Courier New" w:cs="Courier New"/>
          </w:rPr>
          <w:delText xml:space="preserve">       “device_uid” : </w:delText>
        </w:r>
        <w:r w:rsidDel="00D822A6">
          <w:rPr>
            <w:rFonts w:ascii="Courier New" w:hAnsi="Courier New" w:cs="Courier New"/>
          </w:rPr>
          <w:delText>“</w:delText>
        </w:r>
        <w:r w:rsidRPr="00956093" w:rsidDel="00D822A6">
          <w:rPr>
            <w:rFonts w:ascii="Courier New" w:hAnsi="Courier New" w:cs="Courier New"/>
          </w:rPr>
          <w:delText>03121901001000</w:delText>
        </w:r>
        <w:r w:rsidDel="00D822A6">
          <w:rPr>
            <w:rFonts w:ascii="Courier New" w:hAnsi="Courier New" w:cs="Courier New"/>
          </w:rPr>
          <w:delText>5”</w:delText>
        </w:r>
        <w:r w:rsidRPr="00956093" w:rsidDel="00D822A6">
          <w:rPr>
            <w:rFonts w:ascii="Courier New" w:hAnsi="Courier New" w:cs="Courier New"/>
          </w:rPr>
          <w:delText>,</w:delText>
        </w:r>
      </w:del>
    </w:p>
    <w:p w14:paraId="74D72C01" w14:textId="346F613C" w:rsidR="00B32C76" w:rsidRPr="00956093" w:rsidDel="00D822A6" w:rsidRDefault="00B32C76" w:rsidP="00B32C76">
      <w:pPr>
        <w:ind w:left="720"/>
        <w:rPr>
          <w:del w:id="3688" w:author="hari prasath" w:date="2020-07-11T14:54:00Z"/>
          <w:rFonts w:ascii="Courier New" w:hAnsi="Courier New" w:cs="Courier New"/>
        </w:rPr>
      </w:pPr>
      <w:del w:id="3689" w:author="hari prasath" w:date="2020-07-11T14:54:00Z">
        <w:r w:rsidRPr="00956093" w:rsidDel="00D822A6">
          <w:rPr>
            <w:rFonts w:ascii="Courier New" w:hAnsi="Courier New" w:cs="Courier New"/>
          </w:rPr>
          <w:delText xml:space="preserve">       “action”:1</w:delText>
        </w:r>
        <w:r w:rsidR="003D1211" w:rsidDel="00D822A6">
          <w:rPr>
            <w:rFonts w:ascii="Courier New" w:hAnsi="Courier New" w:cs="Courier New"/>
          </w:rPr>
          <w:delText>4</w:delText>
        </w:r>
        <w:r w:rsidRPr="00956093" w:rsidDel="00D822A6">
          <w:rPr>
            <w:rFonts w:ascii="Courier New" w:hAnsi="Courier New" w:cs="Courier New"/>
          </w:rPr>
          <w:delText>,</w:delText>
        </w:r>
      </w:del>
    </w:p>
    <w:p w14:paraId="7DC00856" w14:textId="4CA0CFEE" w:rsidR="00B32C76" w:rsidRPr="00956093" w:rsidDel="00D822A6" w:rsidRDefault="00B32C76" w:rsidP="00B32C76">
      <w:pPr>
        <w:ind w:left="720"/>
        <w:rPr>
          <w:del w:id="3690" w:author="hari prasath" w:date="2020-07-11T14:54:00Z"/>
          <w:rFonts w:ascii="Courier New" w:hAnsi="Courier New" w:cs="Courier New"/>
        </w:rPr>
      </w:pPr>
      <w:del w:id="3691" w:author="hari prasath" w:date="2020-07-11T14:54:00Z">
        <w:r w:rsidRPr="00956093" w:rsidDel="00D822A6">
          <w:rPr>
            <w:rFonts w:ascii="Courier New" w:hAnsi="Courier New" w:cs="Courier New"/>
          </w:rPr>
          <w:delText xml:space="preserve">         “</w:delText>
        </w:r>
        <w:r w:rsidDel="00D822A6">
          <w:rPr>
            <w:rFonts w:ascii="Courier New" w:hAnsi="Courier New" w:cs="Courier New"/>
          </w:rPr>
          <w:delText>device_</w:delText>
        </w:r>
        <w:r w:rsidRPr="00956093" w:rsidDel="00D822A6">
          <w:rPr>
            <w:rFonts w:ascii="Courier New" w:hAnsi="Courier New" w:cs="Courier New"/>
          </w:rPr>
          <w:delText>data”:[</w:delText>
        </w:r>
      </w:del>
    </w:p>
    <w:p w14:paraId="4B0CD3B0" w14:textId="01BC69CA" w:rsidR="00B32C76" w:rsidRPr="00956093" w:rsidDel="00D822A6" w:rsidRDefault="00B32C76" w:rsidP="00B32C76">
      <w:pPr>
        <w:ind w:left="720"/>
        <w:rPr>
          <w:del w:id="3692" w:author="hari prasath" w:date="2020-07-11T14:54:00Z"/>
          <w:rFonts w:ascii="Courier New" w:hAnsi="Courier New" w:cs="Courier New"/>
        </w:rPr>
      </w:pPr>
      <w:del w:id="3693" w:author="hari prasath" w:date="2020-07-11T14:54:00Z">
        <w:r w:rsidRPr="00956093" w:rsidDel="00D822A6">
          <w:rPr>
            <w:rFonts w:ascii="Courier New" w:hAnsi="Courier New" w:cs="Courier New"/>
          </w:rPr>
          <w:delText>{</w:delText>
        </w:r>
      </w:del>
    </w:p>
    <w:p w14:paraId="1B65D33A" w14:textId="56936457" w:rsidR="00B32C76" w:rsidRPr="00956093" w:rsidDel="00D822A6" w:rsidRDefault="00B32C76">
      <w:pPr>
        <w:ind w:left="720"/>
        <w:rPr>
          <w:del w:id="3694" w:author="hari prasath" w:date="2020-07-11T14:54:00Z"/>
          <w:rFonts w:ascii="Courier New" w:hAnsi="Courier New" w:cs="Courier New"/>
        </w:rPr>
      </w:pPr>
      <w:del w:id="3695" w:author="hari prasath" w:date="2020-07-11T14:54:00Z">
        <w:r w:rsidRPr="00956093" w:rsidDel="00D822A6">
          <w:rPr>
            <w:rFonts w:ascii="Courier New" w:hAnsi="Courier New" w:cs="Courier New"/>
          </w:rPr>
          <w:delText xml:space="preserve">     “</w:delText>
        </w:r>
        <w:r w:rsidDel="00D822A6">
          <w:rPr>
            <w:rFonts w:ascii="Courier New" w:hAnsi="Courier New" w:cs="Courier New"/>
          </w:rPr>
          <w:delText>reg_required</w:delText>
        </w:r>
        <w:r w:rsidRPr="00956093" w:rsidDel="00D822A6">
          <w:rPr>
            <w:rFonts w:ascii="Courier New" w:hAnsi="Courier New" w:cs="Courier New"/>
          </w:rPr>
          <w:delText>”:</w:delText>
        </w:r>
        <w:r w:rsidDel="00D822A6">
          <w:rPr>
            <w:rFonts w:ascii="Courier New" w:hAnsi="Courier New" w:cs="Courier New"/>
          </w:rPr>
          <w:delText>1</w:delText>
        </w:r>
      </w:del>
    </w:p>
    <w:p w14:paraId="2C652506" w14:textId="308E700E" w:rsidR="00B32C76" w:rsidRPr="00956093" w:rsidDel="00D822A6" w:rsidRDefault="00B32C76" w:rsidP="00B32C76">
      <w:pPr>
        <w:ind w:left="720"/>
        <w:rPr>
          <w:del w:id="3696" w:author="hari prasath" w:date="2020-07-11T14:54:00Z"/>
          <w:rFonts w:ascii="Courier New" w:hAnsi="Courier New" w:cs="Courier New"/>
        </w:rPr>
      </w:pPr>
      <w:del w:id="3697" w:author="hari prasath" w:date="2020-07-11T14:54:00Z">
        <w:r w:rsidRPr="00956093" w:rsidDel="00D822A6">
          <w:rPr>
            <w:rFonts w:ascii="Courier New" w:hAnsi="Courier New" w:cs="Courier New"/>
          </w:rPr>
          <w:delText>}</w:delText>
        </w:r>
      </w:del>
    </w:p>
    <w:p w14:paraId="3F4A1F90" w14:textId="636D9357" w:rsidR="00B32C76" w:rsidRPr="00956093" w:rsidDel="00D822A6" w:rsidRDefault="00B32C76" w:rsidP="00B32C76">
      <w:pPr>
        <w:ind w:left="720"/>
        <w:rPr>
          <w:del w:id="3698" w:author="hari prasath" w:date="2020-07-11T14:54:00Z"/>
          <w:rFonts w:ascii="Courier New" w:hAnsi="Courier New" w:cs="Courier New"/>
        </w:rPr>
      </w:pPr>
    </w:p>
    <w:p w14:paraId="19A99CA0" w14:textId="6ECF68B2" w:rsidR="00B32C76" w:rsidRPr="00956093" w:rsidDel="00D822A6" w:rsidRDefault="00B32C76" w:rsidP="00B32C76">
      <w:pPr>
        <w:ind w:left="720"/>
        <w:rPr>
          <w:del w:id="3699" w:author="hari prasath" w:date="2020-07-11T14:54:00Z"/>
          <w:rFonts w:ascii="Courier New" w:hAnsi="Courier New" w:cs="Courier New"/>
        </w:rPr>
      </w:pPr>
      <w:del w:id="3700" w:author="hari prasath" w:date="2020-07-11T14:54:00Z">
        <w:r w:rsidRPr="00956093" w:rsidDel="00D822A6">
          <w:rPr>
            <w:rFonts w:ascii="Courier New" w:hAnsi="Courier New" w:cs="Courier New"/>
          </w:rPr>
          <w:delText>]</w:delText>
        </w:r>
      </w:del>
    </w:p>
    <w:p w14:paraId="1AEA5A47" w14:textId="12D79062" w:rsidR="00B32C76" w:rsidRPr="00956093" w:rsidDel="00D822A6" w:rsidRDefault="00B32C76" w:rsidP="00B32C76">
      <w:pPr>
        <w:ind w:left="720"/>
        <w:rPr>
          <w:del w:id="3701" w:author="hari prasath" w:date="2020-07-11T14:54:00Z"/>
          <w:rFonts w:ascii="Courier New" w:hAnsi="Courier New" w:cs="Courier New"/>
        </w:rPr>
      </w:pPr>
      <w:del w:id="3702" w:author="hari prasath" w:date="2020-07-11T14:54:00Z">
        <w:r w:rsidRPr="00956093" w:rsidDel="00D822A6">
          <w:rPr>
            <w:rFonts w:ascii="Courier New" w:hAnsi="Courier New" w:cs="Courier New"/>
          </w:rPr>
          <w:delText>}</w:delText>
        </w:r>
      </w:del>
    </w:p>
    <w:p w14:paraId="2B961974" w14:textId="4FE6557D" w:rsidR="00B32C76" w:rsidDel="00D822A6" w:rsidRDefault="00B32C76" w:rsidP="00B32C76">
      <w:pPr>
        <w:ind w:left="720"/>
        <w:rPr>
          <w:del w:id="3703" w:author="hari prasath" w:date="2020-07-11T14:54:00Z"/>
          <w:rFonts w:ascii="Courier New" w:hAnsi="Courier New" w:cs="Courier New"/>
        </w:rPr>
      </w:pPr>
      <w:del w:id="3704" w:author="hari prasath" w:date="2020-07-11T14:54:00Z">
        <w:r w:rsidRPr="00956093" w:rsidDel="00D822A6">
          <w:rPr>
            <w:rFonts w:ascii="Courier New" w:hAnsi="Courier New" w:cs="Courier New"/>
          </w:rPr>
          <w:delText>}</w:delText>
        </w:r>
        <w:commentRangeEnd w:id="3676"/>
        <w:r w:rsidR="000D056A" w:rsidDel="00D822A6">
          <w:rPr>
            <w:rStyle w:val="CommentReference"/>
          </w:rPr>
          <w:commentReference w:id="3676"/>
        </w:r>
      </w:del>
    </w:p>
    <w:p w14:paraId="3E2913DB" w14:textId="77777777" w:rsidR="00B32C76" w:rsidRPr="002A3875" w:rsidRDefault="00B32C76" w:rsidP="002A3875">
      <w:pPr>
        <w:ind w:left="576"/>
      </w:pPr>
    </w:p>
    <w:p w14:paraId="58E975AA" w14:textId="77777777" w:rsidR="00B32C76" w:rsidRPr="002A3875" w:rsidRDefault="00B32C76" w:rsidP="002A3875"/>
    <w:p w14:paraId="01705640" w14:textId="77777777" w:rsidR="009167C1" w:rsidRDefault="009167C1" w:rsidP="009167C1">
      <w:pPr>
        <w:pStyle w:val="Heading2"/>
        <w:rPr>
          <w:ins w:id="3705" w:author="hari prasath" w:date="2020-08-10T15:51:00Z"/>
        </w:rPr>
      </w:pPr>
      <w:bookmarkStart w:id="3706" w:name="_Ref46169484"/>
      <w:bookmarkStart w:id="3707" w:name="_Toc50192917"/>
      <w:commentRangeStart w:id="3708"/>
      <w:ins w:id="3709" w:author="hari prasath" w:date="2020-08-10T15:51:00Z">
        <w:r>
          <w:t>AC  &amp; Light default setting packet</w:t>
        </w:r>
        <w:commentRangeEnd w:id="3708"/>
        <w:r>
          <w:rPr>
            <w:rStyle w:val="CommentReference"/>
            <w:rFonts w:ascii="Arial" w:eastAsiaTheme="minorHAnsi" w:hAnsi="Arial" w:cstheme="minorBidi"/>
            <w:b w:val="0"/>
            <w:color w:val="auto"/>
          </w:rPr>
          <w:commentReference w:id="3708"/>
        </w:r>
        <w:bookmarkEnd w:id="3706"/>
        <w:bookmarkEnd w:id="3707"/>
      </w:ins>
    </w:p>
    <w:p w14:paraId="4DA97C10" w14:textId="77777777" w:rsidR="009167C1" w:rsidRDefault="009167C1" w:rsidP="009167C1">
      <w:pPr>
        <w:ind w:left="567"/>
        <w:rPr>
          <w:ins w:id="3710" w:author="hari prasath" w:date="2020-08-10T15:51:00Z"/>
          <w:rFonts w:asciiTheme="minorHAnsi" w:hAnsiTheme="minorHAnsi" w:cstheme="minorHAnsi"/>
        </w:rPr>
      </w:pPr>
      <w:ins w:id="3711" w:author="hari prasath" w:date="2020-08-10T15:51:00Z">
        <w:r w:rsidRPr="00D75115">
          <w:rPr>
            <w:rFonts w:asciiTheme="minorHAnsi" w:hAnsiTheme="minorHAnsi" w:cstheme="minorHAnsi"/>
          </w:rPr>
          <w:t>Sensor receives this packet after it successfully registered with Hub</w:t>
        </w:r>
      </w:ins>
    </w:p>
    <w:p w14:paraId="7A094F19" w14:textId="77777777" w:rsidR="009167C1" w:rsidRDefault="009167C1" w:rsidP="009167C1">
      <w:pPr>
        <w:pStyle w:val="Heading3"/>
        <w:rPr>
          <w:ins w:id="3712" w:author="hari prasath" w:date="2020-08-10T15:51:00Z"/>
        </w:rPr>
      </w:pPr>
      <w:bookmarkStart w:id="3713" w:name="_Toc50192918"/>
      <w:ins w:id="3714" w:author="hari prasath" w:date="2020-08-10T15:51:00Z">
        <w:r>
          <w:t>Amenos AC default packet</w:t>
        </w:r>
        <w:bookmarkEnd w:id="3713"/>
      </w:ins>
    </w:p>
    <w:p w14:paraId="522C5CDB" w14:textId="77777777" w:rsidR="009167C1" w:rsidRPr="00956093" w:rsidRDefault="009167C1" w:rsidP="009167C1">
      <w:pPr>
        <w:ind w:left="576"/>
        <w:rPr>
          <w:ins w:id="3715" w:author="hari prasath" w:date="2020-08-10T15:51:00Z"/>
          <w:rFonts w:ascii="Courier New" w:hAnsi="Courier New" w:cs="Courier New"/>
        </w:rPr>
      </w:pPr>
      <w:ins w:id="3716" w:author="hari prasath" w:date="2020-08-10T15:51:00Z">
        <w:r w:rsidRPr="00956093">
          <w:rPr>
            <w:rFonts w:ascii="Courier New" w:hAnsi="Courier New" w:cs="Courier New"/>
          </w:rPr>
          <w:t>{</w:t>
        </w:r>
      </w:ins>
    </w:p>
    <w:p w14:paraId="0AF31142" w14:textId="77777777" w:rsidR="009167C1" w:rsidRPr="00956093" w:rsidRDefault="009167C1" w:rsidP="009167C1">
      <w:pPr>
        <w:ind w:left="576"/>
        <w:rPr>
          <w:ins w:id="3717" w:author="hari prasath" w:date="2020-08-10T15:51:00Z"/>
          <w:rFonts w:ascii="Courier New" w:hAnsi="Courier New" w:cs="Courier New"/>
        </w:rPr>
      </w:pPr>
      <w:ins w:id="3718" w:author="hari prasath" w:date="2020-08-10T15:51:00Z">
        <w:r w:rsidRPr="00956093">
          <w:rPr>
            <w:rFonts w:ascii="Courier New" w:hAnsi="Courier New" w:cs="Courier New"/>
          </w:rPr>
          <w:t>“hmac”:’’,</w:t>
        </w:r>
      </w:ins>
    </w:p>
    <w:p w14:paraId="29E9C055" w14:textId="77777777" w:rsidR="009167C1" w:rsidRPr="00956093" w:rsidRDefault="009167C1" w:rsidP="009167C1">
      <w:pPr>
        <w:ind w:left="576"/>
        <w:rPr>
          <w:ins w:id="3719" w:author="hari prasath" w:date="2020-08-10T15:51:00Z"/>
          <w:rFonts w:ascii="Courier New" w:hAnsi="Courier New" w:cs="Courier New"/>
        </w:rPr>
      </w:pPr>
      <w:ins w:id="3720" w:author="hari prasath" w:date="2020-08-10T15:51:00Z">
        <w:r w:rsidRPr="00956093">
          <w:rPr>
            <w:rFonts w:ascii="Courier New" w:hAnsi="Courier New" w:cs="Courier New"/>
          </w:rPr>
          <w:t>“payload”:</w:t>
        </w:r>
      </w:ins>
    </w:p>
    <w:p w14:paraId="07844EEE" w14:textId="77777777" w:rsidR="009167C1" w:rsidRPr="00956093" w:rsidRDefault="009167C1" w:rsidP="009167C1">
      <w:pPr>
        <w:ind w:left="576"/>
        <w:rPr>
          <w:ins w:id="3721" w:author="hari prasath" w:date="2020-08-10T15:51:00Z"/>
          <w:rFonts w:ascii="Courier New" w:hAnsi="Courier New" w:cs="Courier New"/>
        </w:rPr>
      </w:pPr>
      <w:ins w:id="3722" w:author="hari prasath" w:date="2020-08-10T15:51:00Z">
        <w:r w:rsidRPr="00956093">
          <w:rPr>
            <w:rFonts w:ascii="Courier New" w:hAnsi="Courier New" w:cs="Courier New"/>
          </w:rPr>
          <w:t>{</w:t>
        </w:r>
        <w:r w:rsidRPr="00956093">
          <w:rPr>
            <w:rFonts w:ascii="Courier New" w:hAnsi="Courier New" w:cs="Courier New"/>
          </w:rPr>
          <w:tab/>
        </w:r>
      </w:ins>
    </w:p>
    <w:p w14:paraId="79D4AFF6" w14:textId="77777777" w:rsidR="009167C1" w:rsidRPr="00956093" w:rsidRDefault="009167C1" w:rsidP="009167C1">
      <w:pPr>
        <w:ind w:left="576"/>
        <w:rPr>
          <w:ins w:id="3723" w:author="hari prasath" w:date="2020-08-10T15:51:00Z"/>
          <w:rFonts w:ascii="Courier New" w:hAnsi="Courier New" w:cs="Courier New"/>
        </w:rPr>
      </w:pPr>
      <w:ins w:id="3724" w:author="hari prasath" w:date="2020-08-10T15:51:00Z">
        <w:r w:rsidRPr="00956093">
          <w:rPr>
            <w:rFonts w:ascii="Courier New" w:hAnsi="Courier New" w:cs="Courier New"/>
          </w:rPr>
          <w:t>“device_uid”: “031219010010002”,</w:t>
        </w:r>
      </w:ins>
    </w:p>
    <w:p w14:paraId="6F6F76B6" w14:textId="77777777" w:rsidR="009167C1" w:rsidRDefault="009167C1" w:rsidP="009167C1">
      <w:pPr>
        <w:ind w:left="576"/>
        <w:rPr>
          <w:ins w:id="3725" w:author="hari prasath" w:date="2020-08-10T15:51:00Z"/>
          <w:rFonts w:ascii="Courier New" w:hAnsi="Courier New" w:cs="Courier New"/>
        </w:rPr>
      </w:pPr>
      <w:ins w:id="3726" w:author="hari prasath" w:date="2020-08-10T15:51:00Z">
        <w:r w:rsidRPr="00956093">
          <w:rPr>
            <w:rFonts w:ascii="Courier New" w:hAnsi="Courier New" w:cs="Courier New"/>
          </w:rPr>
          <w:t xml:space="preserve">“action”: </w:t>
        </w:r>
        <w:r>
          <w:rPr>
            <w:rFonts w:ascii="Courier New" w:hAnsi="Courier New" w:cs="Courier New"/>
          </w:rPr>
          <w:t>15,</w:t>
        </w:r>
      </w:ins>
    </w:p>
    <w:p w14:paraId="43EE847D" w14:textId="77777777" w:rsidR="009167C1" w:rsidRPr="00956093" w:rsidRDefault="009167C1" w:rsidP="009167C1">
      <w:pPr>
        <w:ind w:left="576"/>
        <w:rPr>
          <w:ins w:id="3727" w:author="hari prasath" w:date="2020-08-10T15:51:00Z"/>
          <w:rFonts w:ascii="Courier New" w:hAnsi="Courier New" w:cs="Courier New"/>
        </w:rPr>
      </w:pPr>
      <w:ins w:id="3728" w:author="hari prasath" w:date="2020-08-10T15:51:00Z">
        <w:r w:rsidRPr="00956093">
          <w:rPr>
            <w:rFonts w:ascii="Courier New" w:hAnsi="Courier New" w:cs="Courier New"/>
          </w:rPr>
          <w:t>“</w:t>
        </w:r>
        <w:r>
          <w:rPr>
            <w:rFonts w:ascii="Courier New" w:hAnsi="Courier New" w:cs="Courier New"/>
          </w:rPr>
          <w:t>device_</w:t>
        </w:r>
        <w:r w:rsidRPr="00956093">
          <w:rPr>
            <w:rFonts w:ascii="Courier New" w:hAnsi="Courier New" w:cs="Courier New"/>
          </w:rPr>
          <w:t>data”:[</w:t>
        </w:r>
      </w:ins>
    </w:p>
    <w:p w14:paraId="305D78D7" w14:textId="5359745E" w:rsidR="009167C1" w:rsidRDefault="009167C1" w:rsidP="009167C1">
      <w:pPr>
        <w:ind w:left="576"/>
        <w:rPr>
          <w:ins w:id="3729" w:author="hari prasath" w:date="2020-08-25T18:03:00Z"/>
          <w:rFonts w:ascii="Courier New" w:hAnsi="Courier New" w:cs="Courier New"/>
        </w:rPr>
      </w:pPr>
      <w:ins w:id="3730" w:author="hari prasath" w:date="2020-08-10T15:51:00Z">
        <w:r w:rsidRPr="00956093">
          <w:rPr>
            <w:rFonts w:ascii="Courier New" w:hAnsi="Courier New" w:cs="Courier New"/>
          </w:rPr>
          <w:t>{</w:t>
        </w:r>
      </w:ins>
    </w:p>
    <w:p w14:paraId="7AF1071B" w14:textId="77777777" w:rsidR="007E1A79" w:rsidRDefault="007E1A79">
      <w:pPr>
        <w:ind w:left="576" w:firstLine="144"/>
        <w:rPr>
          <w:ins w:id="3731" w:author="hari prasath" w:date="2020-08-25T18:03:00Z"/>
          <w:rFonts w:ascii="Courier New" w:hAnsi="Courier New" w:cs="Courier New"/>
        </w:rPr>
        <w:pPrChange w:id="3732" w:author="hari prasath" w:date="2020-08-25T18:03:00Z">
          <w:pPr>
            <w:ind w:left="576"/>
          </w:pPr>
        </w:pPrChange>
      </w:pPr>
      <w:ins w:id="3733" w:author="hari prasath" w:date="2020-08-25T18:03:00Z">
        <w:r w:rsidRPr="00D75115">
          <w:rPr>
            <w:rFonts w:ascii="Courier New" w:hAnsi="Courier New" w:cs="Courier New"/>
          </w:rPr>
          <w:t>"default_type": 1,</w:t>
        </w:r>
      </w:ins>
    </w:p>
    <w:p w14:paraId="29D2115E" w14:textId="77777777" w:rsidR="007E1A79" w:rsidRPr="00956093" w:rsidRDefault="007E1A79" w:rsidP="009167C1">
      <w:pPr>
        <w:ind w:left="576"/>
        <w:rPr>
          <w:ins w:id="3734" w:author="hari prasath" w:date="2020-08-10T15:51:00Z"/>
          <w:rFonts w:ascii="Courier New" w:hAnsi="Courier New" w:cs="Courier New"/>
        </w:rPr>
      </w:pPr>
    </w:p>
    <w:p w14:paraId="0CF1AA3F" w14:textId="77777777" w:rsidR="009167C1" w:rsidRDefault="009167C1" w:rsidP="009167C1">
      <w:pPr>
        <w:pStyle w:val="HTMLPreformatted"/>
        <w:rPr>
          <w:ins w:id="3735" w:author="hari prasath" w:date="2020-08-10T15:51:00Z"/>
          <w:szCs w:val="22"/>
        </w:rPr>
      </w:pPr>
      <w:ins w:id="3736" w:author="hari prasath" w:date="2020-08-10T15:51:00Z">
        <w:r w:rsidRPr="00956093">
          <w:tab/>
        </w:r>
        <w:r>
          <w:rPr>
            <w:szCs w:val="22"/>
          </w:rPr>
          <w:t>"schedule": [</w:t>
        </w:r>
      </w:ins>
    </w:p>
    <w:p w14:paraId="2E1CFA12" w14:textId="77777777" w:rsidR="009167C1" w:rsidRDefault="009167C1" w:rsidP="009167C1">
      <w:pPr>
        <w:pStyle w:val="HTMLPreformatted"/>
        <w:rPr>
          <w:ins w:id="3737" w:author="hari prasath" w:date="2020-08-10T15:51:00Z"/>
          <w:szCs w:val="22"/>
        </w:rPr>
      </w:pPr>
      <w:ins w:id="3738" w:author="hari prasath" w:date="2020-08-10T15:51:00Z">
        <w:r>
          <w:rPr>
            <w:szCs w:val="22"/>
          </w:rPr>
          <w:t xml:space="preserve">          {</w:t>
        </w:r>
      </w:ins>
    </w:p>
    <w:p w14:paraId="28B24D72" w14:textId="77777777" w:rsidR="009167C1" w:rsidRDefault="009167C1" w:rsidP="009167C1">
      <w:pPr>
        <w:pStyle w:val="HTMLPreformatted"/>
        <w:rPr>
          <w:ins w:id="3739" w:author="hari prasath" w:date="2020-08-10T15:51:00Z"/>
          <w:szCs w:val="22"/>
        </w:rPr>
      </w:pPr>
      <w:ins w:id="3740" w:author="hari prasath" w:date="2020-08-10T15:51:00Z">
        <w:r>
          <w:rPr>
            <w:szCs w:val="22"/>
          </w:rPr>
          <w:t xml:space="preserve">            "from_time": "00:0000",</w:t>
        </w:r>
      </w:ins>
    </w:p>
    <w:p w14:paraId="5B51DE23" w14:textId="77777777" w:rsidR="009167C1" w:rsidRDefault="009167C1" w:rsidP="009167C1">
      <w:pPr>
        <w:pStyle w:val="HTMLPreformatted"/>
        <w:rPr>
          <w:ins w:id="3741" w:author="hari prasath" w:date="2020-08-10T15:51:00Z"/>
          <w:szCs w:val="22"/>
        </w:rPr>
      </w:pPr>
      <w:ins w:id="3742" w:author="hari prasath" w:date="2020-08-10T15:51:00Z">
        <w:r>
          <w:rPr>
            <w:szCs w:val="22"/>
          </w:rPr>
          <w:t xml:space="preserve">            "to_time": "12:59:59",</w:t>
        </w:r>
      </w:ins>
    </w:p>
    <w:p w14:paraId="6EC3C8BE" w14:textId="77777777" w:rsidR="009167C1" w:rsidRDefault="009167C1" w:rsidP="009167C1">
      <w:pPr>
        <w:pStyle w:val="HTMLPreformatted"/>
        <w:rPr>
          <w:ins w:id="3743" w:author="hari prasath" w:date="2020-08-10T15:51:00Z"/>
          <w:szCs w:val="22"/>
        </w:rPr>
      </w:pPr>
      <w:ins w:id="3744" w:author="hari prasath" w:date="2020-08-10T15:51:00Z">
        <w:r>
          <w:rPr>
            <w:szCs w:val="22"/>
          </w:rPr>
          <w:t xml:space="preserve">            "ac_status": 1,</w:t>
        </w:r>
      </w:ins>
    </w:p>
    <w:p w14:paraId="67F90DAB" w14:textId="77777777" w:rsidR="009167C1" w:rsidRDefault="009167C1" w:rsidP="009167C1">
      <w:pPr>
        <w:pStyle w:val="HTMLPreformatted"/>
        <w:rPr>
          <w:ins w:id="3745" w:author="hari prasath" w:date="2020-08-10T15:51:00Z"/>
          <w:szCs w:val="22"/>
        </w:rPr>
      </w:pPr>
      <w:ins w:id="3746" w:author="hari prasath" w:date="2020-08-10T15:51:00Z">
        <w:r>
          <w:rPr>
            <w:szCs w:val="22"/>
          </w:rPr>
          <w:t xml:space="preserve">            "mode": "001",</w:t>
        </w:r>
      </w:ins>
    </w:p>
    <w:p w14:paraId="588E41A5" w14:textId="77777777" w:rsidR="009167C1" w:rsidRDefault="009167C1" w:rsidP="009167C1">
      <w:pPr>
        <w:pStyle w:val="HTMLPreformatted"/>
        <w:rPr>
          <w:ins w:id="3747" w:author="hari prasath" w:date="2020-08-10T15:51:00Z"/>
          <w:szCs w:val="22"/>
        </w:rPr>
      </w:pPr>
      <w:ins w:id="3748" w:author="hari prasath" w:date="2020-08-10T15:51:00Z">
        <w:r>
          <w:rPr>
            <w:szCs w:val="22"/>
          </w:rPr>
          <w:t xml:space="preserve">            "temperature": 26</w:t>
        </w:r>
      </w:ins>
    </w:p>
    <w:p w14:paraId="64793FB0" w14:textId="77777777" w:rsidR="009167C1" w:rsidRDefault="009167C1" w:rsidP="009167C1">
      <w:pPr>
        <w:pStyle w:val="HTMLPreformatted"/>
        <w:rPr>
          <w:ins w:id="3749" w:author="hari prasath" w:date="2020-08-10T15:51:00Z"/>
          <w:szCs w:val="22"/>
        </w:rPr>
      </w:pPr>
      <w:ins w:id="3750" w:author="hari prasath" w:date="2020-08-10T15:51:00Z">
        <w:r>
          <w:rPr>
            <w:szCs w:val="22"/>
          </w:rPr>
          <w:t xml:space="preserve">          },</w:t>
        </w:r>
      </w:ins>
    </w:p>
    <w:p w14:paraId="1A8D4098" w14:textId="77777777" w:rsidR="009167C1" w:rsidRDefault="009167C1" w:rsidP="009167C1">
      <w:pPr>
        <w:pStyle w:val="HTMLPreformatted"/>
        <w:rPr>
          <w:ins w:id="3751" w:author="hari prasath" w:date="2020-08-10T15:51:00Z"/>
          <w:szCs w:val="22"/>
        </w:rPr>
      </w:pPr>
      <w:ins w:id="3752" w:author="hari prasath" w:date="2020-08-10T15:51:00Z">
        <w:r>
          <w:rPr>
            <w:szCs w:val="22"/>
          </w:rPr>
          <w:t xml:space="preserve">          {</w:t>
        </w:r>
      </w:ins>
    </w:p>
    <w:p w14:paraId="37F3D226" w14:textId="77777777" w:rsidR="009167C1" w:rsidRDefault="009167C1" w:rsidP="009167C1">
      <w:pPr>
        <w:pStyle w:val="HTMLPreformatted"/>
        <w:rPr>
          <w:ins w:id="3753" w:author="hari prasath" w:date="2020-08-10T15:51:00Z"/>
          <w:szCs w:val="22"/>
        </w:rPr>
      </w:pPr>
      <w:ins w:id="3754" w:author="hari prasath" w:date="2020-08-10T15:51:00Z">
        <w:r>
          <w:rPr>
            <w:szCs w:val="22"/>
          </w:rPr>
          <w:t xml:space="preserve">            "from_time": "13:00:00",</w:t>
        </w:r>
      </w:ins>
    </w:p>
    <w:p w14:paraId="1FD1C7DC" w14:textId="77777777" w:rsidR="009167C1" w:rsidRDefault="009167C1" w:rsidP="009167C1">
      <w:pPr>
        <w:pStyle w:val="HTMLPreformatted"/>
        <w:rPr>
          <w:ins w:id="3755" w:author="hari prasath" w:date="2020-08-10T15:51:00Z"/>
          <w:szCs w:val="22"/>
        </w:rPr>
      </w:pPr>
      <w:ins w:id="3756" w:author="hari prasath" w:date="2020-08-10T15:51:00Z">
        <w:r>
          <w:rPr>
            <w:szCs w:val="22"/>
          </w:rPr>
          <w:t xml:space="preserve">            "to_time": "19:59:59",</w:t>
        </w:r>
      </w:ins>
    </w:p>
    <w:p w14:paraId="4DED0469" w14:textId="77777777" w:rsidR="009167C1" w:rsidRDefault="009167C1" w:rsidP="009167C1">
      <w:pPr>
        <w:pStyle w:val="HTMLPreformatted"/>
        <w:rPr>
          <w:ins w:id="3757" w:author="hari prasath" w:date="2020-08-10T15:51:00Z"/>
          <w:szCs w:val="22"/>
        </w:rPr>
      </w:pPr>
      <w:ins w:id="3758" w:author="hari prasath" w:date="2020-08-10T15:51:00Z">
        <w:r>
          <w:rPr>
            <w:szCs w:val="22"/>
          </w:rPr>
          <w:t xml:space="preserve">            "ac_status": 1,</w:t>
        </w:r>
      </w:ins>
    </w:p>
    <w:p w14:paraId="18CF008C" w14:textId="77777777" w:rsidR="009167C1" w:rsidRDefault="009167C1" w:rsidP="009167C1">
      <w:pPr>
        <w:pStyle w:val="HTMLPreformatted"/>
        <w:rPr>
          <w:ins w:id="3759" w:author="hari prasath" w:date="2020-08-10T15:51:00Z"/>
          <w:szCs w:val="22"/>
        </w:rPr>
      </w:pPr>
      <w:ins w:id="3760" w:author="hari prasath" w:date="2020-08-10T15:51:00Z">
        <w:r>
          <w:rPr>
            <w:szCs w:val="22"/>
          </w:rPr>
          <w:t xml:space="preserve">            "mode": "101",</w:t>
        </w:r>
      </w:ins>
    </w:p>
    <w:p w14:paraId="5854AA83" w14:textId="77777777" w:rsidR="009167C1" w:rsidRDefault="009167C1" w:rsidP="009167C1">
      <w:pPr>
        <w:pStyle w:val="HTMLPreformatted"/>
        <w:rPr>
          <w:ins w:id="3761" w:author="hari prasath" w:date="2020-08-10T15:51:00Z"/>
          <w:szCs w:val="22"/>
        </w:rPr>
      </w:pPr>
      <w:ins w:id="3762" w:author="hari prasath" w:date="2020-08-10T15:51:00Z">
        <w:r>
          <w:rPr>
            <w:szCs w:val="22"/>
          </w:rPr>
          <w:t xml:space="preserve">            "temperature": 18</w:t>
        </w:r>
      </w:ins>
    </w:p>
    <w:p w14:paraId="431E5183" w14:textId="77777777" w:rsidR="009167C1" w:rsidRDefault="009167C1" w:rsidP="009167C1">
      <w:pPr>
        <w:pStyle w:val="HTMLPreformatted"/>
        <w:rPr>
          <w:ins w:id="3763" w:author="hari prasath" w:date="2020-08-10T15:51:00Z"/>
          <w:szCs w:val="22"/>
        </w:rPr>
      </w:pPr>
      <w:ins w:id="3764" w:author="hari prasath" w:date="2020-08-10T15:51:00Z">
        <w:r>
          <w:rPr>
            <w:szCs w:val="22"/>
          </w:rPr>
          <w:t xml:space="preserve">          },</w:t>
        </w:r>
      </w:ins>
    </w:p>
    <w:p w14:paraId="7D29D3F8" w14:textId="77777777" w:rsidR="009167C1" w:rsidRDefault="009167C1" w:rsidP="009167C1">
      <w:pPr>
        <w:pStyle w:val="HTMLPreformatted"/>
        <w:rPr>
          <w:ins w:id="3765" w:author="hari prasath" w:date="2020-08-10T15:51:00Z"/>
          <w:szCs w:val="22"/>
        </w:rPr>
      </w:pPr>
      <w:ins w:id="3766" w:author="hari prasath" w:date="2020-08-10T15:51:00Z">
        <w:r>
          <w:rPr>
            <w:szCs w:val="22"/>
          </w:rPr>
          <w:t xml:space="preserve">          {</w:t>
        </w:r>
      </w:ins>
    </w:p>
    <w:p w14:paraId="48B5D8F0" w14:textId="77777777" w:rsidR="009167C1" w:rsidRDefault="009167C1" w:rsidP="009167C1">
      <w:pPr>
        <w:pStyle w:val="HTMLPreformatted"/>
        <w:rPr>
          <w:ins w:id="3767" w:author="hari prasath" w:date="2020-08-10T15:51:00Z"/>
          <w:szCs w:val="22"/>
        </w:rPr>
      </w:pPr>
      <w:ins w:id="3768" w:author="hari prasath" w:date="2020-08-10T15:51:00Z">
        <w:r>
          <w:rPr>
            <w:szCs w:val="22"/>
          </w:rPr>
          <w:t xml:space="preserve">            "from_time": "20:00:00",</w:t>
        </w:r>
      </w:ins>
    </w:p>
    <w:p w14:paraId="0350552B" w14:textId="77777777" w:rsidR="009167C1" w:rsidRDefault="009167C1" w:rsidP="009167C1">
      <w:pPr>
        <w:pStyle w:val="HTMLPreformatted"/>
        <w:rPr>
          <w:ins w:id="3769" w:author="hari prasath" w:date="2020-08-10T15:51:00Z"/>
          <w:szCs w:val="22"/>
        </w:rPr>
      </w:pPr>
      <w:ins w:id="3770" w:author="hari prasath" w:date="2020-08-10T15:51:00Z">
        <w:r>
          <w:rPr>
            <w:szCs w:val="22"/>
          </w:rPr>
          <w:t xml:space="preserve">            "to_time": "23:59:59",</w:t>
        </w:r>
      </w:ins>
    </w:p>
    <w:p w14:paraId="3BE00E44" w14:textId="77777777" w:rsidR="009167C1" w:rsidRDefault="009167C1" w:rsidP="009167C1">
      <w:pPr>
        <w:pStyle w:val="HTMLPreformatted"/>
        <w:rPr>
          <w:ins w:id="3771" w:author="hari prasath" w:date="2020-08-10T15:51:00Z"/>
          <w:szCs w:val="22"/>
        </w:rPr>
      </w:pPr>
      <w:ins w:id="3772" w:author="hari prasath" w:date="2020-08-10T15:51:00Z">
        <w:r>
          <w:rPr>
            <w:szCs w:val="22"/>
          </w:rPr>
          <w:t xml:space="preserve">            "ac_status": 1,</w:t>
        </w:r>
      </w:ins>
    </w:p>
    <w:p w14:paraId="1D9010AA" w14:textId="77777777" w:rsidR="009167C1" w:rsidRDefault="009167C1" w:rsidP="009167C1">
      <w:pPr>
        <w:pStyle w:val="HTMLPreformatted"/>
        <w:rPr>
          <w:ins w:id="3773" w:author="hari prasath" w:date="2020-08-10T15:51:00Z"/>
          <w:szCs w:val="22"/>
        </w:rPr>
      </w:pPr>
      <w:ins w:id="3774" w:author="hari prasath" w:date="2020-08-10T15:51:00Z">
        <w:r>
          <w:rPr>
            <w:szCs w:val="22"/>
          </w:rPr>
          <w:t xml:space="preserve">            "mode": "100",</w:t>
        </w:r>
      </w:ins>
    </w:p>
    <w:p w14:paraId="3ADBF897" w14:textId="77777777" w:rsidR="009167C1" w:rsidRDefault="009167C1" w:rsidP="009167C1">
      <w:pPr>
        <w:pStyle w:val="HTMLPreformatted"/>
        <w:rPr>
          <w:ins w:id="3775" w:author="hari prasath" w:date="2020-08-10T15:51:00Z"/>
          <w:szCs w:val="22"/>
        </w:rPr>
      </w:pPr>
      <w:ins w:id="3776" w:author="hari prasath" w:date="2020-08-10T15:51:00Z">
        <w:r>
          <w:rPr>
            <w:szCs w:val="22"/>
          </w:rPr>
          <w:t xml:space="preserve">            "temperature": 28</w:t>
        </w:r>
      </w:ins>
    </w:p>
    <w:p w14:paraId="23DC807D" w14:textId="77777777" w:rsidR="009167C1" w:rsidRDefault="009167C1" w:rsidP="009167C1">
      <w:pPr>
        <w:pStyle w:val="HTMLPreformatted"/>
        <w:rPr>
          <w:ins w:id="3777" w:author="hari prasath" w:date="2020-08-10T15:51:00Z"/>
          <w:szCs w:val="22"/>
        </w:rPr>
      </w:pPr>
      <w:ins w:id="3778" w:author="hari prasath" w:date="2020-08-10T15:51:00Z">
        <w:r>
          <w:rPr>
            <w:szCs w:val="22"/>
          </w:rPr>
          <w:t xml:space="preserve">          }</w:t>
        </w:r>
      </w:ins>
    </w:p>
    <w:p w14:paraId="5D3A07C3" w14:textId="77777777" w:rsidR="009167C1" w:rsidRDefault="009167C1" w:rsidP="009167C1">
      <w:pPr>
        <w:pStyle w:val="HTMLPreformatted"/>
        <w:rPr>
          <w:ins w:id="3779" w:author="hari prasath" w:date="2020-08-10T15:51:00Z"/>
          <w:szCs w:val="22"/>
        </w:rPr>
      </w:pPr>
      <w:ins w:id="3780" w:author="hari prasath" w:date="2020-08-10T15:51:00Z">
        <w:r>
          <w:rPr>
            <w:szCs w:val="22"/>
          </w:rPr>
          <w:t xml:space="preserve">        ]</w:t>
        </w:r>
      </w:ins>
    </w:p>
    <w:p w14:paraId="1648A134" w14:textId="77777777" w:rsidR="009167C1" w:rsidRPr="00956093" w:rsidRDefault="009167C1" w:rsidP="009167C1">
      <w:pPr>
        <w:ind w:left="576"/>
        <w:rPr>
          <w:ins w:id="3781" w:author="hari prasath" w:date="2020-08-10T15:51:00Z"/>
          <w:rFonts w:ascii="Courier New" w:hAnsi="Courier New" w:cs="Courier New"/>
        </w:rPr>
      </w:pPr>
      <w:ins w:id="3782" w:author="hari prasath" w:date="2020-08-10T15:51:00Z">
        <w:r w:rsidRPr="00956093">
          <w:rPr>
            <w:rFonts w:ascii="Courier New" w:hAnsi="Courier New" w:cs="Courier New"/>
          </w:rPr>
          <w:t>}</w:t>
        </w:r>
      </w:ins>
    </w:p>
    <w:p w14:paraId="7B5D07CD" w14:textId="77777777" w:rsidR="009167C1" w:rsidRPr="00956093" w:rsidRDefault="009167C1" w:rsidP="009167C1">
      <w:pPr>
        <w:ind w:left="576"/>
        <w:rPr>
          <w:ins w:id="3783" w:author="hari prasath" w:date="2020-08-10T15:51:00Z"/>
          <w:rFonts w:ascii="Courier New" w:hAnsi="Courier New" w:cs="Courier New"/>
        </w:rPr>
      </w:pPr>
      <w:ins w:id="3784" w:author="hari prasath" w:date="2020-08-10T15:51:00Z">
        <w:r w:rsidRPr="00956093">
          <w:rPr>
            <w:rFonts w:ascii="Courier New" w:hAnsi="Courier New" w:cs="Courier New"/>
          </w:rPr>
          <w:t>]</w:t>
        </w:r>
      </w:ins>
    </w:p>
    <w:p w14:paraId="3B01415A" w14:textId="77777777" w:rsidR="009167C1" w:rsidRPr="00956093" w:rsidRDefault="009167C1" w:rsidP="009167C1">
      <w:pPr>
        <w:ind w:left="576"/>
        <w:rPr>
          <w:ins w:id="3785" w:author="hari prasath" w:date="2020-08-10T15:51:00Z"/>
          <w:rFonts w:ascii="Courier New" w:hAnsi="Courier New" w:cs="Courier New"/>
        </w:rPr>
      </w:pPr>
      <w:ins w:id="3786" w:author="hari prasath" w:date="2020-08-10T15:51:00Z">
        <w:r w:rsidRPr="00956093">
          <w:rPr>
            <w:rFonts w:ascii="Courier New" w:hAnsi="Courier New" w:cs="Courier New"/>
          </w:rPr>
          <w:t>}</w:t>
        </w:r>
      </w:ins>
    </w:p>
    <w:p w14:paraId="3A34F987" w14:textId="77777777" w:rsidR="009167C1" w:rsidRPr="00956093" w:rsidRDefault="009167C1" w:rsidP="009167C1">
      <w:pPr>
        <w:ind w:left="576"/>
        <w:rPr>
          <w:ins w:id="3787" w:author="hari prasath" w:date="2020-08-10T15:51:00Z"/>
          <w:rFonts w:ascii="Courier New" w:hAnsi="Courier New" w:cs="Courier New"/>
        </w:rPr>
      </w:pPr>
      <w:ins w:id="3788" w:author="hari prasath" w:date="2020-08-10T15:51:00Z">
        <w:r w:rsidRPr="00956093">
          <w:rPr>
            <w:rFonts w:ascii="Courier New" w:hAnsi="Courier New" w:cs="Courier New"/>
          </w:rPr>
          <w:lastRenderedPageBreak/>
          <w:t>}</w:t>
        </w:r>
      </w:ins>
    </w:p>
    <w:p w14:paraId="1D559619" w14:textId="77777777" w:rsidR="009167C1" w:rsidRPr="00956093" w:rsidRDefault="009167C1" w:rsidP="009167C1">
      <w:pPr>
        <w:ind w:left="576"/>
        <w:rPr>
          <w:ins w:id="3789" w:author="hari prasath" w:date="2020-08-10T15:51:00Z"/>
          <w:rFonts w:ascii="Courier New" w:hAnsi="Courier New" w:cs="Courier New"/>
        </w:rPr>
      </w:pPr>
      <w:ins w:id="3790" w:author="hari prasath" w:date="2020-08-10T15:51:00Z">
        <w:r w:rsidRPr="00956093">
          <w:rPr>
            <w:rFonts w:ascii="Courier New" w:hAnsi="Courier New" w:cs="Courier New"/>
          </w:rPr>
          <w:t>(NOTE:</w:t>
        </w:r>
      </w:ins>
    </w:p>
    <w:p w14:paraId="776BFFB1" w14:textId="77777777" w:rsidR="009167C1" w:rsidRPr="00956093" w:rsidRDefault="009167C1" w:rsidP="009167C1">
      <w:pPr>
        <w:ind w:left="576"/>
        <w:rPr>
          <w:ins w:id="3791" w:author="hari prasath" w:date="2020-08-10T15:51:00Z"/>
          <w:rFonts w:ascii="Courier New" w:hAnsi="Courier New" w:cs="Courier New"/>
        </w:rPr>
      </w:pPr>
      <w:ins w:id="3792" w:author="hari prasath" w:date="2020-08-10T15:51:00Z">
        <w:r w:rsidRPr="00956093">
          <w:rPr>
            <w:rFonts w:ascii="Courier New" w:hAnsi="Courier New" w:cs="Courier New"/>
          </w:rPr>
          <w:tab/>
        </w:r>
      </w:ins>
    </w:p>
    <w:p w14:paraId="053D1580" w14:textId="77777777" w:rsidR="009167C1" w:rsidRPr="00956093" w:rsidRDefault="009167C1" w:rsidP="009167C1">
      <w:pPr>
        <w:ind w:left="720"/>
        <w:rPr>
          <w:ins w:id="3793" w:author="hari prasath" w:date="2020-08-10T15:51:00Z"/>
          <w:rFonts w:ascii="Courier New" w:hAnsi="Courier New" w:cs="Courier New"/>
        </w:rPr>
      </w:pPr>
      <w:ins w:id="3794" w:author="hari prasath" w:date="2020-08-10T15:51:00Z">
        <w:r w:rsidRPr="00956093">
          <w:rPr>
            <w:rFonts w:ascii="Courier New" w:hAnsi="Courier New" w:cs="Courier New"/>
          </w:rPr>
          <w:t>"ac_status":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1 – AC ON</w:t>
        </w:r>
      </w:ins>
    </w:p>
    <w:p w14:paraId="136E8E11" w14:textId="77777777" w:rsidR="009167C1" w:rsidRPr="00956093" w:rsidRDefault="009167C1" w:rsidP="009167C1">
      <w:pPr>
        <w:ind w:left="576" w:firstLine="720"/>
        <w:rPr>
          <w:ins w:id="3795" w:author="hari prasath" w:date="2020-08-10T15:51:00Z"/>
          <w:rFonts w:ascii="Courier New" w:hAnsi="Courier New" w:cs="Courier New"/>
        </w:rPr>
      </w:pPr>
      <w:ins w:id="3796" w:author="hari prasath" w:date="2020-08-10T15:51:00Z">
        <w:r>
          <w:rPr>
            <w:rFonts w:ascii="Courier New" w:hAnsi="Courier New" w:cs="Courier New"/>
          </w:rPr>
          <w:tab/>
          <w:t xml:space="preserve">       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0 – AC OFF</w:t>
        </w:r>
      </w:ins>
    </w:p>
    <w:p w14:paraId="134CEF5B" w14:textId="77777777" w:rsidR="009167C1" w:rsidRPr="00956093" w:rsidRDefault="009167C1" w:rsidP="009167C1">
      <w:pPr>
        <w:ind w:left="576"/>
        <w:rPr>
          <w:ins w:id="3797" w:author="hari prasath" w:date="2020-08-10T15:51:00Z"/>
          <w:rFonts w:ascii="Courier New" w:hAnsi="Courier New" w:cs="Courier New"/>
        </w:rPr>
      </w:pPr>
      <w:ins w:id="3798" w:author="hari prasath" w:date="2020-08-10T15:51:00Z">
        <w:r w:rsidRPr="00956093">
          <w:rPr>
            <w:rFonts w:ascii="Courier New" w:hAnsi="Courier New" w:cs="Courier New"/>
          </w:rPr>
          <w:tab/>
          <w:t>"mode":</w:t>
        </w:r>
        <w:r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"001"  - Cool</w:t>
        </w:r>
      </w:ins>
    </w:p>
    <w:p w14:paraId="09872CFC" w14:textId="77777777" w:rsidR="009167C1" w:rsidRPr="00956093" w:rsidRDefault="009167C1" w:rsidP="009167C1">
      <w:pPr>
        <w:ind w:left="576" w:firstLine="720"/>
        <w:rPr>
          <w:ins w:id="3799" w:author="hari prasath" w:date="2020-08-10T15:51:00Z"/>
          <w:rFonts w:ascii="Courier New" w:hAnsi="Courier New" w:cs="Courier New"/>
        </w:rPr>
      </w:pPr>
      <w:ins w:id="3800" w:author="hari prasath" w:date="2020-08-10T15:51:00Z">
        <w:r>
          <w:rPr>
            <w:rFonts w:ascii="Courier New" w:hAnsi="Courier New" w:cs="Courier New"/>
          </w:rPr>
          <w:t xml:space="preserve">       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"010" - Auto</w:t>
        </w:r>
      </w:ins>
    </w:p>
    <w:p w14:paraId="21D5787F" w14:textId="77777777" w:rsidR="009167C1" w:rsidRPr="00956093" w:rsidRDefault="009167C1" w:rsidP="009167C1">
      <w:pPr>
        <w:ind w:left="1296" w:firstLine="720"/>
        <w:rPr>
          <w:ins w:id="3801" w:author="hari prasath" w:date="2020-08-10T15:51:00Z"/>
          <w:rFonts w:ascii="Courier New" w:hAnsi="Courier New" w:cs="Courier New"/>
        </w:rPr>
      </w:pPr>
      <w:ins w:id="3802" w:author="hari prasath" w:date="2020-08-10T15:51:00Z">
        <w:r>
          <w:rPr>
            <w:rFonts w:ascii="Courier New" w:hAnsi="Courier New" w:cs="Courier New"/>
          </w:rPr>
          <w:t xml:space="preserve">  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"100" - Dry</w:t>
        </w:r>
      </w:ins>
    </w:p>
    <w:p w14:paraId="157C556A" w14:textId="77777777" w:rsidR="009167C1" w:rsidRPr="00956093" w:rsidRDefault="009167C1" w:rsidP="009167C1">
      <w:pPr>
        <w:ind w:left="1296" w:firstLine="720"/>
        <w:rPr>
          <w:ins w:id="3803" w:author="hari prasath" w:date="2020-08-10T15:51:00Z"/>
          <w:rFonts w:ascii="Courier New" w:hAnsi="Courier New" w:cs="Courier New"/>
        </w:rPr>
      </w:pPr>
      <w:ins w:id="3804" w:author="hari prasath" w:date="2020-08-10T15:51:00Z">
        <w:r>
          <w:rPr>
            <w:rFonts w:ascii="Courier New" w:hAnsi="Courier New" w:cs="Courier New"/>
          </w:rPr>
          <w:t xml:space="preserve">  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"101" - Fan</w:t>
        </w:r>
      </w:ins>
    </w:p>
    <w:p w14:paraId="5DE57C9A" w14:textId="77777777" w:rsidR="009167C1" w:rsidRDefault="009167C1" w:rsidP="009167C1">
      <w:pPr>
        <w:ind w:left="576"/>
        <w:rPr>
          <w:ins w:id="3805" w:author="hari prasath" w:date="2020-08-10T15:51:00Z"/>
          <w:rFonts w:ascii="Courier New" w:hAnsi="Courier New" w:cs="Courier New"/>
        </w:rPr>
      </w:pPr>
      <w:ins w:id="3806" w:author="hari prasath" w:date="2020-08-10T15:51:00Z">
        <w:r w:rsidRPr="00956093">
          <w:rPr>
            <w:rFonts w:ascii="Courier New" w:hAnsi="Courier New" w:cs="Courier New"/>
          </w:rPr>
          <w:tab/>
          <w:t>"temperature":16-28</w:t>
        </w:r>
      </w:ins>
    </w:p>
    <w:p w14:paraId="47EA0985" w14:textId="77777777" w:rsidR="009167C1" w:rsidRDefault="009167C1" w:rsidP="009167C1">
      <w:pPr>
        <w:ind w:firstLine="576"/>
        <w:rPr>
          <w:ins w:id="3807" w:author="hari prasath" w:date="2020-08-10T15:51:00Z"/>
          <w:rFonts w:ascii="Courier New" w:hAnsi="Courier New" w:cs="Courier New"/>
        </w:rPr>
      </w:pPr>
      <w:ins w:id="3808" w:author="hari prasath" w:date="2020-08-10T15:51:00Z">
        <w:r>
          <w:rPr>
            <w:rFonts w:ascii="Courier New" w:hAnsi="Courier New" w:cs="Courier New"/>
          </w:rPr>
          <w:t>HVAC mode does not support Dry &amp; Fan AC Mode</w:t>
        </w:r>
      </w:ins>
    </w:p>
    <w:p w14:paraId="787C0A88" w14:textId="77777777" w:rsidR="009167C1" w:rsidRPr="00956093" w:rsidRDefault="009167C1" w:rsidP="009167C1">
      <w:pPr>
        <w:ind w:left="576"/>
        <w:rPr>
          <w:ins w:id="3809" w:author="hari prasath" w:date="2020-08-10T15:51:00Z"/>
          <w:rFonts w:ascii="Courier New" w:hAnsi="Courier New" w:cs="Courier New"/>
        </w:rPr>
      </w:pPr>
      <w:ins w:id="3810" w:author="hari prasath" w:date="2020-08-10T15:51:00Z">
        <w:r w:rsidRPr="00956093">
          <w:rPr>
            <w:rFonts w:ascii="Courier New" w:hAnsi="Courier New" w:cs="Courier New"/>
          </w:rPr>
          <w:t>)</w:t>
        </w:r>
      </w:ins>
    </w:p>
    <w:p w14:paraId="49ACEDBB" w14:textId="77777777" w:rsidR="009167C1" w:rsidRDefault="009167C1" w:rsidP="009167C1">
      <w:pPr>
        <w:pStyle w:val="Heading3"/>
        <w:rPr>
          <w:ins w:id="3811" w:author="hari prasath" w:date="2020-08-10T15:51:00Z"/>
        </w:rPr>
      </w:pPr>
      <w:bookmarkStart w:id="3812" w:name="_Toc50192919"/>
      <w:ins w:id="3813" w:author="hari prasath" w:date="2020-08-10T15:51:00Z">
        <w:r>
          <w:t>Amenos Light default packet</w:t>
        </w:r>
        <w:bookmarkEnd w:id="3812"/>
      </w:ins>
    </w:p>
    <w:p w14:paraId="0A28EF2F" w14:textId="77777777" w:rsidR="009167C1" w:rsidRPr="003E68F5" w:rsidRDefault="009167C1" w:rsidP="009167C1">
      <w:pPr>
        <w:ind w:left="576"/>
        <w:rPr>
          <w:ins w:id="3814" w:author="hari prasath" w:date="2020-08-10T15:51:00Z"/>
          <w:rFonts w:ascii="Courier New" w:hAnsi="Courier New" w:cs="Courier New"/>
        </w:rPr>
      </w:pPr>
      <w:ins w:id="3815" w:author="hari prasath" w:date="2020-08-10T15:51:00Z">
        <w:r w:rsidRPr="003E68F5">
          <w:rPr>
            <w:rFonts w:ascii="Courier New" w:hAnsi="Courier New" w:cs="Courier New"/>
          </w:rPr>
          <w:t>{</w:t>
        </w:r>
      </w:ins>
    </w:p>
    <w:p w14:paraId="5F6CA627" w14:textId="77777777" w:rsidR="009167C1" w:rsidRPr="003E68F5" w:rsidRDefault="009167C1" w:rsidP="009167C1">
      <w:pPr>
        <w:ind w:left="576"/>
        <w:rPr>
          <w:ins w:id="3816" w:author="hari prasath" w:date="2020-08-10T15:51:00Z"/>
          <w:rFonts w:ascii="Courier New" w:hAnsi="Courier New" w:cs="Courier New"/>
        </w:rPr>
      </w:pPr>
      <w:ins w:id="3817" w:author="hari prasath" w:date="2020-08-10T15:51:00Z">
        <w:r w:rsidRPr="003E68F5">
          <w:rPr>
            <w:rFonts w:ascii="Courier New" w:hAnsi="Courier New" w:cs="Courier New"/>
          </w:rPr>
          <w:t>“hmac”:’’,</w:t>
        </w:r>
      </w:ins>
    </w:p>
    <w:p w14:paraId="662F1C54" w14:textId="77777777" w:rsidR="009167C1" w:rsidRPr="003E68F5" w:rsidRDefault="009167C1" w:rsidP="009167C1">
      <w:pPr>
        <w:ind w:left="576"/>
        <w:rPr>
          <w:ins w:id="3818" w:author="hari prasath" w:date="2020-08-10T15:51:00Z"/>
          <w:rFonts w:ascii="Courier New" w:hAnsi="Courier New" w:cs="Courier New"/>
        </w:rPr>
      </w:pPr>
      <w:ins w:id="3819" w:author="hari prasath" w:date="2020-08-10T15:51:00Z">
        <w:r w:rsidRPr="003E68F5">
          <w:rPr>
            <w:rFonts w:ascii="Courier New" w:hAnsi="Courier New" w:cs="Courier New"/>
          </w:rPr>
          <w:t>“payload”:</w:t>
        </w:r>
      </w:ins>
    </w:p>
    <w:p w14:paraId="385EAD84" w14:textId="77777777" w:rsidR="009167C1" w:rsidRPr="003E68F5" w:rsidRDefault="009167C1" w:rsidP="009167C1">
      <w:pPr>
        <w:ind w:left="576"/>
        <w:rPr>
          <w:ins w:id="3820" w:author="hari prasath" w:date="2020-08-10T15:51:00Z"/>
          <w:rFonts w:ascii="Courier New" w:hAnsi="Courier New" w:cs="Courier New"/>
        </w:rPr>
      </w:pPr>
      <w:ins w:id="3821" w:author="hari prasath" w:date="2020-08-10T15:51:00Z">
        <w:r w:rsidRPr="003E68F5">
          <w:rPr>
            <w:rFonts w:ascii="Courier New" w:hAnsi="Courier New" w:cs="Courier New"/>
          </w:rPr>
          <w:t>{</w:t>
        </w:r>
        <w:r w:rsidRPr="003E68F5">
          <w:rPr>
            <w:rFonts w:ascii="Courier New" w:hAnsi="Courier New" w:cs="Courier New"/>
          </w:rPr>
          <w:tab/>
        </w:r>
      </w:ins>
    </w:p>
    <w:p w14:paraId="2333631E" w14:textId="77777777" w:rsidR="009167C1" w:rsidRPr="003E68F5" w:rsidRDefault="009167C1" w:rsidP="009167C1">
      <w:pPr>
        <w:ind w:left="576"/>
        <w:rPr>
          <w:ins w:id="3822" w:author="hari prasath" w:date="2020-08-10T15:51:00Z"/>
          <w:rFonts w:ascii="Courier New" w:hAnsi="Courier New" w:cs="Courier New"/>
        </w:rPr>
      </w:pPr>
      <w:ins w:id="3823" w:author="hari prasath" w:date="2020-08-10T15:51:00Z">
        <w:r w:rsidRPr="003E68F5">
          <w:rPr>
            <w:rFonts w:ascii="Courier New" w:hAnsi="Courier New" w:cs="Courier New"/>
          </w:rPr>
          <w:t>“device_uid”: “031219010010002”,</w:t>
        </w:r>
      </w:ins>
    </w:p>
    <w:p w14:paraId="056E384A" w14:textId="77777777" w:rsidR="009167C1" w:rsidRDefault="009167C1" w:rsidP="009167C1">
      <w:pPr>
        <w:ind w:left="576"/>
        <w:rPr>
          <w:ins w:id="3824" w:author="hari prasath" w:date="2020-08-10T15:51:00Z"/>
          <w:rFonts w:ascii="Courier New" w:hAnsi="Courier New" w:cs="Courier New"/>
        </w:rPr>
      </w:pPr>
      <w:ins w:id="3825" w:author="hari prasath" w:date="2020-08-10T15:51:00Z">
        <w:r w:rsidRPr="003E68F5">
          <w:rPr>
            <w:rFonts w:ascii="Courier New" w:hAnsi="Courier New" w:cs="Courier New"/>
          </w:rPr>
          <w:t xml:space="preserve">“action”: </w:t>
        </w:r>
        <w:r>
          <w:rPr>
            <w:rFonts w:ascii="Courier New" w:hAnsi="Courier New" w:cs="Courier New"/>
          </w:rPr>
          <w:t>15</w:t>
        </w:r>
        <w:r w:rsidRPr="003E68F5">
          <w:rPr>
            <w:rFonts w:ascii="Courier New" w:hAnsi="Courier New" w:cs="Courier New"/>
          </w:rPr>
          <w:t>,</w:t>
        </w:r>
      </w:ins>
    </w:p>
    <w:p w14:paraId="653B397D" w14:textId="77777777" w:rsidR="009167C1" w:rsidRPr="003E68F5" w:rsidRDefault="009167C1" w:rsidP="009167C1">
      <w:pPr>
        <w:ind w:left="576"/>
        <w:rPr>
          <w:ins w:id="3826" w:author="hari prasath" w:date="2020-08-10T15:51:00Z"/>
          <w:rFonts w:ascii="Courier New" w:hAnsi="Courier New" w:cs="Courier New"/>
        </w:rPr>
      </w:pPr>
      <w:ins w:id="3827" w:author="hari prasath" w:date="2020-08-10T15:51:00Z">
        <w:r w:rsidRPr="003E68F5">
          <w:rPr>
            <w:rFonts w:ascii="Courier New" w:hAnsi="Courier New" w:cs="Courier New"/>
          </w:rPr>
          <w:t>“device_data”:[</w:t>
        </w:r>
      </w:ins>
    </w:p>
    <w:p w14:paraId="2C1962D4" w14:textId="4E14E96D" w:rsidR="009167C1" w:rsidRDefault="009167C1" w:rsidP="009167C1">
      <w:pPr>
        <w:ind w:left="576"/>
        <w:rPr>
          <w:ins w:id="3828" w:author="hari prasath" w:date="2020-08-25T18:03:00Z"/>
          <w:rFonts w:ascii="Courier New" w:hAnsi="Courier New" w:cs="Courier New"/>
        </w:rPr>
      </w:pPr>
      <w:ins w:id="3829" w:author="hari prasath" w:date="2020-08-10T15:51:00Z">
        <w:r w:rsidRPr="003E68F5">
          <w:rPr>
            <w:rFonts w:ascii="Courier New" w:hAnsi="Courier New" w:cs="Courier New"/>
          </w:rPr>
          <w:t>{</w:t>
        </w:r>
      </w:ins>
    </w:p>
    <w:p w14:paraId="134BDAE2" w14:textId="3C26E36B" w:rsidR="007E1A79" w:rsidRPr="003E68F5" w:rsidRDefault="00B463DF">
      <w:pPr>
        <w:ind w:left="576"/>
        <w:rPr>
          <w:ins w:id="3830" w:author="hari prasath" w:date="2020-08-10T15:51:00Z"/>
          <w:rFonts w:ascii="Courier New" w:hAnsi="Courier New" w:cs="Courier New"/>
        </w:rPr>
      </w:pPr>
      <w:ins w:id="3831" w:author="hari prasath" w:date="2020-08-25T18:04:00Z">
        <w:r>
          <w:rPr>
            <w:rFonts w:ascii="Courier New" w:hAnsi="Courier New" w:cs="Courier New"/>
          </w:rPr>
          <w:t xml:space="preserve"> </w:t>
        </w:r>
      </w:ins>
      <w:ins w:id="3832" w:author="hari prasath" w:date="2020-08-25T18:03:00Z">
        <w:r w:rsidR="007E1A79" w:rsidRPr="007F682C">
          <w:rPr>
            <w:rFonts w:ascii="Courier New" w:hAnsi="Courier New" w:cs="Courier New"/>
          </w:rPr>
          <w:t xml:space="preserve">"default_type": </w:t>
        </w:r>
        <w:r w:rsidR="007E1A79">
          <w:rPr>
            <w:rFonts w:ascii="Courier New" w:hAnsi="Courier New" w:cs="Courier New"/>
          </w:rPr>
          <w:t>2</w:t>
        </w:r>
        <w:r w:rsidR="007E1A79" w:rsidRPr="007F682C">
          <w:rPr>
            <w:rFonts w:ascii="Courier New" w:hAnsi="Courier New" w:cs="Courier New"/>
          </w:rPr>
          <w:t>,</w:t>
        </w:r>
        <w:r w:rsidR="007E1A79">
          <w:rPr>
            <w:rFonts w:ascii="Courier New" w:hAnsi="Courier New" w:cs="Courier New"/>
          </w:rPr>
          <w:t xml:space="preserve"> </w:t>
        </w:r>
      </w:ins>
    </w:p>
    <w:p w14:paraId="64F12080" w14:textId="77777777" w:rsidR="009167C1" w:rsidRPr="009B6F86" w:rsidRDefault="009167C1" w:rsidP="009167C1">
      <w:pPr>
        <w:ind w:left="576"/>
        <w:rPr>
          <w:ins w:id="3833" w:author="hari prasath" w:date="2020-08-10T15:51:00Z"/>
          <w:rFonts w:ascii="Courier New" w:hAnsi="Courier New" w:cs="Courier New"/>
        </w:rPr>
      </w:pPr>
      <w:ins w:id="3834" w:author="hari prasath" w:date="2020-08-10T15:51:00Z">
        <w:r w:rsidRPr="003E68F5">
          <w:rPr>
            <w:rFonts w:ascii="Courier New" w:hAnsi="Courier New" w:cs="Courier New"/>
          </w:rPr>
          <w:t xml:space="preserve"> </w:t>
        </w:r>
        <w:r w:rsidRPr="009B6F86">
          <w:rPr>
            <w:rFonts w:ascii="Courier New" w:hAnsi="Courier New" w:cs="Courier New"/>
          </w:rPr>
          <w:t>"schedule": [</w:t>
        </w:r>
      </w:ins>
    </w:p>
    <w:p w14:paraId="1178C544" w14:textId="77777777" w:rsidR="009167C1" w:rsidRPr="009B6F86" w:rsidRDefault="009167C1" w:rsidP="009167C1">
      <w:pPr>
        <w:ind w:left="-142"/>
        <w:rPr>
          <w:ins w:id="3835" w:author="hari prasath" w:date="2020-08-10T15:51:00Z"/>
          <w:rFonts w:ascii="Courier New" w:hAnsi="Courier New" w:cs="Courier New"/>
        </w:rPr>
      </w:pPr>
      <w:ins w:id="3836" w:author="hari prasath" w:date="2020-08-10T15:51:00Z">
        <w:r w:rsidRPr="009B6F86">
          <w:rPr>
            <w:rFonts w:ascii="Courier New" w:hAnsi="Courier New" w:cs="Courier New"/>
          </w:rPr>
          <w:t xml:space="preserve">          {</w:t>
        </w:r>
      </w:ins>
    </w:p>
    <w:p w14:paraId="6134715B" w14:textId="77777777" w:rsidR="009167C1" w:rsidRPr="009B6F86" w:rsidRDefault="009167C1" w:rsidP="009167C1">
      <w:pPr>
        <w:ind w:left="-142"/>
        <w:rPr>
          <w:ins w:id="3837" w:author="hari prasath" w:date="2020-08-10T15:51:00Z"/>
          <w:rFonts w:ascii="Courier New" w:hAnsi="Courier New" w:cs="Courier New"/>
        </w:rPr>
      </w:pPr>
      <w:ins w:id="3838" w:author="hari prasath" w:date="2020-08-10T15:51:00Z">
        <w:r w:rsidRPr="009B6F86">
          <w:rPr>
            <w:rFonts w:ascii="Courier New" w:hAnsi="Courier New" w:cs="Courier New"/>
          </w:rPr>
          <w:t xml:space="preserve">            "from_time": "00:00:00",</w:t>
        </w:r>
      </w:ins>
    </w:p>
    <w:p w14:paraId="33ED9DFB" w14:textId="77777777" w:rsidR="009167C1" w:rsidRPr="009B6F86" w:rsidRDefault="009167C1" w:rsidP="009167C1">
      <w:pPr>
        <w:ind w:left="-142"/>
        <w:rPr>
          <w:ins w:id="3839" w:author="hari prasath" w:date="2020-08-10T15:51:00Z"/>
          <w:rFonts w:ascii="Courier New" w:hAnsi="Courier New" w:cs="Courier New"/>
        </w:rPr>
      </w:pPr>
      <w:ins w:id="3840" w:author="hari prasath" w:date="2020-08-10T15:51:00Z">
        <w:r w:rsidRPr="009B6F86">
          <w:rPr>
            <w:rFonts w:ascii="Courier New" w:hAnsi="Courier New" w:cs="Courier New"/>
          </w:rPr>
          <w:t xml:space="preserve">            "to_time": "12:59:59",</w:t>
        </w:r>
      </w:ins>
    </w:p>
    <w:p w14:paraId="3DD26B91" w14:textId="77777777" w:rsidR="009167C1" w:rsidRPr="009B6F86" w:rsidRDefault="009167C1" w:rsidP="009167C1">
      <w:pPr>
        <w:ind w:left="-142"/>
        <w:rPr>
          <w:ins w:id="3841" w:author="hari prasath" w:date="2020-08-10T15:51:00Z"/>
          <w:rFonts w:ascii="Courier New" w:hAnsi="Courier New" w:cs="Courier New"/>
        </w:rPr>
      </w:pPr>
      <w:ins w:id="3842" w:author="hari prasath" w:date="2020-08-10T15:51:00Z">
        <w:r w:rsidRPr="009B6F86">
          <w:rPr>
            <w:rFonts w:ascii="Courier New" w:hAnsi="Courier New" w:cs="Courier New"/>
          </w:rPr>
          <w:t xml:space="preserve">            "zone_settings": [</w:t>
        </w:r>
      </w:ins>
    </w:p>
    <w:p w14:paraId="4C757B28" w14:textId="77777777" w:rsidR="009167C1" w:rsidRPr="009B6F86" w:rsidRDefault="009167C1" w:rsidP="009167C1">
      <w:pPr>
        <w:ind w:left="-142"/>
        <w:rPr>
          <w:ins w:id="3843" w:author="hari prasath" w:date="2020-08-10T15:51:00Z"/>
          <w:rFonts w:ascii="Courier New" w:hAnsi="Courier New" w:cs="Courier New"/>
        </w:rPr>
      </w:pPr>
      <w:ins w:id="3844" w:author="hari prasath" w:date="2020-08-10T15:51:00Z">
        <w:r w:rsidRPr="009B6F86">
          <w:rPr>
            <w:rFonts w:ascii="Courier New" w:hAnsi="Courier New" w:cs="Courier New"/>
          </w:rPr>
          <w:t xml:space="preserve">              {</w:t>
        </w:r>
      </w:ins>
    </w:p>
    <w:p w14:paraId="5202936F" w14:textId="77777777" w:rsidR="009167C1" w:rsidRPr="009B6F86" w:rsidRDefault="009167C1" w:rsidP="009167C1">
      <w:pPr>
        <w:ind w:left="-142"/>
        <w:rPr>
          <w:ins w:id="3845" w:author="hari prasath" w:date="2020-08-10T15:51:00Z"/>
          <w:rFonts w:ascii="Courier New" w:hAnsi="Courier New" w:cs="Courier New"/>
        </w:rPr>
      </w:pPr>
      <w:ins w:id="3846" w:author="hari prasath" w:date="2020-08-10T15:51:00Z">
        <w:r w:rsidRPr="009B6F86">
          <w:rPr>
            <w:rFonts w:ascii="Courier New" w:hAnsi="Courier New" w:cs="Courier New"/>
          </w:rPr>
          <w:t xml:space="preserve">                "zone": 1,</w:t>
        </w:r>
      </w:ins>
    </w:p>
    <w:p w14:paraId="47DEE45D" w14:textId="77777777" w:rsidR="009167C1" w:rsidRPr="009B6F86" w:rsidRDefault="009167C1" w:rsidP="009167C1">
      <w:pPr>
        <w:ind w:left="-142"/>
        <w:rPr>
          <w:ins w:id="3847" w:author="hari prasath" w:date="2020-08-10T15:51:00Z"/>
          <w:rFonts w:ascii="Courier New" w:hAnsi="Courier New" w:cs="Courier New"/>
        </w:rPr>
      </w:pPr>
      <w:ins w:id="3848" w:author="hari prasath" w:date="2020-08-10T15:51:00Z">
        <w:r w:rsidRPr="009B6F86">
          <w:rPr>
            <w:rFonts w:ascii="Courier New" w:hAnsi="Courier New" w:cs="Courier New"/>
          </w:rPr>
          <w:t xml:space="preserve">                "color": "0xFFFF00",</w:t>
        </w:r>
      </w:ins>
    </w:p>
    <w:p w14:paraId="4CEB91DC" w14:textId="77777777" w:rsidR="009167C1" w:rsidRPr="009B6F86" w:rsidRDefault="009167C1" w:rsidP="009167C1">
      <w:pPr>
        <w:ind w:left="-142"/>
        <w:rPr>
          <w:ins w:id="3849" w:author="hari prasath" w:date="2020-08-10T15:51:00Z"/>
          <w:rFonts w:ascii="Courier New" w:hAnsi="Courier New" w:cs="Courier New"/>
        </w:rPr>
      </w:pPr>
      <w:ins w:id="3850" w:author="hari prasath" w:date="2020-08-10T15:51:00Z">
        <w:r w:rsidRPr="009B6F86">
          <w:rPr>
            <w:rFonts w:ascii="Courier New" w:hAnsi="Courier New" w:cs="Courier New"/>
          </w:rPr>
          <w:t xml:space="preserve">                "light_status": 1,</w:t>
        </w:r>
      </w:ins>
    </w:p>
    <w:p w14:paraId="547D5E14" w14:textId="20E9609D" w:rsidR="006937A9" w:rsidRDefault="009167C1" w:rsidP="006937A9">
      <w:pPr>
        <w:ind w:left="-142"/>
        <w:rPr>
          <w:ins w:id="3851" w:author="hari prasath" w:date="2020-08-10T17:20:00Z"/>
          <w:rFonts w:ascii="Courier New" w:hAnsi="Courier New" w:cs="Courier New"/>
        </w:rPr>
      </w:pPr>
      <w:ins w:id="3852" w:author="hari prasath" w:date="2020-08-10T15:51:00Z">
        <w:r w:rsidRPr="009B6F86">
          <w:rPr>
            <w:rFonts w:ascii="Courier New" w:hAnsi="Courier New" w:cs="Courier New"/>
          </w:rPr>
          <w:t xml:space="preserve">                "</w:t>
        </w:r>
      </w:ins>
      <w:ins w:id="3853" w:author="hari prasath" w:date="2020-08-25T18:10:00Z">
        <w:r w:rsidR="007507E7">
          <w:rPr>
            <w:rFonts w:ascii="Courier New" w:hAnsi="Courier New" w:cs="Courier New"/>
          </w:rPr>
          <w:t>brightness</w:t>
        </w:r>
      </w:ins>
      <w:ins w:id="3854" w:author="hari prasath" w:date="2020-08-10T15:51:00Z">
        <w:r w:rsidRPr="009B6F86">
          <w:rPr>
            <w:rFonts w:ascii="Courier New" w:hAnsi="Courier New" w:cs="Courier New"/>
          </w:rPr>
          <w:t xml:space="preserve">": </w:t>
        </w:r>
        <w:r>
          <w:rPr>
            <w:rFonts w:ascii="Courier New" w:hAnsi="Courier New" w:cs="Courier New"/>
          </w:rPr>
          <w:t>15</w:t>
        </w:r>
      </w:ins>
      <w:ins w:id="3855" w:author="hari prasath" w:date="2020-08-10T17:20:00Z">
        <w:r w:rsidR="006937A9">
          <w:rPr>
            <w:rFonts w:ascii="Courier New" w:hAnsi="Courier New" w:cs="Courier New"/>
          </w:rPr>
          <w:t>,</w:t>
        </w:r>
      </w:ins>
    </w:p>
    <w:p w14:paraId="7D41F542" w14:textId="77777777" w:rsidR="006937A9" w:rsidRDefault="006937A9" w:rsidP="006937A9">
      <w:pPr>
        <w:pStyle w:val="HTMLPreformatted"/>
        <w:rPr>
          <w:ins w:id="3856" w:author="hari prasath" w:date="2020-08-10T17:20:00Z"/>
          <w:szCs w:val="22"/>
        </w:rPr>
      </w:pPr>
      <w:ins w:id="3857" w:author="hari prasath" w:date="2020-08-10T17:20:00Z">
        <w:r>
          <w:rPr>
            <w:szCs w:val="22"/>
          </w:rPr>
          <w:t xml:space="preserve">                "temperature": 1500</w:t>
        </w:r>
      </w:ins>
    </w:p>
    <w:p w14:paraId="32E10322" w14:textId="77777777" w:rsidR="006937A9" w:rsidRPr="009B6F86" w:rsidRDefault="006937A9">
      <w:pPr>
        <w:ind w:left="-142"/>
        <w:rPr>
          <w:ins w:id="3858" w:author="hari prasath" w:date="2020-08-10T15:51:00Z"/>
          <w:rFonts w:ascii="Courier New" w:hAnsi="Courier New" w:cs="Courier New"/>
        </w:rPr>
      </w:pPr>
    </w:p>
    <w:p w14:paraId="47637EAA" w14:textId="77777777" w:rsidR="009167C1" w:rsidRPr="009B6F86" w:rsidRDefault="009167C1" w:rsidP="009167C1">
      <w:pPr>
        <w:ind w:left="-142"/>
        <w:rPr>
          <w:ins w:id="3859" w:author="hari prasath" w:date="2020-08-10T15:51:00Z"/>
          <w:rFonts w:ascii="Courier New" w:hAnsi="Courier New" w:cs="Courier New"/>
        </w:rPr>
      </w:pPr>
      <w:ins w:id="3860" w:author="hari prasath" w:date="2020-08-10T15:51:00Z">
        <w:r w:rsidRPr="009B6F86">
          <w:rPr>
            <w:rFonts w:ascii="Courier New" w:hAnsi="Courier New" w:cs="Courier New"/>
          </w:rPr>
          <w:t xml:space="preserve">              },</w:t>
        </w:r>
      </w:ins>
    </w:p>
    <w:p w14:paraId="4EFF1FE4" w14:textId="77777777" w:rsidR="009167C1" w:rsidRPr="009B6F86" w:rsidRDefault="009167C1" w:rsidP="009167C1">
      <w:pPr>
        <w:ind w:left="-142"/>
        <w:rPr>
          <w:ins w:id="3861" w:author="hari prasath" w:date="2020-08-10T15:51:00Z"/>
          <w:rFonts w:ascii="Courier New" w:hAnsi="Courier New" w:cs="Courier New"/>
        </w:rPr>
      </w:pPr>
      <w:ins w:id="3862" w:author="hari prasath" w:date="2020-08-10T15:51:00Z">
        <w:r w:rsidRPr="009B6F86">
          <w:rPr>
            <w:rFonts w:ascii="Courier New" w:hAnsi="Courier New" w:cs="Courier New"/>
          </w:rPr>
          <w:t xml:space="preserve">              {</w:t>
        </w:r>
      </w:ins>
    </w:p>
    <w:p w14:paraId="2C774964" w14:textId="77777777" w:rsidR="009167C1" w:rsidRPr="009B6F86" w:rsidRDefault="009167C1" w:rsidP="009167C1">
      <w:pPr>
        <w:ind w:left="-142"/>
        <w:rPr>
          <w:ins w:id="3863" w:author="hari prasath" w:date="2020-08-10T15:51:00Z"/>
          <w:rFonts w:ascii="Courier New" w:hAnsi="Courier New" w:cs="Courier New"/>
        </w:rPr>
      </w:pPr>
      <w:ins w:id="3864" w:author="hari prasath" w:date="2020-08-10T15:51:00Z">
        <w:r w:rsidRPr="009B6F86">
          <w:rPr>
            <w:rFonts w:ascii="Courier New" w:hAnsi="Courier New" w:cs="Courier New"/>
          </w:rPr>
          <w:t xml:space="preserve">                "zone": 2,</w:t>
        </w:r>
      </w:ins>
    </w:p>
    <w:p w14:paraId="774759D1" w14:textId="77777777" w:rsidR="009167C1" w:rsidRPr="009B6F86" w:rsidRDefault="009167C1" w:rsidP="009167C1">
      <w:pPr>
        <w:ind w:left="-142"/>
        <w:rPr>
          <w:ins w:id="3865" w:author="hari prasath" w:date="2020-08-10T15:51:00Z"/>
          <w:rFonts w:ascii="Courier New" w:hAnsi="Courier New" w:cs="Courier New"/>
        </w:rPr>
      </w:pPr>
      <w:ins w:id="3866" w:author="hari prasath" w:date="2020-08-10T15:51:00Z">
        <w:r w:rsidRPr="009B6F86">
          <w:rPr>
            <w:rFonts w:ascii="Courier New" w:hAnsi="Courier New" w:cs="Courier New"/>
          </w:rPr>
          <w:t xml:space="preserve">                "color": "0xFFFF00",</w:t>
        </w:r>
      </w:ins>
    </w:p>
    <w:p w14:paraId="074D94A0" w14:textId="77777777" w:rsidR="009167C1" w:rsidRPr="009B6F86" w:rsidRDefault="009167C1" w:rsidP="009167C1">
      <w:pPr>
        <w:ind w:left="-142"/>
        <w:rPr>
          <w:ins w:id="3867" w:author="hari prasath" w:date="2020-08-10T15:51:00Z"/>
          <w:rFonts w:ascii="Courier New" w:hAnsi="Courier New" w:cs="Courier New"/>
        </w:rPr>
      </w:pPr>
      <w:ins w:id="3868" w:author="hari prasath" w:date="2020-08-10T15:51:00Z">
        <w:r w:rsidRPr="009B6F86">
          <w:rPr>
            <w:rFonts w:ascii="Courier New" w:hAnsi="Courier New" w:cs="Courier New"/>
          </w:rPr>
          <w:t xml:space="preserve">                "light_status": 1,</w:t>
        </w:r>
      </w:ins>
    </w:p>
    <w:p w14:paraId="464B6E9B" w14:textId="52F90D8F" w:rsidR="009167C1" w:rsidRDefault="009167C1" w:rsidP="009167C1">
      <w:pPr>
        <w:ind w:left="-142"/>
        <w:rPr>
          <w:ins w:id="3869" w:author="hari prasath" w:date="2020-08-10T17:21:00Z"/>
          <w:rFonts w:ascii="Courier New" w:hAnsi="Courier New" w:cs="Courier New"/>
        </w:rPr>
      </w:pPr>
      <w:ins w:id="3870" w:author="hari prasath" w:date="2020-08-10T15:51:00Z">
        <w:r w:rsidRPr="009B6F86">
          <w:rPr>
            <w:rFonts w:ascii="Courier New" w:hAnsi="Courier New" w:cs="Courier New"/>
          </w:rPr>
          <w:t xml:space="preserve">                "</w:t>
        </w:r>
      </w:ins>
      <w:ins w:id="3871" w:author="hari prasath" w:date="2020-08-25T18:10:00Z">
        <w:r w:rsidR="007507E7">
          <w:rPr>
            <w:rFonts w:ascii="Courier New" w:hAnsi="Courier New" w:cs="Courier New"/>
          </w:rPr>
          <w:t>brightness</w:t>
        </w:r>
      </w:ins>
      <w:ins w:id="3872" w:author="hari prasath" w:date="2020-08-10T15:51:00Z">
        <w:r w:rsidRPr="009B6F86">
          <w:rPr>
            <w:rFonts w:ascii="Courier New" w:hAnsi="Courier New" w:cs="Courier New"/>
          </w:rPr>
          <w:t xml:space="preserve">": </w:t>
        </w:r>
        <w:r>
          <w:rPr>
            <w:rFonts w:ascii="Courier New" w:hAnsi="Courier New" w:cs="Courier New"/>
          </w:rPr>
          <w:t>20</w:t>
        </w:r>
      </w:ins>
      <w:ins w:id="3873" w:author="hari prasath" w:date="2020-08-10T17:21:00Z">
        <w:r w:rsidR="006937A9">
          <w:rPr>
            <w:rFonts w:ascii="Courier New" w:hAnsi="Courier New" w:cs="Courier New"/>
          </w:rPr>
          <w:t>,</w:t>
        </w:r>
      </w:ins>
    </w:p>
    <w:p w14:paraId="2136CC15" w14:textId="012E81E4" w:rsidR="006937A9" w:rsidRPr="009B6F86" w:rsidRDefault="006937A9">
      <w:pPr>
        <w:ind w:left="1298" w:firstLine="142"/>
        <w:rPr>
          <w:ins w:id="3874" w:author="hari prasath" w:date="2020-08-10T15:51:00Z"/>
          <w:rFonts w:ascii="Courier New" w:hAnsi="Courier New" w:cs="Courier New"/>
        </w:rPr>
        <w:pPrChange w:id="3875" w:author="hari prasath" w:date="2020-08-10T17:21:00Z">
          <w:pPr>
            <w:ind w:left="-142"/>
          </w:pPr>
        </w:pPrChange>
      </w:pPr>
      <w:ins w:id="3876" w:author="hari prasath" w:date="2020-08-10T17:21:00Z">
        <w:r w:rsidRPr="009B13B2">
          <w:rPr>
            <w:rFonts w:ascii="Courier New" w:hAnsi="Courier New" w:cs="Courier New"/>
            <w:rPrChange w:id="3877" w:author="hari prasath" w:date="2020-08-10T17:23:00Z">
              <w:rPr>
                <w:lang w:val="en-IN"/>
              </w:rPr>
            </w:rPrChange>
          </w:rPr>
          <w:t xml:space="preserve">    "temperature": 1500</w:t>
        </w:r>
      </w:ins>
    </w:p>
    <w:p w14:paraId="56DEF7CA" w14:textId="77777777" w:rsidR="009167C1" w:rsidRPr="009B6F86" w:rsidRDefault="009167C1" w:rsidP="009167C1">
      <w:pPr>
        <w:ind w:left="-142"/>
        <w:rPr>
          <w:ins w:id="3878" w:author="hari prasath" w:date="2020-08-10T15:51:00Z"/>
          <w:rFonts w:ascii="Courier New" w:hAnsi="Courier New" w:cs="Courier New"/>
        </w:rPr>
      </w:pPr>
      <w:ins w:id="3879" w:author="hari prasath" w:date="2020-08-10T15:51:00Z">
        <w:r w:rsidRPr="009B6F86">
          <w:rPr>
            <w:rFonts w:ascii="Courier New" w:hAnsi="Courier New" w:cs="Courier New"/>
          </w:rPr>
          <w:t xml:space="preserve">              },</w:t>
        </w:r>
      </w:ins>
    </w:p>
    <w:p w14:paraId="42D4E529" w14:textId="77777777" w:rsidR="009167C1" w:rsidRPr="009B6F86" w:rsidRDefault="009167C1" w:rsidP="009167C1">
      <w:pPr>
        <w:ind w:left="-142"/>
        <w:rPr>
          <w:ins w:id="3880" w:author="hari prasath" w:date="2020-08-10T15:51:00Z"/>
          <w:rFonts w:ascii="Courier New" w:hAnsi="Courier New" w:cs="Courier New"/>
        </w:rPr>
      </w:pPr>
      <w:ins w:id="3881" w:author="hari prasath" w:date="2020-08-10T15:51:00Z">
        <w:r w:rsidRPr="009B6F86">
          <w:rPr>
            <w:rFonts w:ascii="Courier New" w:hAnsi="Courier New" w:cs="Courier New"/>
          </w:rPr>
          <w:t xml:space="preserve">              {</w:t>
        </w:r>
      </w:ins>
    </w:p>
    <w:p w14:paraId="7C683B7E" w14:textId="77777777" w:rsidR="009167C1" w:rsidRPr="009B6F86" w:rsidRDefault="009167C1" w:rsidP="009167C1">
      <w:pPr>
        <w:ind w:left="-142"/>
        <w:rPr>
          <w:ins w:id="3882" w:author="hari prasath" w:date="2020-08-10T15:51:00Z"/>
          <w:rFonts w:ascii="Courier New" w:hAnsi="Courier New" w:cs="Courier New"/>
        </w:rPr>
      </w:pPr>
      <w:ins w:id="3883" w:author="hari prasath" w:date="2020-08-10T15:51:00Z">
        <w:r w:rsidRPr="009B6F86">
          <w:rPr>
            <w:rFonts w:ascii="Courier New" w:hAnsi="Courier New" w:cs="Courier New"/>
          </w:rPr>
          <w:t xml:space="preserve">                "zone": 3,</w:t>
        </w:r>
      </w:ins>
    </w:p>
    <w:p w14:paraId="45BF5CAA" w14:textId="77777777" w:rsidR="009167C1" w:rsidRPr="009B6F86" w:rsidRDefault="009167C1" w:rsidP="009167C1">
      <w:pPr>
        <w:ind w:left="-142"/>
        <w:rPr>
          <w:ins w:id="3884" w:author="hari prasath" w:date="2020-08-10T15:51:00Z"/>
          <w:rFonts w:ascii="Courier New" w:hAnsi="Courier New" w:cs="Courier New"/>
        </w:rPr>
      </w:pPr>
      <w:ins w:id="3885" w:author="hari prasath" w:date="2020-08-10T15:51:00Z">
        <w:r w:rsidRPr="009B6F86">
          <w:rPr>
            <w:rFonts w:ascii="Courier New" w:hAnsi="Courier New" w:cs="Courier New"/>
          </w:rPr>
          <w:t xml:space="preserve">                "color": "0xFFFF00",</w:t>
        </w:r>
      </w:ins>
    </w:p>
    <w:p w14:paraId="5952C464" w14:textId="77777777" w:rsidR="009167C1" w:rsidRPr="009B6F86" w:rsidRDefault="009167C1" w:rsidP="009167C1">
      <w:pPr>
        <w:ind w:left="-142"/>
        <w:rPr>
          <w:ins w:id="3886" w:author="hari prasath" w:date="2020-08-10T15:51:00Z"/>
          <w:rFonts w:ascii="Courier New" w:hAnsi="Courier New" w:cs="Courier New"/>
        </w:rPr>
      </w:pPr>
      <w:ins w:id="3887" w:author="hari prasath" w:date="2020-08-10T15:51:00Z">
        <w:r w:rsidRPr="009B6F86">
          <w:rPr>
            <w:rFonts w:ascii="Courier New" w:hAnsi="Courier New" w:cs="Courier New"/>
          </w:rPr>
          <w:t xml:space="preserve">                "light_status": 1,</w:t>
        </w:r>
      </w:ins>
    </w:p>
    <w:p w14:paraId="574519FA" w14:textId="46A2FC28" w:rsidR="009167C1" w:rsidRDefault="009167C1" w:rsidP="009167C1">
      <w:pPr>
        <w:ind w:left="-142"/>
        <w:rPr>
          <w:ins w:id="3888" w:author="hari prasath" w:date="2020-08-10T17:21:00Z"/>
          <w:rFonts w:ascii="Courier New" w:hAnsi="Courier New" w:cs="Courier New"/>
        </w:rPr>
      </w:pPr>
      <w:ins w:id="3889" w:author="hari prasath" w:date="2020-08-10T15:51:00Z">
        <w:r w:rsidRPr="009B6F86">
          <w:rPr>
            <w:rFonts w:ascii="Courier New" w:hAnsi="Courier New" w:cs="Courier New"/>
          </w:rPr>
          <w:t xml:space="preserve">                "</w:t>
        </w:r>
      </w:ins>
      <w:ins w:id="3890" w:author="hari prasath" w:date="2020-08-25T18:10:00Z">
        <w:r w:rsidR="007507E7">
          <w:rPr>
            <w:rFonts w:ascii="Courier New" w:hAnsi="Courier New" w:cs="Courier New"/>
          </w:rPr>
          <w:t>brightness</w:t>
        </w:r>
      </w:ins>
      <w:ins w:id="3891" w:author="hari prasath" w:date="2020-08-10T15:51:00Z">
        <w:r w:rsidRPr="009B6F86">
          <w:rPr>
            <w:rFonts w:ascii="Courier New" w:hAnsi="Courier New" w:cs="Courier New"/>
          </w:rPr>
          <w:t xml:space="preserve">": </w:t>
        </w:r>
        <w:r>
          <w:rPr>
            <w:rFonts w:ascii="Courier New" w:hAnsi="Courier New" w:cs="Courier New"/>
          </w:rPr>
          <w:t>20</w:t>
        </w:r>
      </w:ins>
    </w:p>
    <w:p w14:paraId="17E6C03E" w14:textId="451327AE" w:rsidR="006937A9" w:rsidRPr="009B6F86" w:rsidRDefault="009B13B2">
      <w:pPr>
        <w:ind w:left="1298" w:firstLine="142"/>
        <w:rPr>
          <w:ins w:id="3892" w:author="hari prasath" w:date="2020-08-10T15:51:00Z"/>
          <w:rFonts w:ascii="Courier New" w:hAnsi="Courier New" w:cs="Courier New"/>
        </w:rPr>
        <w:pPrChange w:id="3893" w:author="hari prasath" w:date="2020-08-10T17:23:00Z">
          <w:pPr>
            <w:ind w:left="-142"/>
          </w:pPr>
        </w:pPrChange>
      </w:pPr>
      <w:ins w:id="3894" w:author="hari prasath" w:date="2020-08-10T17:23:00Z">
        <w:r>
          <w:rPr>
            <w:rFonts w:ascii="Courier New" w:hAnsi="Courier New" w:cs="Courier New"/>
          </w:rPr>
          <w:t xml:space="preserve">    </w:t>
        </w:r>
      </w:ins>
      <w:ins w:id="3895" w:author="hari prasath" w:date="2020-08-10T17:21:00Z">
        <w:r w:rsidR="006937A9" w:rsidRPr="009B13B2">
          <w:rPr>
            <w:rFonts w:ascii="Courier New" w:hAnsi="Courier New" w:cs="Courier New"/>
            <w:rPrChange w:id="3896" w:author="hari prasath" w:date="2020-08-10T17:23:00Z">
              <w:rPr>
                <w:lang w:val="en-IN"/>
              </w:rPr>
            </w:rPrChange>
          </w:rPr>
          <w:t>"temperature": 1500</w:t>
        </w:r>
      </w:ins>
    </w:p>
    <w:p w14:paraId="11026A02" w14:textId="77777777" w:rsidR="009167C1" w:rsidRPr="009B6F86" w:rsidRDefault="009167C1" w:rsidP="009167C1">
      <w:pPr>
        <w:ind w:left="-142"/>
        <w:rPr>
          <w:ins w:id="3897" w:author="hari prasath" w:date="2020-08-10T15:51:00Z"/>
          <w:rFonts w:ascii="Courier New" w:hAnsi="Courier New" w:cs="Courier New"/>
        </w:rPr>
      </w:pPr>
      <w:ins w:id="3898" w:author="hari prasath" w:date="2020-08-10T15:51:00Z">
        <w:r w:rsidRPr="009B6F86">
          <w:rPr>
            <w:rFonts w:ascii="Courier New" w:hAnsi="Courier New" w:cs="Courier New"/>
          </w:rPr>
          <w:t xml:space="preserve">              }</w:t>
        </w:r>
      </w:ins>
    </w:p>
    <w:p w14:paraId="24A98E91" w14:textId="77777777" w:rsidR="009167C1" w:rsidRPr="009B6F86" w:rsidRDefault="009167C1" w:rsidP="009167C1">
      <w:pPr>
        <w:ind w:left="-142"/>
        <w:rPr>
          <w:ins w:id="3899" w:author="hari prasath" w:date="2020-08-10T15:51:00Z"/>
          <w:rFonts w:ascii="Courier New" w:hAnsi="Courier New" w:cs="Courier New"/>
        </w:rPr>
      </w:pPr>
      <w:ins w:id="3900" w:author="hari prasath" w:date="2020-08-10T15:51:00Z">
        <w:r w:rsidRPr="009B6F86">
          <w:rPr>
            <w:rFonts w:ascii="Courier New" w:hAnsi="Courier New" w:cs="Courier New"/>
          </w:rPr>
          <w:t xml:space="preserve">            ]</w:t>
        </w:r>
      </w:ins>
    </w:p>
    <w:p w14:paraId="17CF213A" w14:textId="77777777" w:rsidR="009167C1" w:rsidRPr="009B6F86" w:rsidRDefault="009167C1" w:rsidP="009167C1">
      <w:pPr>
        <w:ind w:left="-142"/>
        <w:rPr>
          <w:ins w:id="3901" w:author="hari prasath" w:date="2020-08-10T15:51:00Z"/>
          <w:rFonts w:ascii="Courier New" w:hAnsi="Courier New" w:cs="Courier New"/>
        </w:rPr>
      </w:pPr>
      <w:ins w:id="3902" w:author="hari prasath" w:date="2020-08-10T15:51:00Z">
        <w:r w:rsidRPr="009B6F86">
          <w:rPr>
            <w:rFonts w:ascii="Courier New" w:hAnsi="Courier New" w:cs="Courier New"/>
          </w:rPr>
          <w:t xml:space="preserve">          },</w:t>
        </w:r>
      </w:ins>
    </w:p>
    <w:p w14:paraId="003A6BAA" w14:textId="77777777" w:rsidR="009167C1" w:rsidRPr="009B6F86" w:rsidRDefault="009167C1" w:rsidP="009167C1">
      <w:pPr>
        <w:ind w:left="-142"/>
        <w:rPr>
          <w:ins w:id="3903" w:author="hari prasath" w:date="2020-08-10T15:51:00Z"/>
          <w:rFonts w:ascii="Courier New" w:hAnsi="Courier New" w:cs="Courier New"/>
        </w:rPr>
      </w:pPr>
      <w:ins w:id="3904" w:author="hari prasath" w:date="2020-08-10T15:51:00Z">
        <w:r w:rsidRPr="009B6F86">
          <w:rPr>
            <w:rFonts w:ascii="Courier New" w:hAnsi="Courier New" w:cs="Courier New"/>
          </w:rPr>
          <w:t xml:space="preserve">          {</w:t>
        </w:r>
      </w:ins>
    </w:p>
    <w:p w14:paraId="5C411812" w14:textId="77777777" w:rsidR="009167C1" w:rsidRPr="009B6F86" w:rsidRDefault="009167C1" w:rsidP="009167C1">
      <w:pPr>
        <w:ind w:left="-142"/>
        <w:rPr>
          <w:ins w:id="3905" w:author="hari prasath" w:date="2020-08-10T15:51:00Z"/>
          <w:rFonts w:ascii="Courier New" w:hAnsi="Courier New" w:cs="Courier New"/>
        </w:rPr>
      </w:pPr>
      <w:ins w:id="3906" w:author="hari prasath" w:date="2020-08-10T15:51:00Z">
        <w:r w:rsidRPr="009B6F86">
          <w:rPr>
            <w:rFonts w:ascii="Courier New" w:hAnsi="Courier New" w:cs="Courier New"/>
          </w:rPr>
          <w:t xml:space="preserve">            "from_time": "13:00:00",</w:t>
        </w:r>
      </w:ins>
    </w:p>
    <w:p w14:paraId="48455709" w14:textId="77777777" w:rsidR="009167C1" w:rsidRPr="009B6F86" w:rsidRDefault="009167C1" w:rsidP="009167C1">
      <w:pPr>
        <w:ind w:left="-142"/>
        <w:rPr>
          <w:ins w:id="3907" w:author="hari prasath" w:date="2020-08-10T15:51:00Z"/>
          <w:rFonts w:ascii="Courier New" w:hAnsi="Courier New" w:cs="Courier New"/>
        </w:rPr>
      </w:pPr>
      <w:ins w:id="3908" w:author="hari prasath" w:date="2020-08-10T15:51:00Z">
        <w:r w:rsidRPr="009B6F86">
          <w:rPr>
            <w:rFonts w:ascii="Courier New" w:hAnsi="Courier New" w:cs="Courier New"/>
          </w:rPr>
          <w:t xml:space="preserve">            "to_time": "23:59:59",</w:t>
        </w:r>
      </w:ins>
    </w:p>
    <w:p w14:paraId="2728DD19" w14:textId="77777777" w:rsidR="009167C1" w:rsidRPr="009B6F86" w:rsidRDefault="009167C1" w:rsidP="009167C1">
      <w:pPr>
        <w:ind w:left="-142"/>
        <w:rPr>
          <w:ins w:id="3909" w:author="hari prasath" w:date="2020-08-10T15:51:00Z"/>
          <w:rFonts w:ascii="Courier New" w:hAnsi="Courier New" w:cs="Courier New"/>
        </w:rPr>
      </w:pPr>
      <w:ins w:id="3910" w:author="hari prasath" w:date="2020-08-10T15:51:00Z">
        <w:r w:rsidRPr="009B6F86">
          <w:rPr>
            <w:rFonts w:ascii="Courier New" w:hAnsi="Courier New" w:cs="Courier New"/>
          </w:rPr>
          <w:t xml:space="preserve">            "zone_settings": [</w:t>
        </w:r>
      </w:ins>
    </w:p>
    <w:p w14:paraId="65B6BFFA" w14:textId="77777777" w:rsidR="009167C1" w:rsidRPr="009B6F86" w:rsidRDefault="009167C1" w:rsidP="009167C1">
      <w:pPr>
        <w:ind w:left="-142"/>
        <w:rPr>
          <w:ins w:id="3911" w:author="hari prasath" w:date="2020-08-10T15:51:00Z"/>
          <w:rFonts w:ascii="Courier New" w:hAnsi="Courier New" w:cs="Courier New"/>
        </w:rPr>
      </w:pPr>
      <w:ins w:id="3912" w:author="hari prasath" w:date="2020-08-10T15:51:00Z">
        <w:r w:rsidRPr="009B6F86">
          <w:rPr>
            <w:rFonts w:ascii="Courier New" w:hAnsi="Courier New" w:cs="Courier New"/>
          </w:rPr>
          <w:t xml:space="preserve">              {</w:t>
        </w:r>
      </w:ins>
    </w:p>
    <w:p w14:paraId="2EEFC6FE" w14:textId="77777777" w:rsidR="009167C1" w:rsidRPr="009B6F86" w:rsidRDefault="009167C1" w:rsidP="009167C1">
      <w:pPr>
        <w:ind w:left="-142"/>
        <w:rPr>
          <w:ins w:id="3913" w:author="hari prasath" w:date="2020-08-10T15:51:00Z"/>
          <w:rFonts w:ascii="Courier New" w:hAnsi="Courier New" w:cs="Courier New"/>
        </w:rPr>
      </w:pPr>
      <w:ins w:id="3914" w:author="hari prasath" w:date="2020-08-10T15:51:00Z">
        <w:r w:rsidRPr="009B6F86">
          <w:rPr>
            <w:rFonts w:ascii="Courier New" w:hAnsi="Courier New" w:cs="Courier New"/>
          </w:rPr>
          <w:lastRenderedPageBreak/>
          <w:t xml:space="preserve">                "zone": 1,</w:t>
        </w:r>
      </w:ins>
    </w:p>
    <w:p w14:paraId="3FB1CAB3" w14:textId="77777777" w:rsidR="009167C1" w:rsidRPr="009B6F86" w:rsidRDefault="009167C1" w:rsidP="009167C1">
      <w:pPr>
        <w:ind w:left="-142"/>
        <w:rPr>
          <w:ins w:id="3915" w:author="hari prasath" w:date="2020-08-10T15:51:00Z"/>
          <w:rFonts w:ascii="Courier New" w:hAnsi="Courier New" w:cs="Courier New"/>
        </w:rPr>
      </w:pPr>
      <w:ins w:id="3916" w:author="hari prasath" w:date="2020-08-10T15:51:00Z">
        <w:r w:rsidRPr="009B6F86">
          <w:rPr>
            <w:rFonts w:ascii="Courier New" w:hAnsi="Courier New" w:cs="Courier New"/>
          </w:rPr>
          <w:t xml:space="preserve">                "color": "0xFFFF00",</w:t>
        </w:r>
      </w:ins>
    </w:p>
    <w:p w14:paraId="22BA195C" w14:textId="77777777" w:rsidR="009167C1" w:rsidRPr="009B6F86" w:rsidRDefault="009167C1" w:rsidP="009167C1">
      <w:pPr>
        <w:ind w:left="-142"/>
        <w:rPr>
          <w:ins w:id="3917" w:author="hari prasath" w:date="2020-08-10T15:51:00Z"/>
          <w:rFonts w:ascii="Courier New" w:hAnsi="Courier New" w:cs="Courier New"/>
        </w:rPr>
      </w:pPr>
      <w:ins w:id="3918" w:author="hari prasath" w:date="2020-08-10T15:51:00Z">
        <w:r w:rsidRPr="009B6F86">
          <w:rPr>
            <w:rFonts w:ascii="Courier New" w:hAnsi="Courier New" w:cs="Courier New"/>
          </w:rPr>
          <w:t xml:space="preserve">                "light_status": 0,</w:t>
        </w:r>
      </w:ins>
    </w:p>
    <w:p w14:paraId="586B9A37" w14:textId="08FC39B9" w:rsidR="009167C1" w:rsidRDefault="009167C1" w:rsidP="009167C1">
      <w:pPr>
        <w:ind w:left="-142"/>
        <w:rPr>
          <w:ins w:id="3919" w:author="hari prasath" w:date="2020-08-10T17:21:00Z"/>
          <w:rFonts w:ascii="Courier New" w:hAnsi="Courier New" w:cs="Courier New"/>
        </w:rPr>
      </w:pPr>
      <w:ins w:id="3920" w:author="hari prasath" w:date="2020-08-10T15:51:00Z">
        <w:r w:rsidRPr="009B6F86">
          <w:rPr>
            <w:rFonts w:ascii="Courier New" w:hAnsi="Courier New" w:cs="Courier New"/>
          </w:rPr>
          <w:t xml:space="preserve">                "</w:t>
        </w:r>
      </w:ins>
      <w:ins w:id="3921" w:author="hari prasath" w:date="2020-08-25T18:10:00Z">
        <w:r w:rsidR="007507E7">
          <w:rPr>
            <w:rFonts w:ascii="Courier New" w:hAnsi="Courier New" w:cs="Courier New"/>
          </w:rPr>
          <w:t>brightness</w:t>
        </w:r>
      </w:ins>
      <w:ins w:id="3922" w:author="hari prasath" w:date="2020-08-10T15:51:00Z">
        <w:r w:rsidRPr="009B6F86">
          <w:rPr>
            <w:rFonts w:ascii="Courier New" w:hAnsi="Courier New" w:cs="Courier New"/>
          </w:rPr>
          <w:t xml:space="preserve">": </w:t>
        </w:r>
        <w:r>
          <w:rPr>
            <w:rFonts w:ascii="Courier New" w:hAnsi="Courier New" w:cs="Courier New"/>
          </w:rPr>
          <w:t>35</w:t>
        </w:r>
      </w:ins>
      <w:ins w:id="3923" w:author="hari prasath" w:date="2020-08-10T17:21:00Z">
        <w:r w:rsidR="006937A9">
          <w:rPr>
            <w:rFonts w:ascii="Courier New" w:hAnsi="Courier New" w:cs="Courier New"/>
          </w:rPr>
          <w:t>,</w:t>
        </w:r>
      </w:ins>
    </w:p>
    <w:p w14:paraId="01596881" w14:textId="05761622" w:rsidR="006937A9" w:rsidRPr="009B6F86" w:rsidRDefault="006937A9">
      <w:pPr>
        <w:ind w:left="1298" w:firstLine="142"/>
        <w:rPr>
          <w:ins w:id="3924" w:author="hari prasath" w:date="2020-08-10T15:51:00Z"/>
          <w:rFonts w:ascii="Courier New" w:hAnsi="Courier New" w:cs="Courier New"/>
        </w:rPr>
        <w:pPrChange w:id="3925" w:author="hari prasath" w:date="2020-08-10T17:23:00Z">
          <w:pPr>
            <w:ind w:left="-142"/>
          </w:pPr>
        </w:pPrChange>
      </w:pPr>
      <w:ins w:id="3926" w:author="hari prasath" w:date="2020-08-10T17:23:00Z">
        <w:r>
          <w:rPr>
            <w:rFonts w:ascii="Courier New" w:hAnsi="Courier New" w:cs="Courier New"/>
          </w:rPr>
          <w:t xml:space="preserve">    </w:t>
        </w:r>
      </w:ins>
      <w:ins w:id="3927" w:author="hari prasath" w:date="2020-08-10T17:21:00Z">
        <w:r w:rsidRPr="006937A9">
          <w:rPr>
            <w:rFonts w:ascii="Courier New" w:hAnsi="Courier New" w:cs="Courier New"/>
            <w:rPrChange w:id="3928" w:author="hari prasath" w:date="2020-08-10T17:22:00Z">
              <w:rPr>
                <w:lang w:val="en-IN"/>
              </w:rPr>
            </w:rPrChange>
          </w:rPr>
          <w:t>"temperature": 1500</w:t>
        </w:r>
      </w:ins>
    </w:p>
    <w:p w14:paraId="330807DF" w14:textId="77777777" w:rsidR="009167C1" w:rsidRPr="009B6F86" w:rsidRDefault="009167C1" w:rsidP="009167C1">
      <w:pPr>
        <w:ind w:left="-142"/>
        <w:rPr>
          <w:ins w:id="3929" w:author="hari prasath" w:date="2020-08-10T15:51:00Z"/>
          <w:rFonts w:ascii="Courier New" w:hAnsi="Courier New" w:cs="Courier New"/>
        </w:rPr>
      </w:pPr>
      <w:ins w:id="3930" w:author="hari prasath" w:date="2020-08-10T15:51:00Z">
        <w:r w:rsidRPr="009B6F86">
          <w:rPr>
            <w:rFonts w:ascii="Courier New" w:hAnsi="Courier New" w:cs="Courier New"/>
          </w:rPr>
          <w:t xml:space="preserve">              },</w:t>
        </w:r>
      </w:ins>
    </w:p>
    <w:p w14:paraId="5622D253" w14:textId="77777777" w:rsidR="009167C1" w:rsidRPr="009B6F86" w:rsidRDefault="009167C1" w:rsidP="009167C1">
      <w:pPr>
        <w:ind w:left="-142"/>
        <w:rPr>
          <w:ins w:id="3931" w:author="hari prasath" w:date="2020-08-10T15:51:00Z"/>
          <w:rFonts w:ascii="Courier New" w:hAnsi="Courier New" w:cs="Courier New"/>
        </w:rPr>
      </w:pPr>
      <w:ins w:id="3932" w:author="hari prasath" w:date="2020-08-10T15:51:00Z">
        <w:r w:rsidRPr="009B6F86">
          <w:rPr>
            <w:rFonts w:ascii="Courier New" w:hAnsi="Courier New" w:cs="Courier New"/>
          </w:rPr>
          <w:t xml:space="preserve">              {</w:t>
        </w:r>
      </w:ins>
    </w:p>
    <w:p w14:paraId="10EB8B9A" w14:textId="77777777" w:rsidR="009167C1" w:rsidRPr="009B6F86" w:rsidRDefault="009167C1" w:rsidP="009167C1">
      <w:pPr>
        <w:ind w:left="-142"/>
        <w:rPr>
          <w:ins w:id="3933" w:author="hari prasath" w:date="2020-08-10T15:51:00Z"/>
          <w:rFonts w:ascii="Courier New" w:hAnsi="Courier New" w:cs="Courier New"/>
        </w:rPr>
      </w:pPr>
      <w:ins w:id="3934" w:author="hari prasath" w:date="2020-08-10T15:51:00Z">
        <w:r w:rsidRPr="009B6F86">
          <w:rPr>
            <w:rFonts w:ascii="Courier New" w:hAnsi="Courier New" w:cs="Courier New"/>
          </w:rPr>
          <w:t xml:space="preserve">                "zone": 2,</w:t>
        </w:r>
      </w:ins>
    </w:p>
    <w:p w14:paraId="3757576E" w14:textId="77777777" w:rsidR="009167C1" w:rsidRPr="009B6F86" w:rsidRDefault="009167C1" w:rsidP="009167C1">
      <w:pPr>
        <w:ind w:left="-142"/>
        <w:rPr>
          <w:ins w:id="3935" w:author="hari prasath" w:date="2020-08-10T15:51:00Z"/>
          <w:rFonts w:ascii="Courier New" w:hAnsi="Courier New" w:cs="Courier New"/>
        </w:rPr>
      </w:pPr>
      <w:ins w:id="3936" w:author="hari prasath" w:date="2020-08-10T15:51:00Z">
        <w:r w:rsidRPr="009B6F86">
          <w:rPr>
            <w:rFonts w:ascii="Courier New" w:hAnsi="Courier New" w:cs="Courier New"/>
          </w:rPr>
          <w:t xml:space="preserve">                "color": "0xFFFF00",</w:t>
        </w:r>
      </w:ins>
    </w:p>
    <w:p w14:paraId="2CC1F18D" w14:textId="77777777" w:rsidR="009167C1" w:rsidRPr="009B6F86" w:rsidRDefault="009167C1" w:rsidP="009167C1">
      <w:pPr>
        <w:ind w:left="-142"/>
        <w:rPr>
          <w:ins w:id="3937" w:author="hari prasath" w:date="2020-08-10T15:51:00Z"/>
          <w:rFonts w:ascii="Courier New" w:hAnsi="Courier New" w:cs="Courier New"/>
        </w:rPr>
      </w:pPr>
      <w:ins w:id="3938" w:author="hari prasath" w:date="2020-08-10T15:51:00Z">
        <w:r w:rsidRPr="009B6F86">
          <w:rPr>
            <w:rFonts w:ascii="Courier New" w:hAnsi="Courier New" w:cs="Courier New"/>
          </w:rPr>
          <w:t xml:space="preserve">                "light_status": 1,</w:t>
        </w:r>
      </w:ins>
    </w:p>
    <w:p w14:paraId="275C78DA" w14:textId="4715648D" w:rsidR="009167C1" w:rsidRDefault="009167C1" w:rsidP="009167C1">
      <w:pPr>
        <w:ind w:left="-142"/>
        <w:rPr>
          <w:ins w:id="3939" w:author="hari prasath" w:date="2020-08-10T17:21:00Z"/>
          <w:rFonts w:ascii="Courier New" w:hAnsi="Courier New" w:cs="Courier New"/>
        </w:rPr>
      </w:pPr>
      <w:ins w:id="3940" w:author="hari prasath" w:date="2020-08-10T15:51:00Z">
        <w:r w:rsidRPr="009B6F86">
          <w:rPr>
            <w:rFonts w:ascii="Courier New" w:hAnsi="Courier New" w:cs="Courier New"/>
          </w:rPr>
          <w:t xml:space="preserve">                "</w:t>
        </w:r>
      </w:ins>
      <w:ins w:id="3941" w:author="hari prasath" w:date="2020-08-25T18:10:00Z">
        <w:r w:rsidR="007507E7">
          <w:rPr>
            <w:rFonts w:ascii="Courier New" w:hAnsi="Courier New" w:cs="Courier New"/>
          </w:rPr>
          <w:t>brightness</w:t>
        </w:r>
      </w:ins>
      <w:ins w:id="3942" w:author="hari prasath" w:date="2020-08-10T15:51:00Z">
        <w:r w:rsidRPr="009B6F86">
          <w:rPr>
            <w:rFonts w:ascii="Courier New" w:hAnsi="Courier New" w:cs="Courier New"/>
          </w:rPr>
          <w:t xml:space="preserve">": </w:t>
        </w:r>
        <w:r>
          <w:rPr>
            <w:rFonts w:ascii="Courier New" w:hAnsi="Courier New" w:cs="Courier New"/>
          </w:rPr>
          <w:t>40</w:t>
        </w:r>
      </w:ins>
      <w:ins w:id="3943" w:author="hari prasath" w:date="2020-08-10T17:21:00Z">
        <w:r w:rsidR="006937A9">
          <w:rPr>
            <w:rFonts w:ascii="Courier New" w:hAnsi="Courier New" w:cs="Courier New"/>
          </w:rPr>
          <w:t>,</w:t>
        </w:r>
      </w:ins>
    </w:p>
    <w:p w14:paraId="1D8FFAE1" w14:textId="25C9AFF7" w:rsidR="006937A9" w:rsidRPr="009B6F86" w:rsidRDefault="006937A9">
      <w:pPr>
        <w:ind w:left="578" w:firstLine="862"/>
        <w:rPr>
          <w:ins w:id="3944" w:author="hari prasath" w:date="2020-08-10T15:51:00Z"/>
          <w:rFonts w:ascii="Courier New" w:hAnsi="Courier New" w:cs="Courier New"/>
        </w:rPr>
        <w:pPrChange w:id="3945" w:author="hari prasath" w:date="2020-08-10T17:21:00Z">
          <w:pPr>
            <w:ind w:left="-142"/>
          </w:pPr>
        </w:pPrChange>
      </w:pPr>
      <w:ins w:id="3946" w:author="hari prasath" w:date="2020-08-10T17:21:00Z">
        <w:r>
          <w:rPr>
            <w:lang w:val="en-IN"/>
          </w:rPr>
          <w:t xml:space="preserve">        </w:t>
        </w:r>
        <w:r w:rsidRPr="006937A9">
          <w:rPr>
            <w:rFonts w:ascii="Courier New" w:hAnsi="Courier New" w:cs="Courier New"/>
            <w:rPrChange w:id="3947" w:author="hari prasath" w:date="2020-08-10T17:22:00Z">
              <w:rPr>
                <w:lang w:val="en-IN"/>
              </w:rPr>
            </w:rPrChange>
          </w:rPr>
          <w:t>"temperature": 1500</w:t>
        </w:r>
      </w:ins>
    </w:p>
    <w:p w14:paraId="219519BD" w14:textId="77777777" w:rsidR="009167C1" w:rsidRPr="009B6F86" w:rsidRDefault="009167C1" w:rsidP="009167C1">
      <w:pPr>
        <w:ind w:left="-142"/>
        <w:rPr>
          <w:ins w:id="3948" w:author="hari prasath" w:date="2020-08-10T15:51:00Z"/>
          <w:rFonts w:ascii="Courier New" w:hAnsi="Courier New" w:cs="Courier New"/>
        </w:rPr>
      </w:pPr>
      <w:ins w:id="3949" w:author="hari prasath" w:date="2020-08-10T15:51:00Z">
        <w:r w:rsidRPr="009B6F86">
          <w:rPr>
            <w:rFonts w:ascii="Courier New" w:hAnsi="Courier New" w:cs="Courier New"/>
          </w:rPr>
          <w:t xml:space="preserve">              },</w:t>
        </w:r>
      </w:ins>
    </w:p>
    <w:p w14:paraId="700939A1" w14:textId="77777777" w:rsidR="009167C1" w:rsidRPr="009B6F86" w:rsidRDefault="009167C1" w:rsidP="009167C1">
      <w:pPr>
        <w:ind w:left="-142"/>
        <w:rPr>
          <w:ins w:id="3950" w:author="hari prasath" w:date="2020-08-10T15:51:00Z"/>
          <w:rFonts w:ascii="Courier New" w:hAnsi="Courier New" w:cs="Courier New"/>
        </w:rPr>
      </w:pPr>
      <w:ins w:id="3951" w:author="hari prasath" w:date="2020-08-10T15:51:00Z">
        <w:r w:rsidRPr="009B6F86">
          <w:rPr>
            <w:rFonts w:ascii="Courier New" w:hAnsi="Courier New" w:cs="Courier New"/>
          </w:rPr>
          <w:t xml:space="preserve">              {</w:t>
        </w:r>
      </w:ins>
    </w:p>
    <w:p w14:paraId="2CF4CAC1" w14:textId="77777777" w:rsidR="009167C1" w:rsidRPr="009B6F86" w:rsidRDefault="009167C1" w:rsidP="009167C1">
      <w:pPr>
        <w:ind w:left="-142"/>
        <w:rPr>
          <w:ins w:id="3952" w:author="hari prasath" w:date="2020-08-10T15:51:00Z"/>
          <w:rFonts w:ascii="Courier New" w:hAnsi="Courier New" w:cs="Courier New"/>
        </w:rPr>
      </w:pPr>
      <w:ins w:id="3953" w:author="hari prasath" w:date="2020-08-10T15:51:00Z">
        <w:r w:rsidRPr="009B6F86">
          <w:rPr>
            <w:rFonts w:ascii="Courier New" w:hAnsi="Courier New" w:cs="Courier New"/>
          </w:rPr>
          <w:t xml:space="preserve">                "zone": 3,</w:t>
        </w:r>
      </w:ins>
    </w:p>
    <w:p w14:paraId="46130BEE" w14:textId="77777777" w:rsidR="009167C1" w:rsidRPr="009B6F86" w:rsidRDefault="009167C1" w:rsidP="009167C1">
      <w:pPr>
        <w:ind w:left="-142"/>
        <w:rPr>
          <w:ins w:id="3954" w:author="hari prasath" w:date="2020-08-10T15:51:00Z"/>
          <w:rFonts w:ascii="Courier New" w:hAnsi="Courier New" w:cs="Courier New"/>
        </w:rPr>
      </w:pPr>
      <w:ins w:id="3955" w:author="hari prasath" w:date="2020-08-10T15:51:00Z">
        <w:r w:rsidRPr="009B6F86">
          <w:rPr>
            <w:rFonts w:ascii="Courier New" w:hAnsi="Courier New" w:cs="Courier New"/>
          </w:rPr>
          <w:t xml:space="preserve">                "color": "0xFFFF00",</w:t>
        </w:r>
      </w:ins>
    </w:p>
    <w:p w14:paraId="63BD7DAE" w14:textId="77777777" w:rsidR="009167C1" w:rsidRPr="009B6F86" w:rsidRDefault="009167C1" w:rsidP="009167C1">
      <w:pPr>
        <w:ind w:left="-142"/>
        <w:rPr>
          <w:ins w:id="3956" w:author="hari prasath" w:date="2020-08-10T15:51:00Z"/>
          <w:rFonts w:ascii="Courier New" w:hAnsi="Courier New" w:cs="Courier New"/>
        </w:rPr>
      </w:pPr>
      <w:ins w:id="3957" w:author="hari prasath" w:date="2020-08-10T15:51:00Z">
        <w:r w:rsidRPr="009B6F86">
          <w:rPr>
            <w:rFonts w:ascii="Courier New" w:hAnsi="Courier New" w:cs="Courier New"/>
          </w:rPr>
          <w:t xml:space="preserve">                "light_status": 0,</w:t>
        </w:r>
      </w:ins>
    </w:p>
    <w:p w14:paraId="778B5C57" w14:textId="3A3D13FB" w:rsidR="009167C1" w:rsidRDefault="009167C1" w:rsidP="009167C1">
      <w:pPr>
        <w:ind w:left="-142"/>
        <w:rPr>
          <w:ins w:id="3958" w:author="hari prasath" w:date="2020-08-10T17:22:00Z"/>
          <w:rFonts w:ascii="Courier New" w:hAnsi="Courier New" w:cs="Courier New"/>
        </w:rPr>
      </w:pPr>
      <w:ins w:id="3959" w:author="hari prasath" w:date="2020-08-10T15:51:00Z">
        <w:r w:rsidRPr="009B6F86">
          <w:rPr>
            <w:rFonts w:ascii="Courier New" w:hAnsi="Courier New" w:cs="Courier New"/>
          </w:rPr>
          <w:t xml:space="preserve">                "</w:t>
        </w:r>
      </w:ins>
      <w:ins w:id="3960" w:author="hari prasath" w:date="2020-08-25T18:10:00Z">
        <w:r w:rsidR="007507E7">
          <w:rPr>
            <w:rFonts w:ascii="Courier New" w:hAnsi="Courier New" w:cs="Courier New"/>
          </w:rPr>
          <w:t>brightness</w:t>
        </w:r>
      </w:ins>
      <w:ins w:id="3961" w:author="hari prasath" w:date="2020-08-10T15:51:00Z">
        <w:r w:rsidRPr="009B6F86">
          <w:rPr>
            <w:rFonts w:ascii="Courier New" w:hAnsi="Courier New" w:cs="Courier New"/>
          </w:rPr>
          <w:t xml:space="preserve">": </w:t>
        </w:r>
        <w:r>
          <w:rPr>
            <w:rFonts w:ascii="Courier New" w:hAnsi="Courier New" w:cs="Courier New"/>
          </w:rPr>
          <w:t>50</w:t>
        </w:r>
      </w:ins>
      <w:ins w:id="3962" w:author="hari prasath" w:date="2020-08-10T17:22:00Z">
        <w:r w:rsidR="006937A9">
          <w:rPr>
            <w:rFonts w:ascii="Courier New" w:hAnsi="Courier New" w:cs="Courier New"/>
          </w:rPr>
          <w:t>,</w:t>
        </w:r>
      </w:ins>
    </w:p>
    <w:p w14:paraId="55857B5B" w14:textId="6C048204" w:rsidR="006937A9" w:rsidRPr="009B6F86" w:rsidRDefault="006937A9">
      <w:pPr>
        <w:ind w:left="-142"/>
        <w:rPr>
          <w:ins w:id="3963" w:author="hari prasath" w:date="2020-08-10T15:51:00Z"/>
          <w:rFonts w:ascii="Courier New" w:hAnsi="Courier New" w:cs="Courier New"/>
        </w:rPr>
      </w:pPr>
      <w:ins w:id="3964" w:author="hari prasath" w:date="2020-08-10T17:22:00Z">
        <w:r>
          <w:rPr>
            <w:lang w:val="en-IN"/>
          </w:rPr>
          <w:t xml:space="preserve">         </w:t>
        </w:r>
        <w:r>
          <w:rPr>
            <w:lang w:val="en-IN"/>
          </w:rPr>
          <w:tab/>
        </w:r>
        <w:r>
          <w:rPr>
            <w:lang w:val="en-IN"/>
          </w:rPr>
          <w:tab/>
          <w:t xml:space="preserve">         </w:t>
        </w:r>
        <w:r w:rsidRPr="006937A9">
          <w:rPr>
            <w:rFonts w:ascii="Courier New" w:hAnsi="Courier New" w:cs="Courier New"/>
            <w:rPrChange w:id="3965" w:author="hari prasath" w:date="2020-08-10T17:22:00Z">
              <w:rPr>
                <w:lang w:val="en-IN"/>
              </w:rPr>
            </w:rPrChange>
          </w:rPr>
          <w:t>"temperature": 1500</w:t>
        </w:r>
      </w:ins>
    </w:p>
    <w:p w14:paraId="38627788" w14:textId="77777777" w:rsidR="009167C1" w:rsidRPr="009B6F86" w:rsidRDefault="009167C1" w:rsidP="009167C1">
      <w:pPr>
        <w:ind w:left="-142"/>
        <w:rPr>
          <w:ins w:id="3966" w:author="hari prasath" w:date="2020-08-10T15:51:00Z"/>
          <w:rFonts w:ascii="Courier New" w:hAnsi="Courier New" w:cs="Courier New"/>
        </w:rPr>
      </w:pPr>
      <w:ins w:id="3967" w:author="hari prasath" w:date="2020-08-10T15:51:00Z">
        <w:r w:rsidRPr="009B6F86">
          <w:rPr>
            <w:rFonts w:ascii="Courier New" w:hAnsi="Courier New" w:cs="Courier New"/>
          </w:rPr>
          <w:t xml:space="preserve">              }</w:t>
        </w:r>
      </w:ins>
    </w:p>
    <w:p w14:paraId="3490750C" w14:textId="77777777" w:rsidR="009167C1" w:rsidRPr="009B6F86" w:rsidRDefault="009167C1" w:rsidP="009167C1">
      <w:pPr>
        <w:ind w:left="-142"/>
        <w:rPr>
          <w:ins w:id="3968" w:author="hari prasath" w:date="2020-08-10T15:51:00Z"/>
          <w:rFonts w:ascii="Courier New" w:hAnsi="Courier New" w:cs="Courier New"/>
        </w:rPr>
      </w:pPr>
      <w:ins w:id="3969" w:author="hari prasath" w:date="2020-08-10T15:51:00Z">
        <w:r w:rsidRPr="009B6F86">
          <w:rPr>
            <w:rFonts w:ascii="Courier New" w:hAnsi="Courier New" w:cs="Courier New"/>
          </w:rPr>
          <w:t xml:space="preserve">            ]</w:t>
        </w:r>
      </w:ins>
    </w:p>
    <w:p w14:paraId="24E722A1" w14:textId="77777777" w:rsidR="009167C1" w:rsidRPr="009B6F86" w:rsidRDefault="009167C1" w:rsidP="009167C1">
      <w:pPr>
        <w:ind w:left="-142"/>
        <w:rPr>
          <w:ins w:id="3970" w:author="hari prasath" w:date="2020-08-10T15:51:00Z"/>
          <w:rFonts w:ascii="Courier New" w:hAnsi="Courier New" w:cs="Courier New"/>
        </w:rPr>
      </w:pPr>
      <w:ins w:id="3971" w:author="hari prasath" w:date="2020-08-10T15:51:00Z">
        <w:r w:rsidRPr="009B6F86">
          <w:rPr>
            <w:rFonts w:ascii="Courier New" w:hAnsi="Courier New" w:cs="Courier New"/>
          </w:rPr>
          <w:t xml:space="preserve">          }</w:t>
        </w:r>
      </w:ins>
    </w:p>
    <w:p w14:paraId="52284916" w14:textId="77777777" w:rsidR="009167C1" w:rsidRPr="003E68F5" w:rsidRDefault="009167C1" w:rsidP="009167C1">
      <w:pPr>
        <w:ind w:left="-142"/>
        <w:rPr>
          <w:ins w:id="3972" w:author="hari prasath" w:date="2020-08-10T15:51:00Z"/>
          <w:rFonts w:ascii="Courier New" w:hAnsi="Courier New" w:cs="Courier New"/>
        </w:rPr>
      </w:pPr>
      <w:ins w:id="3973" w:author="hari prasath" w:date="2020-08-10T15:51:00Z">
        <w:r w:rsidRPr="009B6F86">
          <w:rPr>
            <w:rFonts w:ascii="Courier New" w:hAnsi="Courier New" w:cs="Courier New"/>
          </w:rPr>
          <w:t xml:space="preserve">        ]</w:t>
        </w:r>
      </w:ins>
    </w:p>
    <w:p w14:paraId="6E88BF95" w14:textId="77777777" w:rsidR="009167C1" w:rsidRPr="003E68F5" w:rsidRDefault="009167C1" w:rsidP="009167C1">
      <w:pPr>
        <w:ind w:left="576"/>
        <w:rPr>
          <w:ins w:id="3974" w:author="hari prasath" w:date="2020-08-10T15:51:00Z"/>
          <w:rFonts w:ascii="Courier New" w:hAnsi="Courier New" w:cs="Courier New"/>
        </w:rPr>
      </w:pPr>
      <w:ins w:id="3975" w:author="hari prasath" w:date="2020-08-10T15:51:00Z">
        <w:r w:rsidRPr="003E68F5">
          <w:rPr>
            <w:rFonts w:ascii="Courier New" w:hAnsi="Courier New" w:cs="Courier New"/>
          </w:rPr>
          <w:t>}</w:t>
        </w:r>
      </w:ins>
    </w:p>
    <w:p w14:paraId="0F2ABB3B" w14:textId="77777777" w:rsidR="009167C1" w:rsidRPr="003E68F5" w:rsidRDefault="009167C1" w:rsidP="009167C1">
      <w:pPr>
        <w:ind w:left="576"/>
        <w:rPr>
          <w:ins w:id="3976" w:author="hari prasath" w:date="2020-08-10T15:51:00Z"/>
          <w:rFonts w:ascii="Courier New" w:hAnsi="Courier New" w:cs="Courier New"/>
        </w:rPr>
      </w:pPr>
      <w:ins w:id="3977" w:author="hari prasath" w:date="2020-08-10T15:51:00Z">
        <w:r w:rsidRPr="003E68F5">
          <w:rPr>
            <w:rFonts w:ascii="Courier New" w:hAnsi="Courier New" w:cs="Courier New"/>
          </w:rPr>
          <w:t>]</w:t>
        </w:r>
      </w:ins>
    </w:p>
    <w:p w14:paraId="755D82E6" w14:textId="77777777" w:rsidR="009167C1" w:rsidRPr="003E68F5" w:rsidRDefault="009167C1" w:rsidP="009167C1">
      <w:pPr>
        <w:ind w:left="576"/>
        <w:rPr>
          <w:ins w:id="3978" w:author="hari prasath" w:date="2020-08-10T15:51:00Z"/>
          <w:rFonts w:ascii="Courier New" w:hAnsi="Courier New" w:cs="Courier New"/>
        </w:rPr>
      </w:pPr>
      <w:ins w:id="3979" w:author="hari prasath" w:date="2020-08-10T15:51:00Z">
        <w:r w:rsidRPr="003E68F5">
          <w:rPr>
            <w:rFonts w:ascii="Courier New" w:hAnsi="Courier New" w:cs="Courier New"/>
          </w:rPr>
          <w:t>}</w:t>
        </w:r>
      </w:ins>
    </w:p>
    <w:p w14:paraId="1F73A1CD" w14:textId="77777777" w:rsidR="009167C1" w:rsidRPr="003E68F5" w:rsidRDefault="009167C1" w:rsidP="009167C1">
      <w:pPr>
        <w:ind w:left="576"/>
        <w:rPr>
          <w:ins w:id="3980" w:author="hari prasath" w:date="2020-08-10T15:51:00Z"/>
          <w:rFonts w:ascii="Courier New" w:hAnsi="Courier New" w:cs="Courier New"/>
        </w:rPr>
      </w:pPr>
      <w:ins w:id="3981" w:author="hari prasath" w:date="2020-08-10T15:51:00Z">
        <w:r w:rsidRPr="003E68F5">
          <w:rPr>
            <w:rFonts w:ascii="Courier New" w:hAnsi="Courier New" w:cs="Courier New"/>
          </w:rPr>
          <w:t>}</w:t>
        </w:r>
      </w:ins>
    </w:p>
    <w:p w14:paraId="3CAD81AA" w14:textId="107CA58D" w:rsidR="00CD74E7" w:rsidRPr="00A2695F" w:rsidDel="009167C1" w:rsidRDefault="00CD74E7" w:rsidP="00D46B1D">
      <w:pPr>
        <w:pStyle w:val="Heading2"/>
        <w:spacing w:before="0"/>
        <w:rPr>
          <w:del w:id="3982" w:author="hari prasath" w:date="2020-08-10T15:48:00Z"/>
        </w:rPr>
      </w:pPr>
      <w:del w:id="3983" w:author="hari prasath" w:date="2020-08-10T15:48:00Z">
        <w:r w:rsidRPr="00A2695F" w:rsidDel="009167C1">
          <w:delText>Device registration ACK packet</w:delText>
        </w:r>
      </w:del>
    </w:p>
    <w:p w14:paraId="67543850" w14:textId="085A0D4D" w:rsidR="00867CC5" w:rsidDel="009167C1" w:rsidRDefault="00867CC5" w:rsidP="00A80776">
      <w:pPr>
        <w:ind w:left="567"/>
        <w:rPr>
          <w:del w:id="3984" w:author="hari prasath" w:date="2020-08-10T15:48:00Z"/>
        </w:rPr>
      </w:pPr>
      <w:del w:id="3985" w:author="hari prasath" w:date="2020-08-10T15:48:00Z">
        <w:r w:rsidRPr="00A2695F" w:rsidDel="009167C1">
          <w:rPr>
            <w:rFonts w:asciiTheme="minorHAnsi" w:hAnsiTheme="minorHAnsi" w:cstheme="minorHAnsi"/>
          </w:rPr>
          <w:delText xml:space="preserve">Sensor receive this ACK packet from Hub to know that </w:delText>
        </w:r>
        <w:r w:rsidR="00626C06" w:rsidRPr="00A2695F" w:rsidDel="009167C1">
          <w:rPr>
            <w:rFonts w:asciiTheme="minorHAnsi" w:hAnsiTheme="minorHAnsi" w:cstheme="minorHAnsi"/>
          </w:rPr>
          <w:delText>sensor</w:delText>
        </w:r>
        <w:r w:rsidRPr="00A2695F" w:rsidDel="009167C1">
          <w:rPr>
            <w:rFonts w:asciiTheme="minorHAnsi" w:hAnsiTheme="minorHAnsi" w:cstheme="minorHAnsi"/>
          </w:rPr>
          <w:delText xml:space="preserve"> is registered or </w:delText>
        </w:r>
        <w:r w:rsidR="00FA365B" w:rsidRPr="00A2695F" w:rsidDel="009167C1">
          <w:rPr>
            <w:rFonts w:asciiTheme="minorHAnsi" w:hAnsiTheme="minorHAnsi" w:cstheme="minorHAnsi"/>
          </w:rPr>
          <w:delText xml:space="preserve">not, </w:delText>
        </w:r>
        <w:r w:rsidR="00D4774D" w:rsidRPr="00A2695F" w:rsidDel="009167C1">
          <w:rPr>
            <w:rFonts w:asciiTheme="minorHAnsi" w:hAnsiTheme="minorHAnsi" w:cstheme="minorHAnsi"/>
          </w:rPr>
          <w:delText xml:space="preserve">after sending </w:delText>
        </w:r>
        <w:r w:rsidR="00DE1767" w:rsidDel="009167C1">
          <w:fldChar w:fldCharType="begin"/>
        </w:r>
        <w:r w:rsidR="00DE1767" w:rsidDel="009167C1">
          <w:delInstrText xml:space="preserve"> HYPERLINK \l "_Device_registration_packet" </w:delInstrText>
        </w:r>
        <w:r w:rsidR="00DE1767" w:rsidDel="009167C1">
          <w:fldChar w:fldCharType="separate"/>
        </w:r>
        <w:r w:rsidR="00FA365B" w:rsidRPr="00A2695F" w:rsidDel="009167C1">
          <w:rPr>
            <w:rStyle w:val="Hyperlink"/>
            <w:rFonts w:asciiTheme="minorHAnsi" w:hAnsiTheme="minorHAnsi" w:cstheme="minorHAnsi"/>
          </w:rPr>
          <w:delText>Device registration packet</w:delText>
        </w:r>
        <w:r w:rsidR="00DE1767" w:rsidDel="009167C1">
          <w:rPr>
            <w:rStyle w:val="Hyperlink"/>
            <w:rFonts w:asciiTheme="minorHAnsi" w:hAnsiTheme="minorHAnsi" w:cstheme="minorHAnsi"/>
          </w:rPr>
          <w:fldChar w:fldCharType="end"/>
        </w:r>
      </w:del>
    </w:p>
    <w:p w14:paraId="250141EF" w14:textId="37AC6DFF" w:rsidR="00877E18" w:rsidRPr="00A2695F" w:rsidDel="009167C1" w:rsidRDefault="00A675F7" w:rsidP="00877E18">
      <w:pPr>
        <w:pStyle w:val="Heading3"/>
        <w:rPr>
          <w:del w:id="3986" w:author="hari prasath" w:date="2020-08-10T15:48:00Z"/>
        </w:rPr>
      </w:pPr>
      <w:del w:id="3987" w:author="hari prasath" w:date="2020-08-10T15:48:00Z">
        <w:r w:rsidDel="009167C1">
          <w:delText>Amenos</w:delText>
        </w:r>
        <w:r w:rsidR="001F5472" w:rsidDel="009167C1">
          <w:delText xml:space="preserve"> ACK packet</w:delText>
        </w:r>
      </w:del>
    </w:p>
    <w:p w14:paraId="3C4B44BE" w14:textId="649379C3" w:rsidR="00867CC5" w:rsidRPr="00956093" w:rsidDel="009167C1" w:rsidRDefault="00867CC5" w:rsidP="00A80776">
      <w:pPr>
        <w:ind w:left="720"/>
        <w:rPr>
          <w:del w:id="3988" w:author="hari prasath" w:date="2020-08-10T15:48:00Z"/>
          <w:rFonts w:ascii="Courier New" w:hAnsi="Courier New" w:cs="Courier New"/>
        </w:rPr>
      </w:pPr>
      <w:del w:id="3989" w:author="hari prasath" w:date="2020-08-10T15:48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2E98FB7A" w14:textId="5887E0E1" w:rsidR="00867CC5" w:rsidRPr="00956093" w:rsidDel="009167C1" w:rsidRDefault="00867CC5" w:rsidP="00A80776">
      <w:pPr>
        <w:ind w:left="720"/>
        <w:rPr>
          <w:del w:id="3990" w:author="hari prasath" w:date="2020-08-10T15:48:00Z"/>
          <w:rFonts w:ascii="Courier New" w:hAnsi="Courier New" w:cs="Courier New"/>
        </w:rPr>
      </w:pPr>
      <w:del w:id="3991" w:author="hari prasath" w:date="2020-08-10T15:48:00Z">
        <w:r w:rsidRPr="00956093" w:rsidDel="009167C1">
          <w:rPr>
            <w:rFonts w:ascii="Courier New" w:hAnsi="Courier New" w:cs="Courier New"/>
          </w:rPr>
          <w:delText>“hmac”:’’,</w:delText>
        </w:r>
      </w:del>
    </w:p>
    <w:p w14:paraId="3DF4319D" w14:textId="5AAAA985" w:rsidR="00867CC5" w:rsidRPr="00956093" w:rsidDel="009167C1" w:rsidRDefault="00867CC5" w:rsidP="00A80776">
      <w:pPr>
        <w:ind w:left="720"/>
        <w:rPr>
          <w:del w:id="3992" w:author="hari prasath" w:date="2020-08-10T15:48:00Z"/>
          <w:rFonts w:ascii="Courier New" w:hAnsi="Courier New" w:cs="Courier New"/>
        </w:rPr>
      </w:pPr>
      <w:del w:id="3993" w:author="hari prasath" w:date="2020-08-10T15:48:00Z">
        <w:r w:rsidRPr="00956093" w:rsidDel="009167C1">
          <w:rPr>
            <w:rFonts w:ascii="Courier New" w:hAnsi="Courier New" w:cs="Courier New"/>
          </w:rPr>
          <w:delText>“payload”:</w:delText>
        </w:r>
      </w:del>
    </w:p>
    <w:p w14:paraId="5C203A03" w14:textId="19582A3E" w:rsidR="00867CC5" w:rsidRPr="00956093" w:rsidDel="009167C1" w:rsidRDefault="00867CC5" w:rsidP="00A80776">
      <w:pPr>
        <w:ind w:left="720"/>
        <w:rPr>
          <w:del w:id="3994" w:author="hari prasath" w:date="2020-08-10T15:48:00Z"/>
          <w:rFonts w:ascii="Courier New" w:hAnsi="Courier New" w:cs="Courier New"/>
        </w:rPr>
      </w:pPr>
      <w:del w:id="3995" w:author="hari prasath" w:date="2020-08-10T15:48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5B5E6718" w14:textId="19D3D24E" w:rsidR="00867CC5" w:rsidRPr="00956093" w:rsidDel="009167C1" w:rsidRDefault="00867CC5" w:rsidP="00A80776">
      <w:pPr>
        <w:ind w:left="720"/>
        <w:rPr>
          <w:del w:id="3996" w:author="hari prasath" w:date="2020-08-10T15:48:00Z"/>
          <w:rFonts w:ascii="Courier New" w:hAnsi="Courier New" w:cs="Courier New"/>
        </w:rPr>
      </w:pPr>
      <w:del w:id="3997" w:author="hari prasath" w:date="2020-08-10T15:48:00Z">
        <w:r w:rsidRPr="00956093" w:rsidDel="009167C1">
          <w:rPr>
            <w:rFonts w:ascii="Courier New" w:hAnsi="Courier New" w:cs="Courier New"/>
          </w:rPr>
          <w:delText xml:space="preserve">       “device_uid” : </w:delText>
        </w:r>
        <w:r w:rsidR="00F635BB" w:rsidDel="009167C1">
          <w:rPr>
            <w:rFonts w:ascii="Courier New" w:hAnsi="Courier New" w:cs="Courier New"/>
          </w:rPr>
          <w:delText>“</w:delText>
        </w:r>
        <w:r w:rsidRPr="00956093" w:rsidDel="009167C1">
          <w:rPr>
            <w:rFonts w:ascii="Courier New" w:hAnsi="Courier New" w:cs="Courier New"/>
          </w:rPr>
          <w:delText>031219010010002</w:delText>
        </w:r>
        <w:r w:rsidR="00F635BB" w:rsidDel="009167C1">
          <w:rPr>
            <w:rFonts w:ascii="Courier New" w:hAnsi="Courier New" w:cs="Courier New"/>
          </w:rPr>
          <w:delText>”</w:delText>
        </w:r>
        <w:r w:rsidRPr="00956093" w:rsidDel="009167C1">
          <w:rPr>
            <w:rFonts w:ascii="Courier New" w:hAnsi="Courier New" w:cs="Courier New"/>
          </w:rPr>
          <w:delText>,</w:delText>
        </w:r>
      </w:del>
    </w:p>
    <w:p w14:paraId="4FA5F409" w14:textId="6B3BBD67" w:rsidR="00867CC5" w:rsidRPr="00956093" w:rsidDel="009167C1" w:rsidRDefault="00867CC5" w:rsidP="00A80776">
      <w:pPr>
        <w:ind w:left="720"/>
        <w:rPr>
          <w:del w:id="3998" w:author="hari prasath" w:date="2020-08-10T15:48:00Z"/>
          <w:rFonts w:ascii="Courier New" w:hAnsi="Courier New" w:cs="Courier New"/>
        </w:rPr>
      </w:pPr>
      <w:del w:id="3999" w:author="hari prasath" w:date="2020-08-10T15:48:00Z">
        <w:r w:rsidRPr="00956093" w:rsidDel="009167C1">
          <w:rPr>
            <w:rFonts w:ascii="Courier New" w:hAnsi="Courier New" w:cs="Courier New"/>
          </w:rPr>
          <w:delText xml:space="preserve">       “action”:11,</w:delText>
        </w:r>
      </w:del>
    </w:p>
    <w:p w14:paraId="2C8FE1D3" w14:textId="7F80B6D8" w:rsidR="00867CC5" w:rsidRPr="00956093" w:rsidDel="009167C1" w:rsidRDefault="00867CC5" w:rsidP="00A80776">
      <w:pPr>
        <w:ind w:left="720"/>
        <w:rPr>
          <w:del w:id="4000" w:author="hari prasath" w:date="2020-08-10T15:48:00Z"/>
          <w:rFonts w:ascii="Courier New" w:hAnsi="Courier New" w:cs="Courier New"/>
        </w:rPr>
      </w:pPr>
      <w:del w:id="4001" w:author="hari prasath" w:date="2020-08-10T15:48:00Z">
        <w:r w:rsidRPr="00956093" w:rsidDel="009167C1">
          <w:rPr>
            <w:rFonts w:ascii="Courier New" w:hAnsi="Courier New" w:cs="Courier New"/>
          </w:rPr>
          <w:delText xml:space="preserve">         “</w:delText>
        </w:r>
        <w:r w:rsidR="00F77545" w:rsidDel="009167C1">
          <w:rPr>
            <w:rFonts w:ascii="Courier New" w:hAnsi="Courier New" w:cs="Courier New"/>
          </w:rPr>
          <w:delText>device_</w:delText>
        </w:r>
        <w:r w:rsidRPr="00956093" w:rsidDel="009167C1">
          <w:rPr>
            <w:rFonts w:ascii="Courier New" w:hAnsi="Courier New" w:cs="Courier New"/>
          </w:rPr>
          <w:delText>data”:[</w:delText>
        </w:r>
      </w:del>
    </w:p>
    <w:p w14:paraId="26D72C5A" w14:textId="1FE947ED" w:rsidR="00867CC5" w:rsidRPr="00956093" w:rsidDel="009167C1" w:rsidRDefault="00867CC5" w:rsidP="00A80776">
      <w:pPr>
        <w:ind w:left="720"/>
        <w:rPr>
          <w:del w:id="4002" w:author="hari prasath" w:date="2020-08-10T15:48:00Z"/>
          <w:rFonts w:ascii="Courier New" w:hAnsi="Courier New" w:cs="Courier New"/>
        </w:rPr>
      </w:pPr>
      <w:del w:id="4003" w:author="hari prasath" w:date="2020-08-10T15:48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27CD443A" w14:textId="7EAA697A" w:rsidR="00867CC5" w:rsidRPr="00956093" w:rsidDel="009167C1" w:rsidRDefault="00867CC5" w:rsidP="00A80776">
      <w:pPr>
        <w:ind w:left="720"/>
        <w:rPr>
          <w:del w:id="4004" w:author="hari prasath" w:date="2020-08-10T15:48:00Z"/>
          <w:rFonts w:ascii="Courier New" w:hAnsi="Courier New" w:cs="Courier New"/>
        </w:rPr>
      </w:pPr>
      <w:del w:id="4005" w:author="hari prasath" w:date="2020-08-10T15:48:00Z">
        <w:r w:rsidRPr="00956093" w:rsidDel="009167C1">
          <w:rPr>
            <w:rFonts w:ascii="Courier New" w:hAnsi="Courier New" w:cs="Courier New"/>
          </w:rPr>
          <w:delText xml:space="preserve">     “ack_type”:1</w:delText>
        </w:r>
        <w:r w:rsidR="00621678" w:rsidDel="009167C1">
          <w:rPr>
            <w:rFonts w:ascii="Courier New" w:hAnsi="Courier New" w:cs="Courier New"/>
          </w:rPr>
          <w:delText>,</w:delText>
        </w:r>
      </w:del>
    </w:p>
    <w:p w14:paraId="08BF1C25" w14:textId="33490D65" w:rsidR="00867CC5" w:rsidRPr="00956093" w:rsidDel="009167C1" w:rsidRDefault="00867CC5" w:rsidP="00A80776">
      <w:pPr>
        <w:ind w:left="720"/>
        <w:rPr>
          <w:del w:id="4006" w:author="hari prasath" w:date="2020-08-10T15:48:00Z"/>
          <w:rFonts w:ascii="Courier New" w:hAnsi="Courier New" w:cs="Courier New"/>
        </w:rPr>
      </w:pPr>
      <w:del w:id="4007" w:author="hari prasath" w:date="2020-08-10T15:48:00Z">
        <w:r w:rsidRPr="00956093" w:rsidDel="009167C1">
          <w:rPr>
            <w:rFonts w:ascii="Courier New" w:hAnsi="Courier New" w:cs="Courier New"/>
          </w:rPr>
          <w:delText xml:space="preserve">     “status”:1/0</w:delText>
        </w:r>
      </w:del>
    </w:p>
    <w:p w14:paraId="26A77E53" w14:textId="0057A337" w:rsidR="00867CC5" w:rsidRPr="00956093" w:rsidDel="009167C1" w:rsidRDefault="00867CC5" w:rsidP="00A80776">
      <w:pPr>
        <w:ind w:left="720"/>
        <w:rPr>
          <w:del w:id="4008" w:author="hari prasath" w:date="2020-08-10T15:48:00Z"/>
          <w:rFonts w:ascii="Courier New" w:hAnsi="Courier New" w:cs="Courier New"/>
        </w:rPr>
      </w:pPr>
      <w:del w:id="4009" w:author="hari prasath" w:date="2020-08-10T15:48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02A6098D" w14:textId="3D1D1773" w:rsidR="00867CC5" w:rsidRPr="00956093" w:rsidDel="009167C1" w:rsidRDefault="00867CC5" w:rsidP="00A80776">
      <w:pPr>
        <w:ind w:left="720"/>
        <w:rPr>
          <w:del w:id="4010" w:author="hari prasath" w:date="2020-08-10T15:48:00Z"/>
          <w:rFonts w:ascii="Courier New" w:hAnsi="Courier New" w:cs="Courier New"/>
        </w:rPr>
      </w:pPr>
    </w:p>
    <w:p w14:paraId="36C92011" w14:textId="0872DAF2" w:rsidR="00867CC5" w:rsidRPr="00956093" w:rsidDel="009167C1" w:rsidRDefault="00867CC5" w:rsidP="00A80776">
      <w:pPr>
        <w:ind w:left="720"/>
        <w:rPr>
          <w:del w:id="4011" w:author="hari prasath" w:date="2020-08-10T15:48:00Z"/>
          <w:rFonts w:ascii="Courier New" w:hAnsi="Courier New" w:cs="Courier New"/>
        </w:rPr>
      </w:pPr>
      <w:del w:id="4012" w:author="hari prasath" w:date="2020-08-10T15:48:00Z">
        <w:r w:rsidRPr="00956093" w:rsidDel="009167C1">
          <w:rPr>
            <w:rFonts w:ascii="Courier New" w:hAnsi="Courier New" w:cs="Courier New"/>
          </w:rPr>
          <w:delText>]</w:delText>
        </w:r>
      </w:del>
    </w:p>
    <w:p w14:paraId="5CE00EB5" w14:textId="55B9DB76" w:rsidR="00867CC5" w:rsidRPr="00956093" w:rsidDel="009167C1" w:rsidRDefault="00867CC5" w:rsidP="00A80776">
      <w:pPr>
        <w:ind w:left="720"/>
        <w:rPr>
          <w:del w:id="4013" w:author="hari prasath" w:date="2020-08-10T15:48:00Z"/>
          <w:rFonts w:ascii="Courier New" w:hAnsi="Courier New" w:cs="Courier New"/>
        </w:rPr>
      </w:pPr>
      <w:del w:id="4014" w:author="hari prasath" w:date="2020-08-10T15:48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1AA12121" w14:textId="6A8F2F74" w:rsidR="00867CC5" w:rsidDel="009167C1" w:rsidRDefault="00867CC5" w:rsidP="00A80776">
      <w:pPr>
        <w:ind w:left="720"/>
        <w:rPr>
          <w:del w:id="4015" w:author="hari prasath" w:date="2020-08-10T15:48:00Z"/>
          <w:rFonts w:ascii="Courier New" w:hAnsi="Courier New" w:cs="Courier New"/>
        </w:rPr>
      </w:pPr>
      <w:del w:id="4016" w:author="hari prasath" w:date="2020-08-10T15:48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3280ADA1" w14:textId="121C7280" w:rsidR="00956093" w:rsidDel="009167C1" w:rsidRDefault="00956093" w:rsidP="00956093">
      <w:pPr>
        <w:rPr>
          <w:del w:id="4017" w:author="hari prasath" w:date="2020-08-10T15:48:00Z"/>
          <w:rFonts w:ascii="Courier New" w:hAnsi="Courier New" w:cs="Courier New"/>
        </w:rPr>
      </w:pPr>
    </w:p>
    <w:p w14:paraId="0D91CDA3" w14:textId="44C6AAB2" w:rsidR="00877E18" w:rsidDel="009167C1" w:rsidRDefault="00A675F7" w:rsidP="00877E18">
      <w:pPr>
        <w:pStyle w:val="Heading3"/>
        <w:rPr>
          <w:del w:id="4018" w:author="hari prasath" w:date="2020-08-10T15:48:00Z"/>
        </w:rPr>
      </w:pPr>
      <w:del w:id="4019" w:author="hari prasath" w:date="2020-08-10T15:48:00Z">
        <w:r w:rsidDel="009167C1">
          <w:delText>Kinisi</w:delText>
        </w:r>
        <w:r w:rsidR="001F5472" w:rsidDel="009167C1">
          <w:delText xml:space="preserve"> ACK packet</w:delText>
        </w:r>
      </w:del>
    </w:p>
    <w:p w14:paraId="2D8A9905" w14:textId="553CACCC" w:rsidR="00877E18" w:rsidRPr="00956093" w:rsidDel="009167C1" w:rsidRDefault="00877E18" w:rsidP="00A80776">
      <w:pPr>
        <w:ind w:left="720"/>
        <w:rPr>
          <w:del w:id="4020" w:author="hari prasath" w:date="2020-08-10T15:48:00Z"/>
          <w:rFonts w:ascii="Courier New" w:hAnsi="Courier New" w:cs="Courier New"/>
        </w:rPr>
      </w:pPr>
      <w:del w:id="4021" w:author="hari prasath" w:date="2020-08-10T15:48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391D0E23" w14:textId="78301EAB" w:rsidR="00877E18" w:rsidRPr="00956093" w:rsidDel="009167C1" w:rsidRDefault="00877E18" w:rsidP="00A80776">
      <w:pPr>
        <w:ind w:left="720"/>
        <w:rPr>
          <w:del w:id="4022" w:author="hari prasath" w:date="2020-08-10T15:48:00Z"/>
          <w:rFonts w:ascii="Courier New" w:hAnsi="Courier New" w:cs="Courier New"/>
        </w:rPr>
      </w:pPr>
      <w:del w:id="4023" w:author="hari prasath" w:date="2020-08-10T15:48:00Z">
        <w:r w:rsidRPr="00956093" w:rsidDel="009167C1">
          <w:rPr>
            <w:rFonts w:ascii="Courier New" w:hAnsi="Courier New" w:cs="Courier New"/>
          </w:rPr>
          <w:delText>“hmac”:’’,</w:delText>
        </w:r>
      </w:del>
    </w:p>
    <w:p w14:paraId="2AB42CD5" w14:textId="7A75A865" w:rsidR="00877E18" w:rsidRPr="00956093" w:rsidDel="009167C1" w:rsidRDefault="00877E18" w:rsidP="00A80776">
      <w:pPr>
        <w:ind w:left="720"/>
        <w:rPr>
          <w:del w:id="4024" w:author="hari prasath" w:date="2020-08-10T15:48:00Z"/>
          <w:rFonts w:ascii="Courier New" w:hAnsi="Courier New" w:cs="Courier New"/>
        </w:rPr>
      </w:pPr>
      <w:del w:id="4025" w:author="hari prasath" w:date="2020-08-10T15:48:00Z">
        <w:r w:rsidRPr="00956093" w:rsidDel="009167C1">
          <w:rPr>
            <w:rFonts w:ascii="Courier New" w:hAnsi="Courier New" w:cs="Courier New"/>
          </w:rPr>
          <w:delText>“payload”:</w:delText>
        </w:r>
      </w:del>
    </w:p>
    <w:p w14:paraId="5D28B23B" w14:textId="7C8348DE" w:rsidR="00877E18" w:rsidRPr="00956093" w:rsidDel="009167C1" w:rsidRDefault="00877E18" w:rsidP="00A80776">
      <w:pPr>
        <w:ind w:left="720"/>
        <w:rPr>
          <w:del w:id="4026" w:author="hari prasath" w:date="2020-08-10T15:48:00Z"/>
          <w:rFonts w:ascii="Courier New" w:hAnsi="Courier New" w:cs="Courier New"/>
        </w:rPr>
      </w:pPr>
      <w:del w:id="4027" w:author="hari prasath" w:date="2020-08-10T15:48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7D4A6CE1" w14:textId="118AA887" w:rsidR="00877E18" w:rsidRPr="00956093" w:rsidDel="009167C1" w:rsidRDefault="00877E18" w:rsidP="00A80776">
      <w:pPr>
        <w:ind w:left="720"/>
        <w:rPr>
          <w:del w:id="4028" w:author="hari prasath" w:date="2020-08-10T15:48:00Z"/>
          <w:rFonts w:ascii="Courier New" w:hAnsi="Courier New" w:cs="Courier New"/>
        </w:rPr>
      </w:pPr>
      <w:del w:id="4029" w:author="hari prasath" w:date="2020-08-10T15:48:00Z">
        <w:r w:rsidRPr="00956093" w:rsidDel="009167C1">
          <w:rPr>
            <w:rFonts w:ascii="Courier New" w:hAnsi="Courier New" w:cs="Courier New"/>
          </w:rPr>
          <w:delText xml:space="preserve">     </w:delText>
        </w:r>
        <w:r w:rsidDel="009167C1">
          <w:rPr>
            <w:rFonts w:ascii="Courier New" w:hAnsi="Courier New" w:cs="Courier New"/>
          </w:rPr>
          <w:delText xml:space="preserve">  “device_uid” : </w:delText>
        </w:r>
        <w:r w:rsidR="00D06F7A" w:rsidDel="009167C1">
          <w:rPr>
            <w:rFonts w:ascii="Courier New" w:hAnsi="Courier New" w:cs="Courier New"/>
          </w:rPr>
          <w:delText>“</w:delText>
        </w:r>
        <w:r w:rsidDel="009167C1">
          <w:rPr>
            <w:rFonts w:ascii="Courier New" w:hAnsi="Courier New" w:cs="Courier New"/>
          </w:rPr>
          <w:delText>031219010010005</w:delText>
        </w:r>
        <w:r w:rsidR="00D06F7A" w:rsidDel="009167C1">
          <w:rPr>
            <w:rFonts w:ascii="Courier New" w:hAnsi="Courier New" w:cs="Courier New"/>
          </w:rPr>
          <w:delText>”</w:delText>
        </w:r>
        <w:r w:rsidRPr="00956093" w:rsidDel="009167C1">
          <w:rPr>
            <w:rFonts w:ascii="Courier New" w:hAnsi="Courier New" w:cs="Courier New"/>
          </w:rPr>
          <w:delText>,</w:delText>
        </w:r>
      </w:del>
    </w:p>
    <w:p w14:paraId="2B3FDFB6" w14:textId="5625D46B" w:rsidR="00877E18" w:rsidRPr="00956093" w:rsidDel="009167C1" w:rsidRDefault="00877E18" w:rsidP="00A80776">
      <w:pPr>
        <w:ind w:left="720"/>
        <w:rPr>
          <w:del w:id="4030" w:author="hari prasath" w:date="2020-08-10T15:48:00Z"/>
          <w:rFonts w:ascii="Courier New" w:hAnsi="Courier New" w:cs="Courier New"/>
        </w:rPr>
      </w:pPr>
      <w:del w:id="4031" w:author="hari prasath" w:date="2020-08-10T15:48:00Z">
        <w:r w:rsidRPr="00956093" w:rsidDel="009167C1">
          <w:rPr>
            <w:rFonts w:ascii="Courier New" w:hAnsi="Courier New" w:cs="Courier New"/>
          </w:rPr>
          <w:delText xml:space="preserve">       “action”:11,</w:delText>
        </w:r>
      </w:del>
    </w:p>
    <w:p w14:paraId="4C761937" w14:textId="2202314A" w:rsidR="00877E18" w:rsidRPr="00956093" w:rsidDel="009167C1" w:rsidRDefault="00877E18" w:rsidP="00A80776">
      <w:pPr>
        <w:ind w:left="720"/>
        <w:rPr>
          <w:del w:id="4032" w:author="hari prasath" w:date="2020-08-10T15:48:00Z"/>
          <w:rFonts w:ascii="Courier New" w:hAnsi="Courier New" w:cs="Courier New"/>
        </w:rPr>
      </w:pPr>
      <w:del w:id="4033" w:author="hari prasath" w:date="2020-08-10T15:48:00Z">
        <w:r w:rsidRPr="00956093" w:rsidDel="009167C1">
          <w:rPr>
            <w:rFonts w:ascii="Courier New" w:hAnsi="Courier New" w:cs="Courier New"/>
          </w:rPr>
          <w:delText xml:space="preserve">         “</w:delText>
        </w:r>
        <w:r w:rsidDel="009167C1">
          <w:rPr>
            <w:rFonts w:ascii="Courier New" w:hAnsi="Courier New" w:cs="Courier New"/>
          </w:rPr>
          <w:delText>device_</w:delText>
        </w:r>
        <w:r w:rsidRPr="00956093" w:rsidDel="009167C1">
          <w:rPr>
            <w:rFonts w:ascii="Courier New" w:hAnsi="Courier New" w:cs="Courier New"/>
          </w:rPr>
          <w:delText>data”:[</w:delText>
        </w:r>
      </w:del>
    </w:p>
    <w:p w14:paraId="69B2337C" w14:textId="5B80D784" w:rsidR="00877E18" w:rsidRPr="00956093" w:rsidDel="009167C1" w:rsidRDefault="00877E18" w:rsidP="00A80776">
      <w:pPr>
        <w:ind w:left="720"/>
        <w:rPr>
          <w:del w:id="4034" w:author="hari prasath" w:date="2020-08-10T15:48:00Z"/>
          <w:rFonts w:ascii="Courier New" w:hAnsi="Courier New" w:cs="Courier New"/>
        </w:rPr>
      </w:pPr>
      <w:del w:id="4035" w:author="hari prasath" w:date="2020-08-10T15:48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746E1A73" w14:textId="07C5A3D4" w:rsidR="00877E18" w:rsidRPr="00956093" w:rsidDel="009167C1" w:rsidRDefault="00877E18" w:rsidP="00A80776">
      <w:pPr>
        <w:ind w:left="720"/>
        <w:rPr>
          <w:del w:id="4036" w:author="hari prasath" w:date="2020-08-10T15:48:00Z"/>
          <w:rFonts w:ascii="Courier New" w:hAnsi="Courier New" w:cs="Courier New"/>
        </w:rPr>
      </w:pPr>
      <w:del w:id="4037" w:author="hari prasath" w:date="2020-08-10T15:48:00Z">
        <w:r w:rsidRPr="00956093" w:rsidDel="009167C1">
          <w:rPr>
            <w:rFonts w:ascii="Courier New" w:hAnsi="Courier New" w:cs="Courier New"/>
          </w:rPr>
          <w:delText xml:space="preserve">     “ack_type”:1</w:delText>
        </w:r>
        <w:r w:rsidR="00621678" w:rsidDel="009167C1">
          <w:rPr>
            <w:rFonts w:ascii="Courier New" w:hAnsi="Courier New" w:cs="Courier New"/>
          </w:rPr>
          <w:delText>,</w:delText>
        </w:r>
      </w:del>
    </w:p>
    <w:p w14:paraId="3EF99807" w14:textId="330BB86C" w:rsidR="00877E18" w:rsidRPr="00956093" w:rsidDel="009167C1" w:rsidRDefault="00877E18" w:rsidP="00A80776">
      <w:pPr>
        <w:ind w:left="720"/>
        <w:rPr>
          <w:del w:id="4038" w:author="hari prasath" w:date="2020-08-10T15:48:00Z"/>
          <w:rFonts w:ascii="Courier New" w:hAnsi="Courier New" w:cs="Courier New"/>
        </w:rPr>
      </w:pPr>
      <w:del w:id="4039" w:author="hari prasath" w:date="2020-08-10T15:48:00Z">
        <w:r w:rsidRPr="00956093" w:rsidDel="009167C1">
          <w:rPr>
            <w:rFonts w:ascii="Courier New" w:hAnsi="Courier New" w:cs="Courier New"/>
          </w:rPr>
          <w:delText xml:space="preserve">     “status”:1/0</w:delText>
        </w:r>
      </w:del>
    </w:p>
    <w:p w14:paraId="084A0DE7" w14:textId="46878CE0" w:rsidR="00877E18" w:rsidRPr="00956093" w:rsidDel="009167C1" w:rsidRDefault="00877E18" w:rsidP="00A80776">
      <w:pPr>
        <w:ind w:left="720"/>
        <w:rPr>
          <w:del w:id="4040" w:author="hari prasath" w:date="2020-08-10T15:48:00Z"/>
          <w:rFonts w:ascii="Courier New" w:hAnsi="Courier New" w:cs="Courier New"/>
        </w:rPr>
      </w:pPr>
      <w:del w:id="4041" w:author="hari prasath" w:date="2020-08-10T15:48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1C0403BA" w14:textId="59345646" w:rsidR="00877E18" w:rsidRPr="00956093" w:rsidDel="009167C1" w:rsidRDefault="00877E18" w:rsidP="00A80776">
      <w:pPr>
        <w:ind w:left="720"/>
        <w:rPr>
          <w:del w:id="4042" w:author="hari prasath" w:date="2020-08-10T15:48:00Z"/>
          <w:rFonts w:ascii="Courier New" w:hAnsi="Courier New" w:cs="Courier New"/>
        </w:rPr>
      </w:pPr>
    </w:p>
    <w:p w14:paraId="610FC1DF" w14:textId="42C63615" w:rsidR="00877E18" w:rsidRPr="00956093" w:rsidDel="009167C1" w:rsidRDefault="00877E18" w:rsidP="00A80776">
      <w:pPr>
        <w:ind w:left="720"/>
        <w:rPr>
          <w:del w:id="4043" w:author="hari prasath" w:date="2020-08-10T15:48:00Z"/>
          <w:rFonts w:ascii="Courier New" w:hAnsi="Courier New" w:cs="Courier New"/>
        </w:rPr>
      </w:pPr>
      <w:del w:id="4044" w:author="hari prasath" w:date="2020-08-10T15:48:00Z">
        <w:r w:rsidRPr="00956093" w:rsidDel="009167C1">
          <w:rPr>
            <w:rFonts w:ascii="Courier New" w:hAnsi="Courier New" w:cs="Courier New"/>
          </w:rPr>
          <w:delText>]</w:delText>
        </w:r>
      </w:del>
    </w:p>
    <w:p w14:paraId="348D76E8" w14:textId="5B52ACC4" w:rsidR="00877E18" w:rsidRPr="00956093" w:rsidDel="009167C1" w:rsidRDefault="00877E18" w:rsidP="00A80776">
      <w:pPr>
        <w:ind w:left="720"/>
        <w:rPr>
          <w:del w:id="4045" w:author="hari prasath" w:date="2020-08-10T15:48:00Z"/>
          <w:rFonts w:ascii="Courier New" w:hAnsi="Courier New" w:cs="Courier New"/>
        </w:rPr>
      </w:pPr>
      <w:del w:id="4046" w:author="hari prasath" w:date="2020-08-10T15:48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32177587" w14:textId="52A88BA9" w:rsidR="00877E18" w:rsidRPr="00877E18" w:rsidDel="009167C1" w:rsidRDefault="00877E18" w:rsidP="00A80776">
      <w:pPr>
        <w:ind w:left="720"/>
        <w:rPr>
          <w:del w:id="4047" w:author="hari prasath" w:date="2020-08-10T15:48:00Z"/>
        </w:rPr>
      </w:pPr>
      <w:del w:id="4048" w:author="hari prasath" w:date="2020-08-10T15:48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49048E50" w14:textId="2702C377" w:rsidR="00956093" w:rsidRPr="00956093" w:rsidDel="009167C1" w:rsidRDefault="00956093" w:rsidP="00956093">
      <w:pPr>
        <w:rPr>
          <w:del w:id="4049" w:author="hari prasath" w:date="2020-08-10T15:48:00Z"/>
          <w:rFonts w:ascii="Courier New" w:hAnsi="Courier New" w:cs="Courier New"/>
        </w:rPr>
      </w:pPr>
    </w:p>
    <w:p w14:paraId="4ED47DD6" w14:textId="60B24BC3" w:rsidR="00867CC5" w:rsidRPr="00956093" w:rsidDel="009167C1" w:rsidRDefault="00867CC5" w:rsidP="00A80776">
      <w:pPr>
        <w:ind w:left="720"/>
        <w:rPr>
          <w:del w:id="4050" w:author="hari prasath" w:date="2020-08-10T15:48:00Z"/>
          <w:rFonts w:ascii="Courier New" w:hAnsi="Courier New" w:cs="Courier New"/>
        </w:rPr>
      </w:pPr>
      <w:del w:id="4051" w:author="hari prasath" w:date="2020-08-10T15:48:00Z">
        <w:r w:rsidRPr="00956093" w:rsidDel="009167C1">
          <w:rPr>
            <w:rFonts w:ascii="Courier New" w:hAnsi="Courier New" w:cs="Courier New"/>
          </w:rPr>
          <w:delText>(NOTE:  “</w:delText>
        </w:r>
      </w:del>
      <w:del w:id="4052" w:author="hari prasath" w:date="2020-08-04T14:57:00Z">
        <w:r w:rsidRPr="00956093" w:rsidDel="0032480E">
          <w:rPr>
            <w:rFonts w:ascii="Courier New" w:hAnsi="Courier New" w:cs="Courier New"/>
          </w:rPr>
          <w:delText>status</w:delText>
        </w:r>
      </w:del>
      <w:del w:id="4053" w:author="hari prasath" w:date="2020-08-10T15:48:00Z">
        <w:r w:rsidRPr="00956093" w:rsidDel="009167C1">
          <w:rPr>
            <w:rFonts w:ascii="Courier New" w:hAnsi="Courier New" w:cs="Courier New"/>
          </w:rPr>
          <w:delText>” indicate</w:delText>
        </w:r>
        <w:r w:rsidR="00B867CC" w:rsidDel="009167C1">
          <w:rPr>
            <w:rFonts w:ascii="Courier New" w:hAnsi="Courier New" w:cs="Courier New"/>
          </w:rPr>
          <w:delText>s</w:delText>
        </w:r>
        <w:r w:rsidRPr="00956093" w:rsidDel="009167C1">
          <w:rPr>
            <w:rFonts w:ascii="Courier New" w:hAnsi="Courier New" w:cs="Courier New"/>
          </w:rPr>
          <w:delText xml:space="preserve"> the registration status of </w:delText>
        </w:r>
        <w:r w:rsidR="00626C06" w:rsidRPr="00956093" w:rsidDel="009167C1">
          <w:rPr>
            <w:rFonts w:ascii="Courier New" w:hAnsi="Courier New" w:cs="Courier New"/>
          </w:rPr>
          <w:delText>sensor</w:delText>
        </w:r>
      </w:del>
    </w:p>
    <w:p w14:paraId="48EC4E5D" w14:textId="53BD418D" w:rsidR="00867CC5" w:rsidRPr="00956093" w:rsidDel="009167C1" w:rsidRDefault="00867CC5" w:rsidP="00A80776">
      <w:pPr>
        <w:ind w:left="720"/>
        <w:rPr>
          <w:del w:id="4054" w:author="hari prasath" w:date="2020-08-10T15:48:00Z"/>
          <w:rFonts w:ascii="Courier New" w:hAnsi="Courier New" w:cs="Courier New"/>
        </w:rPr>
      </w:pPr>
      <w:del w:id="4055" w:author="hari prasath" w:date="2020-08-10T15:48:00Z">
        <w:r w:rsidRPr="00956093" w:rsidDel="009167C1">
          <w:rPr>
            <w:rFonts w:ascii="Courier New" w:hAnsi="Courier New" w:cs="Courier New"/>
          </w:rPr>
          <w:tab/>
          <w:delText xml:space="preserve">   “</w:delText>
        </w:r>
      </w:del>
      <w:del w:id="4056" w:author="hari prasath" w:date="2020-08-04T14:57:00Z">
        <w:r w:rsidRPr="00956093" w:rsidDel="0032480E">
          <w:rPr>
            <w:rFonts w:ascii="Courier New" w:hAnsi="Courier New" w:cs="Courier New"/>
          </w:rPr>
          <w:delText>ack_type</w:delText>
        </w:r>
      </w:del>
      <w:del w:id="4057" w:author="hari prasath" w:date="2020-08-10T15:48:00Z">
        <w:r w:rsidRPr="00956093" w:rsidDel="009167C1">
          <w:rPr>
            <w:rFonts w:ascii="Courier New" w:hAnsi="Courier New" w:cs="Courier New"/>
          </w:rPr>
          <w:delText>”:1 – Device registered successfully</w:delText>
        </w:r>
      </w:del>
    </w:p>
    <w:p w14:paraId="2C871489" w14:textId="77602B3A" w:rsidR="00867CC5" w:rsidDel="009167C1" w:rsidRDefault="00867CC5" w:rsidP="00A80776">
      <w:pPr>
        <w:ind w:left="720"/>
        <w:rPr>
          <w:del w:id="4058" w:author="hari prasath" w:date="2020-08-10T15:48:00Z"/>
          <w:rFonts w:ascii="Courier New" w:hAnsi="Courier New" w:cs="Courier New"/>
        </w:rPr>
      </w:pPr>
      <w:del w:id="4059" w:author="hari prasath" w:date="2020-08-10T15:48:00Z">
        <w:r w:rsidRPr="00956093" w:rsidDel="009167C1">
          <w:rPr>
            <w:rFonts w:ascii="Courier New" w:hAnsi="Courier New" w:cs="Courier New"/>
          </w:rPr>
          <w:tab/>
          <w:delText xml:space="preserve">   “</w:delText>
        </w:r>
      </w:del>
      <w:del w:id="4060" w:author="hari prasath" w:date="2020-08-04T14:57:00Z">
        <w:r w:rsidRPr="00956093" w:rsidDel="00933823">
          <w:rPr>
            <w:rFonts w:ascii="Courier New" w:hAnsi="Courier New" w:cs="Courier New"/>
          </w:rPr>
          <w:delText>ack_type</w:delText>
        </w:r>
      </w:del>
      <w:del w:id="4061" w:author="hari prasath" w:date="2020-08-10T15:48:00Z">
        <w:r w:rsidRPr="00956093" w:rsidDel="009167C1">
          <w:rPr>
            <w:rFonts w:ascii="Courier New" w:hAnsi="Courier New" w:cs="Courier New"/>
          </w:rPr>
          <w:delText xml:space="preserve">”:0 – Device registration </w:delText>
        </w:r>
        <w:r w:rsidR="007C05B4" w:rsidRPr="00956093" w:rsidDel="009167C1">
          <w:rPr>
            <w:rFonts w:ascii="Courier New" w:hAnsi="Courier New" w:cs="Courier New"/>
          </w:rPr>
          <w:delText>failed)</w:delText>
        </w:r>
      </w:del>
    </w:p>
    <w:p w14:paraId="2965E0BB" w14:textId="3FFBAA79" w:rsidR="00111D5F" w:rsidDel="00A00D5E" w:rsidRDefault="00111D5F">
      <w:pPr>
        <w:pStyle w:val="Heading3"/>
        <w:rPr>
          <w:del w:id="4062" w:author="hari prasath" w:date="2020-07-28T13:45:00Z"/>
        </w:rPr>
        <w:pPrChange w:id="4063" w:author="hari prasath" w:date="2020-07-28T13:45:00Z">
          <w:pPr>
            <w:ind w:left="720"/>
          </w:pPr>
        </w:pPrChange>
      </w:pPr>
      <w:bookmarkStart w:id="4064" w:name="_Toc46836686"/>
      <w:bookmarkStart w:id="4065" w:name="_Toc47031464"/>
      <w:bookmarkStart w:id="4066" w:name="_Toc47116321"/>
      <w:bookmarkEnd w:id="4064"/>
      <w:bookmarkEnd w:id="4065"/>
      <w:bookmarkEnd w:id="4066"/>
    </w:p>
    <w:p w14:paraId="05F049AF" w14:textId="2E065981" w:rsidR="00867CC5" w:rsidRPr="00A2695F" w:rsidDel="00D17104" w:rsidRDefault="006A1D18">
      <w:pPr>
        <w:pStyle w:val="Heading3"/>
        <w:rPr>
          <w:del w:id="4067" w:author="hari prasath" w:date="2020-08-04T13:42:00Z"/>
        </w:rPr>
      </w:pPr>
      <w:bookmarkStart w:id="4068" w:name="_Toc45305226"/>
      <w:bookmarkEnd w:id="4068"/>
      <w:del w:id="4069" w:author="hari prasath" w:date="2020-08-04T13:42:00Z">
        <w:r w:rsidDel="00D17104">
          <w:delText xml:space="preserve"> </w:delText>
        </w:r>
        <w:bookmarkStart w:id="4070" w:name="_Toc43978485"/>
        <w:bookmarkStart w:id="4071" w:name="_Toc43978554"/>
        <w:bookmarkStart w:id="4072" w:name="_Toc44691028"/>
        <w:bookmarkStart w:id="4073" w:name="_Toc45127486"/>
        <w:bookmarkStart w:id="4074" w:name="_Toc45194124"/>
        <w:bookmarkStart w:id="4075" w:name="_Toc45218939"/>
        <w:bookmarkStart w:id="4076" w:name="_Toc45305227"/>
        <w:bookmarkStart w:id="4077" w:name="_Toc43978486"/>
        <w:bookmarkStart w:id="4078" w:name="_Toc43978555"/>
        <w:bookmarkStart w:id="4079" w:name="_Toc44691029"/>
        <w:bookmarkStart w:id="4080" w:name="_Toc45127487"/>
        <w:bookmarkStart w:id="4081" w:name="_Toc45194125"/>
        <w:bookmarkStart w:id="4082" w:name="_Toc45218940"/>
        <w:bookmarkStart w:id="4083" w:name="_Toc45305228"/>
        <w:bookmarkStart w:id="4084" w:name="_Toc43228990"/>
        <w:bookmarkStart w:id="4085" w:name="_Toc43229038"/>
        <w:bookmarkStart w:id="4086" w:name="_Toc43313905"/>
        <w:bookmarkStart w:id="4087" w:name="_Toc43317198"/>
        <w:bookmarkStart w:id="4088" w:name="_Toc43228991"/>
        <w:bookmarkStart w:id="4089" w:name="_Toc43229039"/>
        <w:bookmarkStart w:id="4090" w:name="_Toc43313906"/>
        <w:bookmarkStart w:id="4091" w:name="_Toc43317199"/>
        <w:bookmarkEnd w:id="4070"/>
        <w:bookmarkEnd w:id="4071"/>
        <w:bookmarkEnd w:id="4072"/>
        <w:bookmarkEnd w:id="4073"/>
        <w:bookmarkEnd w:id="4074"/>
        <w:bookmarkEnd w:id="4075"/>
        <w:bookmarkEnd w:id="4076"/>
        <w:bookmarkEnd w:id="4077"/>
        <w:bookmarkEnd w:id="4078"/>
        <w:bookmarkEnd w:id="4079"/>
        <w:bookmarkEnd w:id="4080"/>
        <w:bookmarkEnd w:id="4081"/>
        <w:bookmarkEnd w:id="4082"/>
        <w:bookmarkEnd w:id="4083"/>
        <w:bookmarkEnd w:id="4084"/>
        <w:bookmarkEnd w:id="4085"/>
        <w:bookmarkEnd w:id="4086"/>
        <w:bookmarkEnd w:id="4087"/>
        <w:bookmarkEnd w:id="4088"/>
        <w:bookmarkEnd w:id="4089"/>
        <w:bookmarkEnd w:id="4090"/>
        <w:bookmarkEnd w:id="4091"/>
        <w:r w:rsidR="00626C06" w:rsidRPr="00A2695F" w:rsidDel="00D17104">
          <w:delText>Light Registration ACK</w:delText>
        </w:r>
        <w:r w:rsidR="007C05B4" w:rsidRPr="00A2695F" w:rsidDel="00D17104">
          <w:delText xml:space="preserve"> packet</w:delText>
        </w:r>
      </w:del>
    </w:p>
    <w:p w14:paraId="6E477BB7" w14:textId="4C9B921A" w:rsidR="00626C06" w:rsidRPr="00A2695F" w:rsidDel="00D17104" w:rsidRDefault="00626C06" w:rsidP="00A80776">
      <w:pPr>
        <w:ind w:left="567"/>
        <w:rPr>
          <w:del w:id="4092" w:author="hari prasath" w:date="2020-08-04T13:42:00Z"/>
          <w:rFonts w:asciiTheme="minorHAnsi" w:hAnsiTheme="minorHAnsi" w:cstheme="minorHAnsi"/>
        </w:rPr>
      </w:pPr>
      <w:del w:id="4093" w:author="hari prasath" w:date="2020-08-04T13:42:00Z">
        <w:r w:rsidRPr="00A2695F" w:rsidDel="00D17104">
          <w:rPr>
            <w:rFonts w:asciiTheme="minorHAnsi" w:hAnsiTheme="minorHAnsi" w:cstheme="minorHAnsi"/>
          </w:rPr>
          <w:delText xml:space="preserve">Sensor receive this packet from Hub when it send </w:delText>
        </w:r>
        <w:r w:rsidR="00C152E7" w:rsidDel="00D17104">
          <w:fldChar w:fldCharType="begin"/>
        </w:r>
        <w:r w:rsidR="00C152E7" w:rsidDel="00D17104">
          <w:delInstrText xml:space="preserve"> HYPERLINK \l "_Light_registration_packet" </w:delInstrText>
        </w:r>
        <w:r w:rsidR="00C152E7" w:rsidDel="00D17104">
          <w:fldChar w:fldCharType="separate"/>
        </w:r>
        <w:r w:rsidRPr="00A2695F" w:rsidDel="00D17104">
          <w:rPr>
            <w:rStyle w:val="Hyperlink"/>
            <w:rFonts w:asciiTheme="minorHAnsi" w:hAnsiTheme="minorHAnsi" w:cstheme="minorHAnsi"/>
          </w:rPr>
          <w:delText>Light registration packet</w:delText>
        </w:r>
        <w:r w:rsidR="00C152E7" w:rsidDel="00D17104">
          <w:rPr>
            <w:rStyle w:val="Hyperlink"/>
            <w:rFonts w:asciiTheme="minorHAnsi" w:hAnsiTheme="minorHAnsi" w:cstheme="minorHAnsi"/>
          </w:rPr>
          <w:fldChar w:fldCharType="end"/>
        </w:r>
        <w:r w:rsidRPr="00A2695F" w:rsidDel="00D17104">
          <w:rPr>
            <w:rFonts w:asciiTheme="minorHAnsi" w:hAnsiTheme="minorHAnsi" w:cstheme="minorHAnsi"/>
          </w:rPr>
          <w:delText xml:space="preserve"> to register any new light device found and it connected to sensor.</w:delText>
        </w:r>
      </w:del>
      <w:moveToRangeStart w:id="4094" w:author="hari prasath" w:date="2020-07-18T12:51:00Z" w:name="move45969080"/>
      <w:moveTo w:id="4095" w:author="hari prasath" w:date="2020-07-18T12:51:00Z">
        <w:del w:id="4096" w:author="hari prasath" w:date="2020-07-20T18:32:00Z">
          <w:r w:rsidR="00B97BE0" w:rsidRPr="00E474E4" w:rsidDel="002B31F2">
            <w:rPr>
              <w:rFonts w:asciiTheme="minorHAnsi" w:hAnsiTheme="minorHAnsi" w:cstheme="minorHAnsi"/>
              <w:sz w:val="24"/>
              <w:szCs w:val="24"/>
            </w:rPr>
            <w:delText>light_macid</w:delText>
          </w:r>
        </w:del>
        <w:del w:id="4097" w:author="hari prasath" w:date="2020-08-04T13:42:00Z">
          <w:r w:rsidR="00B97BE0" w:rsidRPr="00E474E4" w:rsidDel="00D17104">
            <w:rPr>
              <w:rFonts w:asciiTheme="minorHAnsi" w:hAnsiTheme="minorHAnsi" w:cstheme="minorHAnsi"/>
              <w:sz w:val="24"/>
              <w:szCs w:val="24"/>
            </w:rPr>
            <w:delText xml:space="preserve"> is same as </w:delText>
          </w:r>
        </w:del>
        <w:del w:id="4098" w:author="hari prasath" w:date="2020-07-20T18:33:00Z">
          <w:r w:rsidR="00B97BE0" w:rsidRPr="00E474E4" w:rsidDel="002B31F2">
            <w:rPr>
              <w:rFonts w:asciiTheme="minorHAnsi" w:hAnsiTheme="minorHAnsi" w:cstheme="minorHAnsi"/>
              <w:sz w:val="24"/>
              <w:szCs w:val="24"/>
            </w:rPr>
            <w:delText>light_epid</w:delText>
          </w:r>
        </w:del>
        <w:del w:id="4099" w:author="hari prasath" w:date="2020-08-04T13:42:00Z">
          <w:r w:rsidR="00B97BE0" w:rsidRPr="00E474E4" w:rsidDel="00D17104">
            <w:rPr>
              <w:rFonts w:asciiTheme="minorHAnsi" w:hAnsiTheme="minorHAnsi" w:cstheme="minorHAnsi"/>
              <w:sz w:val="24"/>
              <w:szCs w:val="24"/>
            </w:rPr>
            <w:delText xml:space="preserve"> all over the do</w:delText>
          </w:r>
          <w:r w:rsidR="00B97BE0" w:rsidRPr="00C54E14" w:rsidDel="00D17104">
            <w:rPr>
              <w:rFonts w:asciiTheme="minorHAnsi" w:hAnsiTheme="minorHAnsi" w:cstheme="minorHAnsi"/>
              <w:sz w:val="24"/>
              <w:szCs w:val="24"/>
            </w:rPr>
            <w:delText>c</w:delText>
          </w:r>
          <w:r w:rsidR="00B97BE0" w:rsidRPr="00E474E4" w:rsidDel="00D17104">
            <w:rPr>
              <w:rFonts w:asciiTheme="minorHAnsi" w:hAnsiTheme="minorHAnsi" w:cstheme="minorHAnsi"/>
              <w:sz w:val="24"/>
              <w:szCs w:val="24"/>
            </w:rPr>
            <w:delText>ument</w:delText>
          </w:r>
        </w:del>
      </w:moveTo>
      <w:moveToRangeEnd w:id="4094"/>
    </w:p>
    <w:p w14:paraId="4761FDB6" w14:textId="5B9945A3" w:rsidR="00867CC5" w:rsidRPr="00956093" w:rsidDel="00D17104" w:rsidRDefault="00867CC5" w:rsidP="00A80776">
      <w:pPr>
        <w:ind w:left="567"/>
        <w:rPr>
          <w:del w:id="4100" w:author="hari prasath" w:date="2020-08-04T13:42:00Z"/>
          <w:rFonts w:ascii="Courier New" w:hAnsi="Courier New" w:cs="Courier New"/>
        </w:rPr>
      </w:pPr>
      <w:del w:id="4101" w:author="hari prasath" w:date="2020-08-04T13:42:00Z">
        <w:r w:rsidRPr="00956093" w:rsidDel="00D17104">
          <w:rPr>
            <w:rFonts w:ascii="Courier New" w:hAnsi="Courier New" w:cs="Courier New"/>
          </w:rPr>
          <w:delText>{</w:delText>
        </w:r>
      </w:del>
    </w:p>
    <w:p w14:paraId="154F0E0E" w14:textId="1270F476" w:rsidR="00867CC5" w:rsidRPr="00956093" w:rsidDel="00D17104" w:rsidRDefault="00867CC5" w:rsidP="00A80776">
      <w:pPr>
        <w:ind w:left="567"/>
        <w:rPr>
          <w:del w:id="4102" w:author="hari prasath" w:date="2020-08-04T13:42:00Z"/>
          <w:rFonts w:ascii="Courier New" w:hAnsi="Courier New" w:cs="Courier New"/>
        </w:rPr>
      </w:pPr>
      <w:del w:id="4103" w:author="hari prasath" w:date="2020-08-04T13:42:00Z">
        <w:r w:rsidRPr="00956093" w:rsidDel="00D17104">
          <w:rPr>
            <w:rFonts w:ascii="Courier New" w:hAnsi="Courier New" w:cs="Courier New"/>
          </w:rPr>
          <w:delText>“hmac”:’’,</w:delText>
        </w:r>
      </w:del>
    </w:p>
    <w:p w14:paraId="14DAE7E2" w14:textId="65910C76" w:rsidR="00867CC5" w:rsidRPr="00956093" w:rsidDel="00D17104" w:rsidRDefault="00867CC5" w:rsidP="00A80776">
      <w:pPr>
        <w:ind w:left="567"/>
        <w:rPr>
          <w:del w:id="4104" w:author="hari prasath" w:date="2020-08-04T13:42:00Z"/>
          <w:rFonts w:ascii="Courier New" w:hAnsi="Courier New" w:cs="Courier New"/>
        </w:rPr>
      </w:pPr>
      <w:del w:id="4105" w:author="hari prasath" w:date="2020-08-04T13:42:00Z">
        <w:r w:rsidRPr="00956093" w:rsidDel="00D17104">
          <w:rPr>
            <w:rFonts w:ascii="Courier New" w:hAnsi="Courier New" w:cs="Courier New"/>
          </w:rPr>
          <w:delText>“payload”:</w:delText>
        </w:r>
      </w:del>
    </w:p>
    <w:p w14:paraId="2CFE96CE" w14:textId="4A9A5279" w:rsidR="00867CC5" w:rsidRPr="00956093" w:rsidDel="00D17104" w:rsidRDefault="00867CC5" w:rsidP="00A80776">
      <w:pPr>
        <w:ind w:left="567"/>
        <w:rPr>
          <w:del w:id="4106" w:author="hari prasath" w:date="2020-08-04T13:42:00Z"/>
          <w:rFonts w:ascii="Courier New" w:hAnsi="Courier New" w:cs="Courier New"/>
        </w:rPr>
      </w:pPr>
      <w:del w:id="4107" w:author="hari prasath" w:date="2020-08-04T13:42:00Z">
        <w:r w:rsidRPr="00956093" w:rsidDel="00D17104">
          <w:rPr>
            <w:rFonts w:ascii="Courier New" w:hAnsi="Courier New" w:cs="Courier New"/>
          </w:rPr>
          <w:delText>{</w:delText>
        </w:r>
      </w:del>
    </w:p>
    <w:p w14:paraId="3DEC1E2D" w14:textId="4B99EEF5" w:rsidR="00867CC5" w:rsidRPr="00956093" w:rsidDel="00D17104" w:rsidRDefault="00867CC5" w:rsidP="00A80776">
      <w:pPr>
        <w:ind w:left="567"/>
        <w:rPr>
          <w:del w:id="4108" w:author="hari prasath" w:date="2020-08-04T13:42:00Z"/>
          <w:rFonts w:ascii="Courier New" w:hAnsi="Courier New" w:cs="Courier New"/>
        </w:rPr>
      </w:pPr>
      <w:del w:id="4109" w:author="hari prasath" w:date="2020-08-04T13:42:00Z">
        <w:r w:rsidRPr="00956093" w:rsidDel="00D17104">
          <w:rPr>
            <w:rFonts w:ascii="Courier New" w:hAnsi="Courier New" w:cs="Courier New"/>
          </w:rPr>
          <w:delText xml:space="preserve">       “device_uid” : </w:delText>
        </w:r>
        <w:r w:rsidR="00D06F7A" w:rsidDel="00D17104">
          <w:rPr>
            <w:rFonts w:ascii="Courier New" w:hAnsi="Courier New" w:cs="Courier New"/>
          </w:rPr>
          <w:delText>“</w:delText>
        </w:r>
        <w:r w:rsidRPr="00956093" w:rsidDel="00D17104">
          <w:rPr>
            <w:rFonts w:ascii="Courier New" w:hAnsi="Courier New" w:cs="Courier New"/>
          </w:rPr>
          <w:delText>031219010010002</w:delText>
        </w:r>
        <w:r w:rsidR="00D06F7A" w:rsidDel="00D17104">
          <w:rPr>
            <w:rFonts w:ascii="Courier New" w:hAnsi="Courier New" w:cs="Courier New"/>
          </w:rPr>
          <w:delText>”</w:delText>
        </w:r>
        <w:r w:rsidRPr="00956093" w:rsidDel="00D17104">
          <w:rPr>
            <w:rFonts w:ascii="Courier New" w:hAnsi="Courier New" w:cs="Courier New"/>
          </w:rPr>
          <w:delText>,</w:delText>
        </w:r>
      </w:del>
    </w:p>
    <w:p w14:paraId="264E66D0" w14:textId="7F3F4273" w:rsidR="00867CC5" w:rsidRPr="00956093" w:rsidDel="00D17104" w:rsidRDefault="00867CC5" w:rsidP="00A80776">
      <w:pPr>
        <w:ind w:left="567"/>
        <w:rPr>
          <w:del w:id="4110" w:author="hari prasath" w:date="2020-08-04T13:42:00Z"/>
          <w:rFonts w:ascii="Courier New" w:hAnsi="Courier New" w:cs="Courier New"/>
        </w:rPr>
      </w:pPr>
      <w:del w:id="4111" w:author="hari prasath" w:date="2020-08-04T13:42:00Z">
        <w:r w:rsidRPr="00956093" w:rsidDel="00D17104">
          <w:rPr>
            <w:rFonts w:ascii="Courier New" w:hAnsi="Courier New" w:cs="Courier New"/>
          </w:rPr>
          <w:delText xml:space="preserve">       “action”:1</w:delText>
        </w:r>
      </w:del>
      <w:del w:id="4112" w:author="hari prasath" w:date="2020-07-11T15:14:00Z">
        <w:r w:rsidRPr="00956093" w:rsidDel="00741FAC">
          <w:rPr>
            <w:rFonts w:ascii="Courier New" w:hAnsi="Courier New" w:cs="Courier New"/>
          </w:rPr>
          <w:delText>4</w:delText>
        </w:r>
      </w:del>
      <w:del w:id="4113" w:author="hari prasath" w:date="2020-08-04T13:42:00Z">
        <w:r w:rsidRPr="00956093" w:rsidDel="00D17104">
          <w:rPr>
            <w:rFonts w:ascii="Courier New" w:hAnsi="Courier New" w:cs="Courier New"/>
          </w:rPr>
          <w:delText>,</w:delText>
        </w:r>
      </w:del>
    </w:p>
    <w:p w14:paraId="28CAF176" w14:textId="5D350FD9" w:rsidR="00867CC5" w:rsidRPr="00956093" w:rsidDel="00D17104" w:rsidRDefault="00867CC5" w:rsidP="00A80776">
      <w:pPr>
        <w:ind w:left="567"/>
        <w:rPr>
          <w:del w:id="4114" w:author="hari prasath" w:date="2020-08-04T13:42:00Z"/>
          <w:rFonts w:ascii="Courier New" w:hAnsi="Courier New" w:cs="Courier New"/>
        </w:rPr>
      </w:pPr>
      <w:del w:id="4115" w:author="hari prasath" w:date="2020-08-04T13:42:00Z">
        <w:r w:rsidRPr="00956093" w:rsidDel="00D17104">
          <w:rPr>
            <w:rFonts w:ascii="Courier New" w:hAnsi="Courier New" w:cs="Courier New"/>
          </w:rPr>
          <w:delText xml:space="preserve">         “</w:delText>
        </w:r>
        <w:r w:rsidR="002F6C37" w:rsidDel="00D17104">
          <w:rPr>
            <w:rFonts w:ascii="Courier New" w:hAnsi="Courier New" w:cs="Courier New"/>
          </w:rPr>
          <w:delText>device_</w:delText>
        </w:r>
        <w:r w:rsidRPr="00956093" w:rsidDel="00D17104">
          <w:rPr>
            <w:rFonts w:ascii="Courier New" w:hAnsi="Courier New" w:cs="Courier New"/>
          </w:rPr>
          <w:delText>data”:[</w:delText>
        </w:r>
      </w:del>
    </w:p>
    <w:p w14:paraId="0C9E02AE" w14:textId="44E0E7AC" w:rsidR="00867CC5" w:rsidDel="00D17104" w:rsidRDefault="00867CC5" w:rsidP="00A80776">
      <w:pPr>
        <w:ind w:left="567"/>
        <w:rPr>
          <w:del w:id="4116" w:author="hari prasath" w:date="2020-08-04T13:42:00Z"/>
          <w:rFonts w:ascii="Courier New" w:hAnsi="Courier New" w:cs="Courier New"/>
        </w:rPr>
      </w:pPr>
      <w:del w:id="4117" w:author="hari prasath" w:date="2020-08-04T13:42:00Z">
        <w:r w:rsidRPr="00956093" w:rsidDel="00D17104">
          <w:rPr>
            <w:rFonts w:ascii="Courier New" w:hAnsi="Courier New" w:cs="Courier New"/>
          </w:rPr>
          <w:delText>{</w:delText>
        </w:r>
      </w:del>
    </w:p>
    <w:p w14:paraId="24D97347" w14:textId="7F72100F" w:rsidR="00D06F7A" w:rsidRPr="00956093" w:rsidDel="00D17104" w:rsidRDefault="00D06F7A" w:rsidP="00A80776">
      <w:pPr>
        <w:ind w:left="567"/>
        <w:rPr>
          <w:del w:id="4118" w:author="hari prasath" w:date="2020-08-04T13:42:00Z"/>
          <w:rFonts w:ascii="Courier New" w:hAnsi="Courier New" w:cs="Courier New"/>
        </w:rPr>
      </w:pPr>
      <w:del w:id="4119" w:author="hari prasath" w:date="2020-08-04T13:42:00Z">
        <w:r w:rsidDel="00D17104">
          <w:rPr>
            <w:rFonts w:ascii="Courier New" w:hAnsi="Courier New" w:cs="Courier New"/>
          </w:rPr>
          <w:tab/>
        </w:r>
        <w:r w:rsidR="003D678B" w:rsidDel="00D17104">
          <w:rPr>
            <w:rFonts w:ascii="Courier New" w:hAnsi="Courier New" w:cs="Courier New"/>
          </w:rPr>
          <w:delText xml:space="preserve">   </w:delText>
        </w:r>
        <w:r w:rsidR="001B7D94" w:rsidDel="00D17104">
          <w:rPr>
            <w:rFonts w:ascii="Courier New" w:hAnsi="Courier New" w:cs="Courier New"/>
          </w:rPr>
          <w:delText>"</w:delText>
        </w:r>
      </w:del>
      <w:del w:id="4120" w:author="hari prasath" w:date="2020-07-20T18:33:00Z">
        <w:r w:rsidR="001B7D94" w:rsidDel="00E45772">
          <w:rPr>
            <w:rFonts w:ascii="Courier New" w:hAnsi="Courier New" w:cs="Courier New"/>
          </w:rPr>
          <w:delText>light_</w:delText>
        </w:r>
      </w:del>
      <w:ins w:id="4121" w:author="singh qmax" w:date="2020-07-17T09:33:00Z">
        <w:del w:id="4122" w:author="hari prasath" w:date="2020-07-20T18:33:00Z">
          <w:r w:rsidR="00D25E62" w:rsidDel="00E45772">
            <w:rPr>
              <w:rFonts w:ascii="Courier New" w:hAnsi="Courier New" w:cs="Courier New"/>
            </w:rPr>
            <w:delText>maci</w:delText>
          </w:r>
        </w:del>
      </w:ins>
      <w:ins w:id="4123" w:author="singh qmax" w:date="2020-07-17T09:34:00Z">
        <w:del w:id="4124" w:author="hari prasath" w:date="2020-07-20T18:33:00Z">
          <w:r w:rsidR="00D25E62" w:rsidDel="00E45772">
            <w:rPr>
              <w:rFonts w:ascii="Courier New" w:hAnsi="Courier New" w:cs="Courier New"/>
            </w:rPr>
            <w:delText>d</w:delText>
          </w:r>
        </w:del>
      </w:ins>
      <w:del w:id="4125" w:author="hari prasath" w:date="2020-07-16T19:29:00Z">
        <w:r w:rsidR="001B7D94" w:rsidDel="004D4305">
          <w:rPr>
            <w:rFonts w:ascii="Courier New" w:hAnsi="Courier New" w:cs="Courier New"/>
          </w:rPr>
          <w:delText>macid</w:delText>
        </w:r>
      </w:del>
      <w:del w:id="4126" w:author="hari prasath" w:date="2020-08-04T13:42:00Z">
        <w:r w:rsidR="001B7D94" w:rsidDel="00D17104">
          <w:rPr>
            <w:rFonts w:ascii="Courier New" w:hAnsi="Courier New" w:cs="Courier New"/>
          </w:rPr>
          <w:delText>":"</w:delText>
        </w:r>
        <w:commentRangeStart w:id="4127"/>
        <w:r w:rsidR="00A37BCB" w:rsidDel="00D17104">
          <w:rPr>
            <w:rFonts w:ascii="Courier New" w:hAnsi="Courier New" w:cs="Courier New"/>
          </w:rPr>
          <w:delText>23E7843D383B4A32</w:delText>
        </w:r>
        <w:commentRangeEnd w:id="4127"/>
        <w:r w:rsidR="00D7364A" w:rsidDel="00D17104">
          <w:rPr>
            <w:rStyle w:val="CommentReference"/>
          </w:rPr>
          <w:commentReference w:id="4127"/>
        </w:r>
        <w:r w:rsidRPr="00956093" w:rsidDel="00D17104">
          <w:rPr>
            <w:rFonts w:ascii="Courier New" w:hAnsi="Courier New" w:cs="Courier New"/>
          </w:rPr>
          <w:delText>",</w:delText>
        </w:r>
      </w:del>
    </w:p>
    <w:p w14:paraId="452828C2" w14:textId="6A410402" w:rsidR="00867CC5" w:rsidRPr="00956093" w:rsidDel="00D17104" w:rsidRDefault="00D06F7A" w:rsidP="00A80776">
      <w:pPr>
        <w:ind w:left="567"/>
        <w:rPr>
          <w:del w:id="4128" w:author="hari prasath" w:date="2020-08-04T13:42:00Z"/>
          <w:rFonts w:ascii="Courier New" w:hAnsi="Courier New" w:cs="Courier New"/>
        </w:rPr>
      </w:pPr>
      <w:del w:id="4129" w:author="hari prasath" w:date="2020-08-04T13:42:00Z">
        <w:r w:rsidDel="00D17104">
          <w:rPr>
            <w:rFonts w:ascii="Courier New" w:hAnsi="Courier New" w:cs="Courier New"/>
          </w:rPr>
          <w:delText xml:space="preserve">    </w:delText>
        </w:r>
        <w:r w:rsidR="00867CC5" w:rsidRPr="00956093" w:rsidDel="00D17104">
          <w:rPr>
            <w:rFonts w:ascii="Courier New" w:hAnsi="Courier New" w:cs="Courier New"/>
          </w:rPr>
          <w:delText xml:space="preserve"> “ack_type”:1</w:delText>
        </w:r>
        <w:r w:rsidR="00621678" w:rsidDel="00D17104">
          <w:rPr>
            <w:rFonts w:ascii="Courier New" w:hAnsi="Courier New" w:cs="Courier New"/>
          </w:rPr>
          <w:delText>,</w:delText>
        </w:r>
      </w:del>
    </w:p>
    <w:p w14:paraId="30B07CA2" w14:textId="4F369430" w:rsidR="00867CC5" w:rsidRPr="00956093" w:rsidDel="00D17104" w:rsidRDefault="00867CC5" w:rsidP="00A80776">
      <w:pPr>
        <w:ind w:left="567"/>
        <w:rPr>
          <w:del w:id="4130" w:author="hari prasath" w:date="2020-08-04T13:42:00Z"/>
          <w:rFonts w:ascii="Courier New" w:hAnsi="Courier New" w:cs="Courier New"/>
        </w:rPr>
      </w:pPr>
      <w:del w:id="4131" w:author="hari prasath" w:date="2020-08-04T13:42:00Z">
        <w:r w:rsidRPr="00956093" w:rsidDel="00D17104">
          <w:rPr>
            <w:rFonts w:ascii="Courier New" w:hAnsi="Courier New" w:cs="Courier New"/>
          </w:rPr>
          <w:delText xml:space="preserve">     “status”:1</w:delText>
        </w:r>
      </w:del>
    </w:p>
    <w:p w14:paraId="7DAA2ABD" w14:textId="53F1AA88" w:rsidR="00867CC5" w:rsidRPr="00956093" w:rsidDel="00D17104" w:rsidRDefault="00867CC5" w:rsidP="00A80776">
      <w:pPr>
        <w:ind w:left="567"/>
        <w:rPr>
          <w:del w:id="4132" w:author="hari prasath" w:date="2020-08-04T13:42:00Z"/>
          <w:rFonts w:ascii="Courier New" w:hAnsi="Courier New" w:cs="Courier New"/>
        </w:rPr>
      </w:pPr>
      <w:del w:id="4133" w:author="hari prasath" w:date="2020-08-04T13:42:00Z">
        <w:r w:rsidRPr="00956093" w:rsidDel="00D17104">
          <w:rPr>
            <w:rFonts w:ascii="Courier New" w:hAnsi="Courier New" w:cs="Courier New"/>
          </w:rPr>
          <w:delText>}</w:delText>
        </w:r>
      </w:del>
    </w:p>
    <w:p w14:paraId="04369757" w14:textId="79281884" w:rsidR="00867CC5" w:rsidRPr="00956093" w:rsidDel="00D17104" w:rsidRDefault="00867CC5" w:rsidP="00A80776">
      <w:pPr>
        <w:ind w:left="567"/>
        <w:rPr>
          <w:del w:id="4134" w:author="hari prasath" w:date="2020-08-04T13:42:00Z"/>
          <w:rFonts w:ascii="Courier New" w:hAnsi="Courier New" w:cs="Courier New"/>
        </w:rPr>
      </w:pPr>
    </w:p>
    <w:p w14:paraId="3D588FB1" w14:textId="755176B0" w:rsidR="00867CC5" w:rsidRPr="00956093" w:rsidDel="00D17104" w:rsidRDefault="00867CC5" w:rsidP="00A80776">
      <w:pPr>
        <w:ind w:left="567"/>
        <w:rPr>
          <w:del w:id="4135" w:author="hari prasath" w:date="2020-08-04T13:42:00Z"/>
          <w:rFonts w:ascii="Courier New" w:hAnsi="Courier New" w:cs="Courier New"/>
        </w:rPr>
      </w:pPr>
      <w:del w:id="4136" w:author="hari prasath" w:date="2020-08-04T13:42:00Z">
        <w:r w:rsidRPr="00956093" w:rsidDel="00D17104">
          <w:rPr>
            <w:rFonts w:ascii="Courier New" w:hAnsi="Courier New" w:cs="Courier New"/>
          </w:rPr>
          <w:delText>]</w:delText>
        </w:r>
      </w:del>
    </w:p>
    <w:p w14:paraId="098D3DCA" w14:textId="197D7661" w:rsidR="00867CC5" w:rsidRPr="00956093" w:rsidDel="00D17104" w:rsidRDefault="00867CC5" w:rsidP="00A80776">
      <w:pPr>
        <w:ind w:left="567"/>
        <w:rPr>
          <w:del w:id="4137" w:author="hari prasath" w:date="2020-08-04T13:42:00Z"/>
          <w:rFonts w:ascii="Courier New" w:hAnsi="Courier New" w:cs="Courier New"/>
        </w:rPr>
      </w:pPr>
      <w:del w:id="4138" w:author="hari prasath" w:date="2020-08-04T13:42:00Z">
        <w:r w:rsidRPr="00956093" w:rsidDel="00D17104">
          <w:rPr>
            <w:rFonts w:ascii="Courier New" w:hAnsi="Courier New" w:cs="Courier New"/>
          </w:rPr>
          <w:delText>}</w:delText>
        </w:r>
      </w:del>
    </w:p>
    <w:p w14:paraId="0A88229D" w14:textId="2F88AE24" w:rsidR="00867CC5" w:rsidRPr="00956093" w:rsidDel="00D17104" w:rsidRDefault="00867CC5" w:rsidP="00A80776">
      <w:pPr>
        <w:ind w:left="567"/>
        <w:rPr>
          <w:del w:id="4139" w:author="hari prasath" w:date="2020-08-04T13:42:00Z"/>
          <w:rFonts w:ascii="Courier New" w:hAnsi="Courier New" w:cs="Courier New"/>
        </w:rPr>
      </w:pPr>
      <w:del w:id="4140" w:author="hari prasath" w:date="2020-08-04T13:42:00Z">
        <w:r w:rsidRPr="00956093" w:rsidDel="00D17104">
          <w:rPr>
            <w:rFonts w:ascii="Courier New" w:hAnsi="Courier New" w:cs="Courier New"/>
          </w:rPr>
          <w:delText>}</w:delText>
        </w:r>
      </w:del>
    </w:p>
    <w:p w14:paraId="23A4854D" w14:textId="51072105" w:rsidR="00626C06" w:rsidRPr="00956093" w:rsidDel="00D17104" w:rsidRDefault="00626C06" w:rsidP="00A80776">
      <w:pPr>
        <w:ind w:left="567"/>
        <w:rPr>
          <w:del w:id="4141" w:author="hari prasath" w:date="2020-08-04T13:42:00Z"/>
          <w:rFonts w:ascii="Courier New" w:hAnsi="Courier New" w:cs="Courier New"/>
        </w:rPr>
      </w:pPr>
      <w:del w:id="4142" w:author="hari prasath" w:date="2020-08-04T13:42:00Z">
        <w:r w:rsidRPr="00956093" w:rsidDel="00D17104">
          <w:rPr>
            <w:rFonts w:ascii="Courier New" w:hAnsi="Courier New" w:cs="Courier New"/>
          </w:rPr>
          <w:delText xml:space="preserve">(NOTE:  “status” </w:delText>
        </w:r>
        <w:r w:rsidR="00B84C59" w:rsidRPr="00956093" w:rsidDel="00D17104">
          <w:rPr>
            <w:rFonts w:ascii="Courier New" w:hAnsi="Courier New" w:cs="Courier New"/>
          </w:rPr>
          <w:delText>indicates</w:delText>
        </w:r>
        <w:r w:rsidRPr="00956093" w:rsidDel="00D17104">
          <w:rPr>
            <w:rFonts w:ascii="Courier New" w:hAnsi="Courier New" w:cs="Courier New"/>
          </w:rPr>
          <w:delText xml:space="preserve"> the registration status of light device</w:delText>
        </w:r>
      </w:del>
    </w:p>
    <w:p w14:paraId="799AB183" w14:textId="3E836678" w:rsidR="00626C06" w:rsidRPr="00956093" w:rsidDel="00D17104" w:rsidRDefault="00626C06" w:rsidP="00A80776">
      <w:pPr>
        <w:ind w:left="567"/>
        <w:rPr>
          <w:del w:id="4143" w:author="hari prasath" w:date="2020-08-04T13:42:00Z"/>
          <w:rFonts w:ascii="Courier New" w:hAnsi="Courier New" w:cs="Courier New"/>
        </w:rPr>
      </w:pPr>
      <w:del w:id="4144" w:author="hari prasath" w:date="2020-08-04T13:42:00Z">
        <w:r w:rsidRPr="00956093" w:rsidDel="00D17104">
          <w:rPr>
            <w:rFonts w:ascii="Courier New" w:hAnsi="Courier New" w:cs="Courier New"/>
          </w:rPr>
          <w:tab/>
          <w:delText xml:space="preserve">   </w:delText>
        </w:r>
      </w:del>
      <w:ins w:id="4145" w:author="singh qmax" w:date="2020-07-17T10:32:00Z">
        <w:del w:id="4146" w:author="hari prasath" w:date="2020-08-04T13:42:00Z">
          <w:r w:rsidR="00B1779C" w:rsidDel="00D17104">
            <w:rPr>
              <w:rFonts w:ascii="Courier New" w:hAnsi="Courier New" w:cs="Courier New"/>
            </w:rPr>
            <w:delText xml:space="preserve">    </w:delText>
          </w:r>
        </w:del>
      </w:ins>
      <w:del w:id="4147" w:author="hari prasath" w:date="2020-08-04T13:42:00Z">
        <w:r w:rsidRPr="00956093" w:rsidDel="00D17104">
          <w:rPr>
            <w:rFonts w:ascii="Courier New" w:hAnsi="Courier New" w:cs="Courier New"/>
          </w:rPr>
          <w:delText>“ack_type”:1 – Light device registered successfully</w:delText>
        </w:r>
      </w:del>
    </w:p>
    <w:p w14:paraId="3E98E6ED" w14:textId="6282CD74" w:rsidR="00626C06" w:rsidRPr="00956093" w:rsidDel="00D17104" w:rsidRDefault="00626C06" w:rsidP="00A80776">
      <w:pPr>
        <w:ind w:left="567"/>
        <w:rPr>
          <w:del w:id="4148" w:author="hari prasath" w:date="2020-08-04T13:42:00Z"/>
          <w:rFonts w:ascii="Courier New" w:hAnsi="Courier New" w:cs="Courier New"/>
        </w:rPr>
      </w:pPr>
      <w:del w:id="4149" w:author="hari prasath" w:date="2020-08-04T13:42:00Z">
        <w:r w:rsidRPr="00956093" w:rsidDel="00D17104">
          <w:rPr>
            <w:rFonts w:ascii="Courier New" w:hAnsi="Courier New" w:cs="Courier New"/>
          </w:rPr>
          <w:tab/>
          <w:delText xml:space="preserve">   </w:delText>
        </w:r>
      </w:del>
      <w:ins w:id="4150" w:author="singh qmax" w:date="2020-07-17T10:32:00Z">
        <w:del w:id="4151" w:author="hari prasath" w:date="2020-08-04T13:42:00Z">
          <w:r w:rsidR="00B1779C" w:rsidDel="00D17104">
            <w:rPr>
              <w:rFonts w:ascii="Courier New" w:hAnsi="Courier New" w:cs="Courier New"/>
            </w:rPr>
            <w:delText xml:space="preserve">    </w:delText>
          </w:r>
        </w:del>
      </w:ins>
      <w:del w:id="4152" w:author="hari prasath" w:date="2020-08-04T13:42:00Z">
        <w:r w:rsidRPr="00956093" w:rsidDel="00D17104">
          <w:rPr>
            <w:rFonts w:ascii="Courier New" w:hAnsi="Courier New" w:cs="Courier New"/>
          </w:rPr>
          <w:delText xml:space="preserve">“ack_type”:0 – Light device registration </w:delText>
        </w:r>
        <w:r w:rsidR="00B84C59" w:rsidRPr="00956093" w:rsidDel="00D17104">
          <w:rPr>
            <w:rFonts w:ascii="Courier New" w:hAnsi="Courier New" w:cs="Courier New"/>
          </w:rPr>
          <w:delText>failed)</w:delText>
        </w:r>
      </w:del>
    </w:p>
    <w:p w14:paraId="0ADFE127" w14:textId="77777777" w:rsidR="00626C06" w:rsidRPr="00956093" w:rsidRDefault="00626C06" w:rsidP="00956093">
      <w:pPr>
        <w:rPr>
          <w:rFonts w:ascii="Courier New" w:hAnsi="Courier New" w:cs="Courier New"/>
        </w:rPr>
      </w:pPr>
    </w:p>
    <w:p w14:paraId="49CD3A7B" w14:textId="0718F1FD" w:rsidR="004B7737" w:rsidDel="00B97BE0" w:rsidRDefault="00E2355B">
      <w:pPr>
        <w:pStyle w:val="Heading2"/>
        <w:rPr>
          <w:del w:id="4153" w:author="hari prasath" w:date="2020-07-15T18:27:00Z"/>
          <w:rFonts w:asciiTheme="minorHAnsi" w:hAnsiTheme="minorHAnsi" w:cstheme="minorHAnsi"/>
          <w:sz w:val="24"/>
          <w:szCs w:val="24"/>
        </w:rPr>
      </w:pPr>
      <w:ins w:id="4154" w:author="hari prasath" w:date="2020-07-15T18:27:00Z">
        <w:r w:rsidRPr="00D25E62">
          <w:rPr>
            <w:rFonts w:asciiTheme="minorHAnsi" w:hAnsiTheme="minorHAnsi" w:cstheme="minorHAnsi"/>
            <w:bCs/>
            <w:sz w:val="24"/>
            <w:szCs w:val="24"/>
            <w:rPrChange w:id="4155" w:author="singh qmax" w:date="2020-07-17T09:43:00Z">
              <w:rPr/>
            </w:rPrChange>
          </w:rPr>
          <w:t xml:space="preserve"> </w:t>
        </w:r>
      </w:ins>
      <w:ins w:id="4156" w:author="singh qmax" w:date="2020-07-17T09:43:00Z">
        <w:r w:rsidR="00D25E62">
          <w:rPr>
            <w:rFonts w:asciiTheme="minorHAnsi" w:hAnsiTheme="minorHAnsi" w:cstheme="minorHAnsi"/>
            <w:b w:val="0"/>
            <w:bCs/>
            <w:sz w:val="24"/>
            <w:szCs w:val="24"/>
          </w:rPr>
          <w:tab/>
        </w:r>
        <w:r w:rsidR="00D25E62">
          <w:rPr>
            <w:rFonts w:asciiTheme="minorHAnsi" w:hAnsiTheme="minorHAnsi" w:cstheme="minorHAnsi"/>
            <w:b w:val="0"/>
            <w:bCs/>
            <w:sz w:val="24"/>
            <w:szCs w:val="24"/>
          </w:rPr>
          <w:tab/>
        </w:r>
      </w:ins>
      <w:moveFromRangeStart w:id="4157" w:author="hari prasath" w:date="2020-07-18T12:51:00Z" w:name="move45969080"/>
      <w:moveFrom w:id="4158" w:author="hari prasath" w:date="2020-07-18T12:51:00Z">
        <w:ins w:id="4159" w:author="singh qmax" w:date="2020-07-17T09:42:00Z">
          <w:r w:rsidR="00D25E62" w:rsidRPr="008B75D4" w:rsidDel="00B97BE0">
            <w:rPr>
              <w:rFonts w:asciiTheme="minorHAnsi" w:hAnsiTheme="minorHAnsi" w:cstheme="minorHAnsi"/>
              <w:sz w:val="24"/>
              <w:szCs w:val="24"/>
              <w:rPrChange w:id="4160" w:author="singh qmax" w:date="2020-07-17T10:31:00Z">
                <w:rPr/>
              </w:rPrChange>
            </w:rPr>
            <w:t>light_macid is same as light_epid all over t</w:t>
          </w:r>
        </w:ins>
        <w:ins w:id="4161" w:author="singh qmax" w:date="2020-07-17T09:43:00Z">
          <w:r w:rsidR="00D25E62" w:rsidRPr="008B75D4" w:rsidDel="00B97BE0">
            <w:rPr>
              <w:rFonts w:asciiTheme="minorHAnsi" w:hAnsiTheme="minorHAnsi" w:cstheme="minorHAnsi"/>
              <w:sz w:val="24"/>
              <w:szCs w:val="24"/>
              <w:rPrChange w:id="4162" w:author="singh qmax" w:date="2020-07-17T10:31:00Z">
                <w:rPr/>
              </w:rPrChange>
            </w:rPr>
            <w:t>he do</w:t>
          </w:r>
          <w:r w:rsidR="00D25E62" w:rsidRPr="00C54E14" w:rsidDel="00B97BE0">
            <w:rPr>
              <w:rFonts w:asciiTheme="minorHAnsi" w:hAnsiTheme="minorHAnsi" w:cstheme="minorHAnsi"/>
              <w:sz w:val="24"/>
              <w:szCs w:val="24"/>
            </w:rPr>
            <w:t>c</w:t>
          </w:r>
          <w:r w:rsidR="00D25E62" w:rsidRPr="008B75D4" w:rsidDel="00B97BE0">
            <w:rPr>
              <w:rFonts w:asciiTheme="minorHAnsi" w:hAnsiTheme="minorHAnsi" w:cstheme="minorHAnsi"/>
              <w:sz w:val="24"/>
              <w:szCs w:val="24"/>
              <w:rPrChange w:id="4163" w:author="singh qmax" w:date="2020-07-17T10:31:00Z">
                <w:rPr/>
              </w:rPrChange>
            </w:rPr>
            <w:t>ument</w:t>
          </w:r>
        </w:ins>
      </w:moveFrom>
      <w:moveFromRangeEnd w:id="4157"/>
      <w:del w:id="4164" w:author="hari prasath" w:date="2020-07-15T18:27:00Z">
        <w:r w:rsidR="004B7737" w:rsidRPr="008B75D4" w:rsidDel="00E2355B">
          <w:rPr>
            <w:rFonts w:asciiTheme="minorHAnsi" w:hAnsiTheme="minorHAnsi" w:cstheme="minorHAnsi"/>
            <w:rPrChange w:id="4165" w:author="singh qmax" w:date="2020-07-17T10:31:00Z">
              <w:rPr/>
            </w:rPrChange>
          </w:rPr>
          <w:br w:type="page"/>
        </w:r>
        <w:bookmarkStart w:id="4166" w:name="_Toc45730143"/>
        <w:bookmarkStart w:id="4167" w:name="_Toc45815259"/>
        <w:bookmarkStart w:id="4168" w:name="_Toc45820923"/>
        <w:bookmarkEnd w:id="4166"/>
        <w:bookmarkEnd w:id="4167"/>
        <w:bookmarkEnd w:id="4168"/>
      </w:del>
    </w:p>
    <w:p w14:paraId="14EE3723" w14:textId="77777777" w:rsidR="00B97BE0" w:rsidRPr="00B97BE0" w:rsidRDefault="00B97BE0">
      <w:pPr>
        <w:rPr>
          <w:ins w:id="4169" w:author="hari prasath" w:date="2020-07-18T12:50:00Z"/>
        </w:rPr>
      </w:pPr>
    </w:p>
    <w:p w14:paraId="2EF9FB33" w14:textId="77777777" w:rsidR="00E56095" w:rsidDel="00E2355B" w:rsidRDefault="00E56095">
      <w:pPr>
        <w:pStyle w:val="Heading2"/>
        <w:rPr>
          <w:del w:id="4170" w:author="hari prasath" w:date="2020-07-15T18:27:00Z"/>
        </w:rPr>
        <w:pPrChange w:id="4171" w:author="hari prasath" w:date="2020-07-15T18:27:00Z">
          <w:pPr/>
        </w:pPrChange>
      </w:pPr>
      <w:bookmarkStart w:id="4172" w:name="_Toc45730144"/>
      <w:bookmarkStart w:id="4173" w:name="_Toc45815260"/>
      <w:bookmarkStart w:id="4174" w:name="_Toc45820924"/>
      <w:bookmarkStart w:id="4175" w:name="_Toc46169419"/>
      <w:bookmarkStart w:id="4176" w:name="_Toc46231716"/>
      <w:bookmarkStart w:id="4177" w:name="_Toc46836688"/>
      <w:bookmarkStart w:id="4178" w:name="_Toc47031466"/>
      <w:bookmarkStart w:id="4179" w:name="_Toc47116323"/>
      <w:bookmarkStart w:id="4180" w:name="_Toc47445389"/>
      <w:bookmarkStart w:id="4181" w:name="_Toc47969283"/>
      <w:bookmarkStart w:id="4182" w:name="_Toc47969479"/>
      <w:bookmarkStart w:id="4183" w:name="_Toc47970372"/>
      <w:bookmarkStart w:id="4184" w:name="_Toc47971339"/>
      <w:bookmarkStart w:id="4185" w:name="_Toc49273176"/>
      <w:bookmarkStart w:id="4186" w:name="_Toc50192920"/>
      <w:bookmarkEnd w:id="4172"/>
      <w:bookmarkEnd w:id="4173"/>
      <w:bookmarkEnd w:id="4174"/>
      <w:bookmarkEnd w:id="4175"/>
      <w:bookmarkEnd w:id="4176"/>
      <w:bookmarkEnd w:id="4177"/>
      <w:bookmarkEnd w:id="4178"/>
      <w:bookmarkEnd w:id="4179"/>
      <w:bookmarkEnd w:id="4180"/>
      <w:bookmarkEnd w:id="4181"/>
      <w:bookmarkEnd w:id="4182"/>
      <w:bookmarkEnd w:id="4183"/>
      <w:bookmarkEnd w:id="4184"/>
      <w:bookmarkEnd w:id="4185"/>
      <w:bookmarkEnd w:id="4186"/>
    </w:p>
    <w:p w14:paraId="61496C0E" w14:textId="72A071CA" w:rsidR="00412B87" w:rsidRDefault="00716C9A">
      <w:pPr>
        <w:pStyle w:val="Heading2"/>
      </w:pPr>
      <w:del w:id="4187" w:author="hari prasath" w:date="2020-07-15T18:27:00Z">
        <w:r w:rsidDel="00E2355B">
          <w:delText xml:space="preserve"> </w:delText>
        </w:r>
      </w:del>
      <w:bookmarkStart w:id="4188" w:name="_Toc45218942"/>
      <w:bookmarkStart w:id="4189" w:name="_Toc45305230"/>
      <w:bookmarkStart w:id="4190" w:name="_Toc45218943"/>
      <w:bookmarkStart w:id="4191" w:name="_Toc45305231"/>
      <w:bookmarkStart w:id="4192" w:name="_Ref43978014"/>
      <w:bookmarkEnd w:id="4188"/>
      <w:bookmarkEnd w:id="4189"/>
      <w:bookmarkEnd w:id="4190"/>
      <w:bookmarkEnd w:id="4191"/>
      <w:del w:id="4193" w:author="hari prasath" w:date="2020-07-28T12:43:00Z">
        <w:r w:rsidR="00412B87" w:rsidDel="00C3406C">
          <w:delText>Activate light pairing mode</w:delText>
        </w:r>
      </w:del>
      <w:bookmarkStart w:id="4194" w:name="_Toc50192921"/>
      <w:ins w:id="4195" w:author="hari prasath" w:date="2020-07-28T12:43:00Z">
        <w:r w:rsidR="00C3406C">
          <w:t>Light configuration</w:t>
        </w:r>
      </w:ins>
      <w:r w:rsidR="00412B87">
        <w:t xml:space="preserve"> packet</w:t>
      </w:r>
      <w:bookmarkEnd w:id="4192"/>
      <w:bookmarkEnd w:id="4194"/>
    </w:p>
    <w:p w14:paraId="58C33A17" w14:textId="7094EA19" w:rsidR="00412B87" w:rsidRDefault="00412B87" w:rsidP="00A80776">
      <w:pPr>
        <w:ind w:left="567"/>
        <w:rPr>
          <w:rFonts w:asciiTheme="minorHAnsi" w:hAnsiTheme="minorHAnsi" w:cstheme="minorHAnsi"/>
        </w:rPr>
      </w:pPr>
      <w:r w:rsidRPr="00412B87">
        <w:rPr>
          <w:rFonts w:asciiTheme="minorHAnsi" w:hAnsiTheme="minorHAnsi" w:cstheme="minorHAnsi"/>
        </w:rPr>
        <w:t xml:space="preserve">Sensor </w:t>
      </w:r>
      <w:r w:rsidR="00B867CC">
        <w:rPr>
          <w:rFonts w:asciiTheme="minorHAnsi" w:hAnsiTheme="minorHAnsi" w:cstheme="minorHAnsi"/>
        </w:rPr>
        <w:t xml:space="preserve">will </w:t>
      </w:r>
      <w:r w:rsidRPr="00412B87">
        <w:rPr>
          <w:rFonts w:asciiTheme="minorHAnsi" w:hAnsiTheme="minorHAnsi" w:cstheme="minorHAnsi"/>
        </w:rPr>
        <w:t xml:space="preserve">receive this packet when any new </w:t>
      </w:r>
      <w:del w:id="4196" w:author="hari prasath" w:date="2020-07-28T12:43:00Z">
        <w:r w:rsidR="001B3967" w:rsidRPr="00412B87" w:rsidDel="0017702E">
          <w:rPr>
            <w:rFonts w:asciiTheme="minorHAnsi" w:hAnsiTheme="minorHAnsi" w:cstheme="minorHAnsi"/>
          </w:rPr>
          <w:delText>ZigBee</w:delText>
        </w:r>
        <w:r w:rsidRPr="00412B87" w:rsidDel="0017702E">
          <w:rPr>
            <w:rFonts w:asciiTheme="minorHAnsi" w:hAnsiTheme="minorHAnsi" w:cstheme="minorHAnsi"/>
          </w:rPr>
          <w:delText xml:space="preserve"> device (light) needs to be paired</w:delText>
        </w:r>
      </w:del>
      <w:ins w:id="4197" w:author="hari prasath" w:date="2020-07-28T12:43:00Z">
        <w:r w:rsidR="0017702E">
          <w:rPr>
            <w:rFonts w:asciiTheme="minorHAnsi" w:hAnsiTheme="minorHAnsi" w:cstheme="minorHAnsi"/>
          </w:rPr>
          <w:t>light need to be config</w:t>
        </w:r>
      </w:ins>
      <w:ins w:id="4198" w:author="hari prasath" w:date="2020-07-28T12:44:00Z">
        <w:r w:rsidR="0017702E">
          <w:rPr>
            <w:rFonts w:asciiTheme="minorHAnsi" w:hAnsiTheme="minorHAnsi" w:cstheme="minorHAnsi"/>
          </w:rPr>
          <w:t>ured under Amenos</w:t>
        </w:r>
      </w:ins>
      <w:r w:rsidRPr="00412B87">
        <w:rPr>
          <w:rFonts w:asciiTheme="minorHAnsi" w:hAnsiTheme="minorHAnsi" w:cstheme="minorHAnsi"/>
        </w:rPr>
        <w:t xml:space="preserve"> </w:t>
      </w:r>
    </w:p>
    <w:p w14:paraId="54985880" w14:textId="77777777" w:rsidR="00412B87" w:rsidRPr="00956093" w:rsidRDefault="00412B87" w:rsidP="00A80776">
      <w:pPr>
        <w:ind w:left="567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7387FFA9" w14:textId="77777777" w:rsidR="00412B87" w:rsidRPr="00956093" w:rsidRDefault="00412B87" w:rsidP="00A80776">
      <w:pPr>
        <w:ind w:left="567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“hmac”:’’,</w:t>
      </w:r>
    </w:p>
    <w:p w14:paraId="4367FC71" w14:textId="77777777" w:rsidR="00412B87" w:rsidRPr="00956093" w:rsidRDefault="00412B87" w:rsidP="00A80776">
      <w:pPr>
        <w:ind w:left="567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“payload”:</w:t>
      </w:r>
    </w:p>
    <w:p w14:paraId="074C533F" w14:textId="77777777" w:rsidR="00412B87" w:rsidRPr="00956093" w:rsidRDefault="00412B87" w:rsidP="00A80776">
      <w:pPr>
        <w:ind w:left="567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16224359" w14:textId="77777777" w:rsidR="00412B87" w:rsidRPr="00956093" w:rsidRDefault="00412B87" w:rsidP="00A80776">
      <w:pPr>
        <w:ind w:left="567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     “device_uid” : </w:t>
      </w:r>
      <w:r>
        <w:rPr>
          <w:rFonts w:ascii="Courier New" w:hAnsi="Courier New" w:cs="Courier New"/>
        </w:rPr>
        <w:t>“</w:t>
      </w:r>
      <w:r w:rsidRPr="00956093">
        <w:rPr>
          <w:rFonts w:ascii="Courier New" w:hAnsi="Courier New" w:cs="Courier New"/>
        </w:rPr>
        <w:t>031219010010002</w:t>
      </w:r>
      <w:r>
        <w:rPr>
          <w:rFonts w:ascii="Courier New" w:hAnsi="Courier New" w:cs="Courier New"/>
        </w:rPr>
        <w:t>”</w:t>
      </w:r>
      <w:r w:rsidRPr="00956093">
        <w:rPr>
          <w:rFonts w:ascii="Courier New" w:hAnsi="Courier New" w:cs="Courier New"/>
        </w:rPr>
        <w:t>,</w:t>
      </w:r>
    </w:p>
    <w:p w14:paraId="3B7E6E4C" w14:textId="77777777" w:rsidR="00412B87" w:rsidRPr="00956093" w:rsidRDefault="00412B87" w:rsidP="00A80776">
      <w:pPr>
        <w:ind w:left="56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“action”:16</w:t>
      </w:r>
      <w:r w:rsidRPr="00956093">
        <w:rPr>
          <w:rFonts w:ascii="Courier New" w:hAnsi="Courier New" w:cs="Courier New"/>
        </w:rPr>
        <w:t>,</w:t>
      </w:r>
    </w:p>
    <w:p w14:paraId="7C5A1F97" w14:textId="77777777" w:rsidR="00412B87" w:rsidRPr="00956093" w:rsidRDefault="00412B87" w:rsidP="00A80776">
      <w:pPr>
        <w:ind w:left="567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 xml:space="preserve">         “</w:t>
      </w:r>
      <w:r>
        <w:rPr>
          <w:rFonts w:ascii="Courier New" w:hAnsi="Courier New" w:cs="Courier New"/>
        </w:rPr>
        <w:t>device_</w:t>
      </w:r>
      <w:r w:rsidRPr="00956093">
        <w:rPr>
          <w:rFonts w:ascii="Courier New" w:hAnsi="Courier New" w:cs="Courier New"/>
        </w:rPr>
        <w:t>data”:[</w:t>
      </w:r>
    </w:p>
    <w:p w14:paraId="287AD6B9" w14:textId="4F683098" w:rsidR="00412B87" w:rsidRDefault="00412B87" w:rsidP="00A80776">
      <w:pPr>
        <w:ind w:left="567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{</w:t>
      </w:r>
    </w:p>
    <w:p w14:paraId="6B1D22F7" w14:textId="5C4E7B54" w:rsidR="008C176F" w:rsidRDefault="00110271" w:rsidP="008C176F">
      <w:pPr>
        <w:ind w:left="567" w:firstLine="153"/>
        <w:rPr>
          <w:rFonts w:ascii="Courier New" w:hAnsi="Courier New" w:cs="Courier New"/>
        </w:rPr>
      </w:pPr>
      <w:ins w:id="4199" w:author="hari prasath" w:date="2020-08-07T17:14:00Z">
        <w:r>
          <w:rPr>
            <w:rFonts w:ascii="Courier New" w:hAnsi="Courier New" w:cs="Courier New"/>
          </w:rPr>
          <w:t xml:space="preserve"> </w:t>
        </w:r>
      </w:ins>
      <w:commentRangeStart w:id="4200"/>
      <w:r w:rsidR="008C176F">
        <w:rPr>
          <w:rFonts w:ascii="Courier New" w:hAnsi="Courier New" w:cs="Courier New"/>
        </w:rPr>
        <w:t xml:space="preserve">“zone” : </w:t>
      </w:r>
      <w:del w:id="4201" w:author="hari prasath" w:date="2020-07-20T13:28:00Z">
        <w:r w:rsidR="008C176F" w:rsidDel="007C0F92">
          <w:rPr>
            <w:rFonts w:ascii="Courier New" w:hAnsi="Courier New" w:cs="Courier New"/>
          </w:rPr>
          <w:delText>0/</w:delText>
        </w:r>
      </w:del>
      <w:r w:rsidR="008C176F">
        <w:rPr>
          <w:rFonts w:ascii="Courier New" w:hAnsi="Courier New" w:cs="Courier New"/>
        </w:rPr>
        <w:t>1/2/3</w:t>
      </w:r>
      <w:del w:id="4202" w:author="hari prasath" w:date="2020-07-20T13:28:00Z">
        <w:r w:rsidR="008C176F" w:rsidDel="007C0F92">
          <w:rPr>
            <w:rFonts w:ascii="Courier New" w:hAnsi="Courier New" w:cs="Courier New"/>
          </w:rPr>
          <w:delText>/4/5/6</w:delText>
        </w:r>
      </w:del>
      <w:r w:rsidR="00DB6EC2">
        <w:rPr>
          <w:rFonts w:ascii="Courier New" w:hAnsi="Courier New" w:cs="Courier New"/>
        </w:rPr>
        <w:t>,</w:t>
      </w:r>
    </w:p>
    <w:p w14:paraId="2D4A9DA8" w14:textId="77777777" w:rsidR="008934F1" w:rsidRDefault="008934F1" w:rsidP="008934F1">
      <w:pPr>
        <w:pStyle w:val="HTMLPreformatted"/>
        <w:rPr>
          <w:ins w:id="4203" w:author="hari prasath" w:date="2020-07-28T12:42:00Z"/>
          <w:szCs w:val="22"/>
        </w:rPr>
      </w:pPr>
      <w:ins w:id="4204" w:author="hari prasath" w:date="2020-07-28T12:42:00Z">
        <w:r>
          <w:rPr>
            <w:szCs w:val="22"/>
          </w:rPr>
          <w:t xml:space="preserve">        "address_id": "23E7843D383B4A32",</w:t>
        </w:r>
      </w:ins>
    </w:p>
    <w:p w14:paraId="6607682E" w14:textId="332E72A1" w:rsidR="008934F1" w:rsidRDefault="008934F1">
      <w:pPr>
        <w:pStyle w:val="HTMLPreformatted"/>
        <w:rPr>
          <w:ins w:id="4205" w:author="hari prasath" w:date="2020-07-28T12:42:00Z"/>
          <w:szCs w:val="22"/>
        </w:rPr>
      </w:pPr>
      <w:ins w:id="4206" w:author="hari prasath" w:date="2020-07-28T12:42:00Z">
        <w:r>
          <w:rPr>
            <w:szCs w:val="22"/>
          </w:rPr>
          <w:t xml:space="preserve">        </w:t>
        </w:r>
        <w:commentRangeStart w:id="4207"/>
        <w:r>
          <w:rPr>
            <w:szCs w:val="22"/>
          </w:rPr>
          <w:t>"</w:t>
        </w:r>
        <w:r>
          <w:t>mfg_date</w:t>
        </w:r>
        <w:r>
          <w:rPr>
            <w:szCs w:val="22"/>
          </w:rPr>
          <w:t>": “</w:t>
        </w:r>
        <w:r>
          <w:t>2019-06-25</w:t>
        </w:r>
        <w:r>
          <w:rPr>
            <w:szCs w:val="22"/>
          </w:rPr>
          <w:t>”,</w:t>
        </w:r>
        <w:commentRangeEnd w:id="4207"/>
        <w:r>
          <w:commentReference w:id="4207"/>
        </w:r>
      </w:ins>
    </w:p>
    <w:p w14:paraId="4534A39F" w14:textId="77777777" w:rsidR="008934F1" w:rsidRDefault="008934F1" w:rsidP="008934F1">
      <w:pPr>
        <w:pStyle w:val="HTMLPreformatted"/>
        <w:rPr>
          <w:ins w:id="4208" w:author="hari prasath" w:date="2020-07-28T12:42:00Z"/>
          <w:szCs w:val="22"/>
        </w:rPr>
      </w:pPr>
      <w:ins w:id="4209" w:author="hari prasath" w:date="2020-07-28T12:42:00Z">
        <w:r>
          <w:rPr>
            <w:szCs w:val="22"/>
          </w:rPr>
          <w:t xml:space="preserve">        "org_uid": "IIL",</w:t>
        </w:r>
      </w:ins>
    </w:p>
    <w:p w14:paraId="0F75EEB8" w14:textId="77777777" w:rsidR="008934F1" w:rsidRDefault="008934F1" w:rsidP="008934F1">
      <w:pPr>
        <w:pStyle w:val="HTMLPreformatted"/>
        <w:rPr>
          <w:ins w:id="4210" w:author="hari prasath" w:date="2020-07-28T12:42:00Z"/>
          <w:szCs w:val="22"/>
        </w:rPr>
      </w:pPr>
      <w:ins w:id="4211" w:author="hari prasath" w:date="2020-07-28T12:42:00Z">
        <w:r>
          <w:rPr>
            <w:szCs w:val="22"/>
          </w:rPr>
          <w:t xml:space="preserve">        "facility_uid": "IIH",</w:t>
        </w:r>
      </w:ins>
    </w:p>
    <w:p w14:paraId="3A53C829" w14:textId="77777777" w:rsidR="008934F1" w:rsidRDefault="008934F1" w:rsidP="008934F1">
      <w:pPr>
        <w:pStyle w:val="HTMLPreformatted"/>
        <w:rPr>
          <w:ins w:id="4212" w:author="hari prasath" w:date="2020-07-28T12:42:00Z"/>
          <w:szCs w:val="22"/>
        </w:rPr>
      </w:pPr>
      <w:ins w:id="4213" w:author="hari prasath" w:date="2020-07-28T12:42:00Z">
        <w:r>
          <w:rPr>
            <w:szCs w:val="22"/>
          </w:rPr>
          <w:t xml:space="preserve">        "device_name": "1001ASMB01",</w:t>
        </w:r>
      </w:ins>
    </w:p>
    <w:p w14:paraId="3B329307" w14:textId="77777777" w:rsidR="008934F1" w:rsidRDefault="008934F1" w:rsidP="008934F1">
      <w:pPr>
        <w:pStyle w:val="HTMLPreformatted"/>
        <w:rPr>
          <w:ins w:id="4214" w:author="hari prasath" w:date="2020-07-28T12:42:00Z"/>
          <w:szCs w:val="22"/>
        </w:rPr>
      </w:pPr>
      <w:ins w:id="4215" w:author="hari prasath" w:date="2020-07-28T12:42:00Z">
        <w:r>
          <w:rPr>
            <w:szCs w:val="22"/>
          </w:rPr>
          <w:t xml:space="preserve">        "amenity_name": "1001A"</w:t>
        </w:r>
      </w:ins>
    </w:p>
    <w:p w14:paraId="6A4C9A12" w14:textId="19339A02" w:rsidR="00C023CA" w:rsidDel="008934F1" w:rsidRDefault="00C023CA" w:rsidP="000B35FB">
      <w:pPr>
        <w:ind w:left="567" w:firstLine="153"/>
        <w:rPr>
          <w:del w:id="4216" w:author="hari prasath" w:date="2020-07-28T12:42:00Z"/>
          <w:rFonts w:ascii="Courier New" w:hAnsi="Courier New" w:cs="Courier New"/>
        </w:rPr>
      </w:pPr>
      <w:commentRangeStart w:id="4217"/>
      <w:del w:id="4218" w:author="hari prasath" w:date="2020-07-28T12:42:00Z">
        <w:r w:rsidDel="008934F1">
          <w:rPr>
            <w:rFonts w:ascii="Courier New" w:hAnsi="Courier New" w:cs="Courier New"/>
          </w:rPr>
          <w:delText>“</w:delText>
        </w:r>
      </w:del>
      <w:del w:id="4219" w:author="hari prasath" w:date="2020-07-20T18:56:00Z">
        <w:r w:rsidDel="002B59AD">
          <w:rPr>
            <w:rFonts w:ascii="Courier New" w:hAnsi="Courier New" w:cs="Courier New"/>
          </w:rPr>
          <w:delText>light_</w:delText>
        </w:r>
        <w:r w:rsidR="00621678" w:rsidDel="002B59AD">
          <w:rPr>
            <w:rFonts w:ascii="Courier New" w:hAnsi="Courier New" w:cs="Courier New"/>
          </w:rPr>
          <w:delText>ep</w:delText>
        </w:r>
        <w:r w:rsidDel="002B59AD">
          <w:rPr>
            <w:rFonts w:ascii="Courier New" w:hAnsi="Courier New" w:cs="Courier New"/>
          </w:rPr>
          <w:delText>id</w:delText>
        </w:r>
      </w:del>
      <w:del w:id="4220" w:author="hari prasath" w:date="2020-07-28T12:42:00Z">
        <w:r w:rsidDel="008934F1">
          <w:rPr>
            <w:rFonts w:ascii="Courier New" w:hAnsi="Courier New" w:cs="Courier New"/>
          </w:rPr>
          <w:delText xml:space="preserve">” : </w:delText>
        </w:r>
      </w:del>
      <w:del w:id="4221" w:author="hari prasath" w:date="2020-07-20T18:58:00Z">
        <w:r w:rsidDel="002B59AD">
          <w:rPr>
            <w:rFonts w:ascii="Courier New" w:hAnsi="Courier New" w:cs="Courier New"/>
          </w:rPr>
          <w:delText>&lt;</w:delText>
        </w:r>
      </w:del>
      <w:del w:id="4222" w:author="hari prasath" w:date="2020-07-20T18:57:00Z">
        <w:r w:rsidR="00621678" w:rsidRPr="00621678" w:rsidDel="002B59AD">
          <w:rPr>
            <w:rFonts w:ascii="Courier New" w:hAnsi="Courier New" w:cs="Courier New"/>
          </w:rPr>
          <w:delText xml:space="preserve"> </w:delText>
        </w:r>
      </w:del>
      <w:del w:id="4223" w:author="hari prasath" w:date="2020-07-20T18:58:00Z">
        <w:r w:rsidR="00621678" w:rsidDel="002B59AD">
          <w:rPr>
            <w:rFonts w:ascii="Courier New" w:hAnsi="Courier New" w:cs="Courier New"/>
          </w:rPr>
          <w:delText>epid</w:delText>
        </w:r>
        <w:r w:rsidDel="002B59AD">
          <w:rPr>
            <w:rFonts w:ascii="Courier New" w:hAnsi="Courier New" w:cs="Courier New"/>
          </w:rPr>
          <w:delText>_1&gt;/&lt;</w:delText>
        </w:r>
        <w:r w:rsidR="00621678" w:rsidRPr="00621678" w:rsidDel="002B59AD">
          <w:rPr>
            <w:rFonts w:ascii="Courier New" w:hAnsi="Courier New" w:cs="Courier New"/>
          </w:rPr>
          <w:delText xml:space="preserve"> </w:delText>
        </w:r>
        <w:r w:rsidR="00621678" w:rsidDel="002B59AD">
          <w:rPr>
            <w:rFonts w:ascii="Courier New" w:hAnsi="Courier New" w:cs="Courier New"/>
          </w:rPr>
          <w:delText>epid</w:delText>
        </w:r>
        <w:r w:rsidDel="002B59AD">
          <w:rPr>
            <w:rFonts w:ascii="Courier New" w:hAnsi="Courier New" w:cs="Courier New"/>
          </w:rPr>
          <w:delText>_2&gt;/……/&lt;</w:delText>
        </w:r>
        <w:r w:rsidR="00621678" w:rsidRPr="00621678" w:rsidDel="002B59AD">
          <w:rPr>
            <w:rFonts w:ascii="Courier New" w:hAnsi="Courier New" w:cs="Courier New"/>
          </w:rPr>
          <w:delText xml:space="preserve"> </w:delText>
        </w:r>
        <w:r w:rsidR="00621678" w:rsidDel="002B59AD">
          <w:rPr>
            <w:rFonts w:ascii="Courier New" w:hAnsi="Courier New" w:cs="Courier New"/>
          </w:rPr>
          <w:delText>epid</w:delText>
        </w:r>
        <w:r w:rsidDel="002B59AD">
          <w:rPr>
            <w:rFonts w:ascii="Courier New" w:hAnsi="Courier New" w:cs="Courier New"/>
          </w:rPr>
          <w:delText>_n&gt;</w:delText>
        </w:r>
        <w:commentRangeEnd w:id="4200"/>
        <w:r w:rsidR="001D3A28" w:rsidDel="002B59AD">
          <w:rPr>
            <w:rStyle w:val="CommentReference"/>
          </w:rPr>
          <w:commentReference w:id="4200"/>
        </w:r>
        <w:commentRangeEnd w:id="4217"/>
        <w:r w:rsidR="00DB6EC2" w:rsidDel="002B59AD">
          <w:rPr>
            <w:rFonts w:ascii="Courier New" w:hAnsi="Courier New" w:cs="Courier New"/>
          </w:rPr>
          <w:delText>,</w:delText>
        </w:r>
        <w:r w:rsidR="00DB6EC2" w:rsidDel="002B59AD">
          <w:rPr>
            <w:rStyle w:val="CommentReference"/>
          </w:rPr>
          <w:commentReference w:id="4217"/>
        </w:r>
      </w:del>
    </w:p>
    <w:p w14:paraId="0B8C3C38" w14:textId="256B01E9" w:rsidR="00412B87" w:rsidRPr="00956093" w:rsidDel="008934F1" w:rsidRDefault="00412B87" w:rsidP="00A80776">
      <w:pPr>
        <w:ind w:left="567"/>
        <w:rPr>
          <w:del w:id="4224" w:author="hari prasath" w:date="2020-07-28T12:42:00Z"/>
          <w:rFonts w:ascii="Courier New" w:hAnsi="Courier New" w:cs="Courier New"/>
        </w:rPr>
      </w:pPr>
      <w:del w:id="4225" w:author="hari prasath" w:date="2020-07-28T12:42:00Z">
        <w:r w:rsidDel="008934F1">
          <w:rPr>
            <w:rFonts w:ascii="Courier New" w:hAnsi="Courier New" w:cs="Courier New"/>
          </w:rPr>
          <w:tab/>
          <w:delText>“pairing_mode”: 1</w:delText>
        </w:r>
      </w:del>
    </w:p>
    <w:p w14:paraId="1DEEEEFC" w14:textId="77777777" w:rsidR="00412B87" w:rsidRPr="00956093" w:rsidRDefault="00412B87" w:rsidP="00A80776">
      <w:pPr>
        <w:ind w:left="567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72530DB0" w14:textId="77777777" w:rsidR="00412B87" w:rsidRPr="00956093" w:rsidRDefault="00412B87" w:rsidP="00A80776">
      <w:pPr>
        <w:ind w:left="567"/>
        <w:rPr>
          <w:rFonts w:ascii="Courier New" w:hAnsi="Courier New" w:cs="Courier New"/>
        </w:rPr>
      </w:pPr>
    </w:p>
    <w:p w14:paraId="77411876" w14:textId="77777777" w:rsidR="00412B87" w:rsidRPr="00956093" w:rsidRDefault="00412B87" w:rsidP="00A80776">
      <w:pPr>
        <w:ind w:left="567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]</w:t>
      </w:r>
    </w:p>
    <w:p w14:paraId="17546D11" w14:textId="77777777" w:rsidR="00412B87" w:rsidRPr="00956093" w:rsidRDefault="00412B87" w:rsidP="00A80776">
      <w:pPr>
        <w:ind w:left="567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1CE8E4F1" w14:textId="4AD2C572" w:rsidR="00412B87" w:rsidRDefault="00412B87" w:rsidP="00A80776">
      <w:pPr>
        <w:ind w:left="567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}</w:t>
      </w:r>
    </w:p>
    <w:p w14:paraId="481AB6F6" w14:textId="5DD8F194" w:rsidR="008C176F" w:rsidRDefault="008C176F" w:rsidP="008C176F">
      <w:pPr>
        <w:ind w:left="57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956093">
        <w:rPr>
          <w:rFonts w:ascii="Courier New" w:hAnsi="Courier New" w:cs="Courier New"/>
        </w:rPr>
        <w:t xml:space="preserve">(NOTE: </w:t>
      </w:r>
    </w:p>
    <w:p w14:paraId="0A043528" w14:textId="77777777" w:rsidR="007C0F92" w:rsidRPr="007C0F92" w:rsidRDefault="007C0F92" w:rsidP="007C0F92">
      <w:pPr>
        <w:ind w:left="576"/>
        <w:rPr>
          <w:ins w:id="4226" w:author="hari prasath" w:date="2020-07-20T13:29:00Z"/>
          <w:rFonts w:ascii="Courier New" w:hAnsi="Courier New" w:cs="Courier New"/>
        </w:rPr>
      </w:pPr>
      <w:ins w:id="4227" w:author="hari prasath" w:date="2020-07-20T13:29:00Z">
        <w:r w:rsidRPr="007C0F92">
          <w:rPr>
            <w:rFonts w:ascii="Courier New" w:hAnsi="Courier New" w:cs="Courier New"/>
          </w:rPr>
          <w:t xml:space="preserve">“Night Lamps”  </w:t>
        </w:r>
        <w:r w:rsidRPr="007C0F92">
          <w:rPr>
            <w:rFonts w:ascii="Courier New" w:hAnsi="Courier New" w:cs="Courier New"/>
          </w:rPr>
          <w:tab/>
          <w:t>- 1</w:t>
        </w:r>
      </w:ins>
    </w:p>
    <w:p w14:paraId="5E77E3A5" w14:textId="77777777" w:rsidR="007C0F92" w:rsidRPr="007C0F92" w:rsidRDefault="007C0F92" w:rsidP="007C0F92">
      <w:pPr>
        <w:ind w:left="576"/>
        <w:rPr>
          <w:ins w:id="4228" w:author="hari prasath" w:date="2020-07-20T13:29:00Z"/>
          <w:rFonts w:ascii="Courier New" w:hAnsi="Courier New" w:cs="Courier New"/>
        </w:rPr>
      </w:pPr>
      <w:ins w:id="4229" w:author="hari prasath" w:date="2020-07-20T13:29:00Z">
        <w:r w:rsidRPr="007C0F92">
          <w:rPr>
            <w:rFonts w:ascii="Courier New" w:hAnsi="Courier New" w:cs="Courier New"/>
          </w:rPr>
          <w:t xml:space="preserve">“Living Space” </w:t>
        </w:r>
        <w:r w:rsidRPr="007C0F92">
          <w:rPr>
            <w:rFonts w:ascii="Courier New" w:hAnsi="Courier New" w:cs="Courier New"/>
          </w:rPr>
          <w:tab/>
          <w:t>- 2</w:t>
        </w:r>
      </w:ins>
    </w:p>
    <w:p w14:paraId="66B8B4AC" w14:textId="22E85113" w:rsidR="008C176F" w:rsidDel="007C0F92" w:rsidRDefault="007C0F92" w:rsidP="008C176F">
      <w:pPr>
        <w:ind w:left="576"/>
        <w:rPr>
          <w:del w:id="4230" w:author="hari prasath" w:date="2020-07-20T13:29:00Z"/>
          <w:rFonts w:ascii="Courier New" w:hAnsi="Courier New" w:cs="Courier New"/>
        </w:rPr>
      </w:pPr>
      <w:ins w:id="4231" w:author="hari prasath" w:date="2020-07-20T13:29:00Z">
        <w:r w:rsidRPr="007C0F92">
          <w:rPr>
            <w:rFonts w:ascii="Courier New" w:hAnsi="Courier New" w:cs="Courier New"/>
          </w:rPr>
          <w:t>“Corridor“       - 3</w:t>
        </w:r>
        <w:r w:rsidRPr="007C0F92" w:rsidDel="007C0F92">
          <w:rPr>
            <w:rFonts w:ascii="Courier New" w:hAnsi="Courier New" w:cs="Courier New"/>
          </w:rPr>
          <w:t xml:space="preserve"> </w:t>
        </w:r>
      </w:ins>
      <w:del w:id="4232" w:author="hari prasath" w:date="2020-07-20T13:29:00Z">
        <w:r w:rsidR="008C176F" w:rsidDel="007C0F92">
          <w:rPr>
            <w:rFonts w:ascii="Courier New" w:hAnsi="Courier New" w:cs="Courier New"/>
          </w:rPr>
          <w:delText>“all_zone”</w:delText>
        </w:r>
        <w:r w:rsidR="008C176F" w:rsidDel="007C0F92">
          <w:rPr>
            <w:rFonts w:ascii="Courier New" w:hAnsi="Courier New" w:cs="Courier New"/>
          </w:rPr>
          <w:tab/>
        </w:r>
        <w:r w:rsidR="008C176F" w:rsidDel="007C0F92">
          <w:rPr>
            <w:rFonts w:ascii="Courier New" w:hAnsi="Courier New" w:cs="Courier New"/>
          </w:rPr>
          <w:tab/>
          <w:delText>- 0</w:delText>
        </w:r>
      </w:del>
    </w:p>
    <w:p w14:paraId="457B0AB0" w14:textId="77777777" w:rsidR="007C0F92" w:rsidRDefault="007C0F92" w:rsidP="007C0F92">
      <w:pPr>
        <w:ind w:left="576"/>
        <w:rPr>
          <w:ins w:id="4233" w:author="hari prasath" w:date="2020-07-20T13:29:00Z"/>
          <w:rFonts w:ascii="Courier New" w:hAnsi="Courier New" w:cs="Courier New"/>
        </w:rPr>
      </w:pPr>
    </w:p>
    <w:p w14:paraId="43E9CEC3" w14:textId="4D806A90" w:rsidR="008C176F" w:rsidDel="007C0F92" w:rsidRDefault="008C176F" w:rsidP="008C176F">
      <w:pPr>
        <w:ind w:left="576"/>
        <w:rPr>
          <w:del w:id="4234" w:author="hari prasath" w:date="2020-07-20T13:29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4235" w:author="hari prasath" w:date="2020-07-20T13:29:00Z"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Night Lamps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” 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- 1</w:delText>
        </w:r>
      </w:del>
    </w:p>
    <w:p w14:paraId="7BADEF0B" w14:textId="6C3611BE" w:rsidR="008C176F" w:rsidDel="007C0F92" w:rsidRDefault="008C176F" w:rsidP="008C176F">
      <w:pPr>
        <w:ind w:left="576"/>
        <w:rPr>
          <w:del w:id="4236" w:author="hari prasath" w:date="2020-07-20T13:29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4237" w:author="hari prasath" w:date="2020-07-20T13:29:00Z"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Living Space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”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- 2</w:delText>
        </w:r>
      </w:del>
    </w:p>
    <w:p w14:paraId="5AB881E4" w14:textId="3FC7C84B" w:rsidR="008C176F" w:rsidDel="007C0F92" w:rsidRDefault="008C176F" w:rsidP="008C176F">
      <w:pPr>
        <w:ind w:left="576"/>
        <w:rPr>
          <w:del w:id="4238" w:author="hari prasath" w:date="2020-07-20T13:29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4239" w:author="hari prasath" w:date="2020-07-20T13:29:00Z"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Lobby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 xml:space="preserve">“       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- 3</w:delText>
        </w:r>
      </w:del>
    </w:p>
    <w:p w14:paraId="735BDC45" w14:textId="4980027C" w:rsidR="008C176F" w:rsidDel="007C0F92" w:rsidRDefault="008C176F" w:rsidP="008C176F">
      <w:pPr>
        <w:ind w:left="576"/>
        <w:rPr>
          <w:del w:id="4240" w:author="hari prasath" w:date="2020-07-20T13:29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4241" w:author="hari prasath" w:date="2020-07-20T13:29:00Z"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Kitchen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”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     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- 4</w:delText>
        </w:r>
      </w:del>
    </w:p>
    <w:p w14:paraId="261E381B" w14:textId="0DBFBDF9" w:rsidR="008C176F" w:rsidDel="007C0F92" w:rsidRDefault="008C176F" w:rsidP="008C176F">
      <w:pPr>
        <w:ind w:left="576"/>
        <w:rPr>
          <w:del w:id="4242" w:author="hari prasath" w:date="2020-07-20T13:29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4243" w:author="hari prasath" w:date="2020-07-20T13:29:00Z"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Service space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”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- 5</w:delText>
        </w:r>
      </w:del>
    </w:p>
    <w:p w14:paraId="705B3328" w14:textId="3E2419F2" w:rsidR="008C176F" w:rsidDel="007C0F92" w:rsidRDefault="008C176F" w:rsidP="008C176F">
      <w:pPr>
        <w:ind w:left="576"/>
        <w:rPr>
          <w:del w:id="4244" w:author="hari prasath" w:date="2020-07-20T13:29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4245" w:author="hari prasath" w:date="2020-07-20T13:29:00Z"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Reception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”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 xml:space="preserve">   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- 6</w:delText>
        </w:r>
      </w:del>
    </w:p>
    <w:p w14:paraId="2B73A5CF" w14:textId="51A10528" w:rsidR="00C023CA" w:rsidDel="006022E1" w:rsidRDefault="00621678" w:rsidP="008C176F">
      <w:pPr>
        <w:ind w:left="576"/>
        <w:rPr>
          <w:del w:id="4246" w:author="hari prasath" w:date="2020-07-20T20:14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4247" w:author="hari prasath" w:date="2020-07-20T20:14:00Z">
        <w:r w:rsidDel="006022E1">
          <w:rPr>
            <w:rFonts w:ascii="Courier New" w:hAnsi="Courier New" w:cs="Courier New"/>
          </w:rPr>
          <w:delText>epid</w:delText>
        </w:r>
        <w:r w:rsidDel="006022E1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_</w:delText>
        </w:r>
        <w:r w:rsidR="00C023CA" w:rsidDel="006022E1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1…….n</w:delText>
        </w:r>
        <w:r w:rsidR="00C023CA" w:rsidDel="006022E1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R="00C023CA" w:rsidDel="006022E1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 xml:space="preserve">- denotes list of light’s </w:delText>
        </w:r>
        <w:r w:rsidDel="006022E1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ep</w:delText>
        </w:r>
        <w:r w:rsidR="00C023CA" w:rsidDel="006022E1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id that belongs to respective zone</w:delText>
        </w:r>
      </w:del>
    </w:p>
    <w:p w14:paraId="75C66D14" w14:textId="056FE6C0" w:rsidR="008C176F" w:rsidRDefault="008C176F" w:rsidP="008C176F">
      <w:pPr>
        <w:ind w:left="576"/>
        <w:rPr>
          <w:rFonts w:ascii="Courier New" w:hAnsi="Courier New" w:cs="Courier New"/>
        </w:rPr>
      </w:pPr>
      <w:r w:rsidRPr="00956093">
        <w:rPr>
          <w:rFonts w:ascii="Courier New" w:hAnsi="Courier New" w:cs="Courier New"/>
        </w:rPr>
        <w:t>)</w:t>
      </w:r>
    </w:p>
    <w:p w14:paraId="32D271B2" w14:textId="11298C06" w:rsidR="005C20B9" w:rsidRDefault="005C20B9">
      <w:pPr>
        <w:rPr>
          <w:ins w:id="4248" w:author="hari prasath" w:date="2020-08-10T16:44:00Z"/>
        </w:rPr>
      </w:pPr>
      <w:bookmarkStart w:id="4249" w:name="_Toc46836690"/>
      <w:bookmarkStart w:id="4250" w:name="_Toc47031468"/>
      <w:bookmarkStart w:id="4251" w:name="_Toc47116325"/>
      <w:bookmarkStart w:id="4252" w:name="_Toc47445391"/>
      <w:bookmarkEnd w:id="4249"/>
      <w:bookmarkEnd w:id="4250"/>
      <w:bookmarkEnd w:id="4251"/>
      <w:bookmarkEnd w:id="4252"/>
      <w:ins w:id="4253" w:author="hari prasath" w:date="2020-08-10T16:44:00Z">
        <w:r>
          <w:br w:type="page"/>
        </w:r>
      </w:ins>
    </w:p>
    <w:p w14:paraId="01ED8791" w14:textId="77777777" w:rsidR="00025741" w:rsidRPr="00956093" w:rsidDel="00A00D5E" w:rsidRDefault="00025741">
      <w:pPr>
        <w:pStyle w:val="Heading2"/>
        <w:rPr>
          <w:del w:id="4254" w:author="hari prasath" w:date="2020-07-28T13:45:00Z"/>
        </w:rPr>
        <w:pPrChange w:id="4255" w:author="hari prasath" w:date="2020-07-28T13:45:00Z">
          <w:pPr>
            <w:ind w:left="576"/>
          </w:pPr>
        </w:pPrChange>
      </w:pPr>
    </w:p>
    <w:p w14:paraId="556C023A" w14:textId="3B1544B1" w:rsidR="001818DB" w:rsidRPr="00A2695F" w:rsidDel="009167C1" w:rsidRDefault="00025741">
      <w:pPr>
        <w:pStyle w:val="Heading2"/>
        <w:rPr>
          <w:del w:id="4256" w:author="hari prasath" w:date="2020-08-10T15:46:00Z"/>
        </w:rPr>
      </w:pPr>
      <w:del w:id="4257" w:author="hari prasath" w:date="2020-08-10T15:46:00Z">
        <w:r w:rsidDel="009167C1">
          <w:delText xml:space="preserve"> </w:delText>
        </w:r>
        <w:bookmarkStart w:id="4258" w:name="_Toc43978489"/>
        <w:bookmarkStart w:id="4259" w:name="_Toc43978558"/>
        <w:bookmarkStart w:id="4260" w:name="_Toc44691032"/>
        <w:bookmarkStart w:id="4261" w:name="_Toc45127490"/>
        <w:bookmarkStart w:id="4262" w:name="_Toc45194128"/>
        <w:bookmarkStart w:id="4263" w:name="_Toc45218945"/>
        <w:bookmarkStart w:id="4264" w:name="_Toc45305233"/>
        <w:bookmarkStart w:id="4265" w:name="_Toc43977897"/>
        <w:bookmarkStart w:id="4266" w:name="_Toc43978490"/>
        <w:bookmarkStart w:id="4267" w:name="_Toc43978559"/>
        <w:bookmarkStart w:id="4268" w:name="_Toc44691033"/>
        <w:bookmarkStart w:id="4269" w:name="_Toc45127491"/>
        <w:bookmarkStart w:id="4270" w:name="_Toc45194129"/>
        <w:bookmarkStart w:id="4271" w:name="_Toc45218946"/>
        <w:bookmarkStart w:id="4272" w:name="_Toc45305234"/>
        <w:bookmarkStart w:id="4273" w:name="_Toc43228994"/>
        <w:bookmarkStart w:id="4274" w:name="_Toc43229042"/>
        <w:bookmarkStart w:id="4275" w:name="_Toc43313909"/>
        <w:bookmarkStart w:id="4276" w:name="_Toc43317202"/>
        <w:bookmarkStart w:id="4277" w:name="_Toc43228995"/>
        <w:bookmarkStart w:id="4278" w:name="_Toc43229043"/>
        <w:bookmarkStart w:id="4279" w:name="_Toc43313910"/>
        <w:bookmarkStart w:id="4280" w:name="_Toc43317203"/>
        <w:bookmarkStart w:id="4281" w:name="_Toc43316837"/>
        <w:bookmarkEnd w:id="4258"/>
        <w:bookmarkEnd w:id="4259"/>
        <w:bookmarkEnd w:id="4260"/>
        <w:bookmarkEnd w:id="4261"/>
        <w:bookmarkEnd w:id="4262"/>
        <w:bookmarkEnd w:id="4263"/>
        <w:bookmarkEnd w:id="4264"/>
        <w:bookmarkEnd w:id="4265"/>
        <w:bookmarkEnd w:id="4266"/>
        <w:bookmarkEnd w:id="4267"/>
        <w:bookmarkEnd w:id="4268"/>
        <w:bookmarkEnd w:id="4269"/>
        <w:bookmarkEnd w:id="4270"/>
        <w:bookmarkEnd w:id="4271"/>
        <w:bookmarkEnd w:id="4272"/>
        <w:bookmarkEnd w:id="4273"/>
        <w:bookmarkEnd w:id="4274"/>
        <w:bookmarkEnd w:id="4275"/>
        <w:bookmarkEnd w:id="4276"/>
        <w:bookmarkEnd w:id="4277"/>
        <w:bookmarkEnd w:id="4278"/>
        <w:bookmarkEnd w:id="4279"/>
        <w:bookmarkEnd w:id="4280"/>
        <w:r w:rsidR="001818DB" w:rsidRPr="00A2695F" w:rsidDel="009167C1">
          <w:delText xml:space="preserve">Sensor </w:delText>
        </w:r>
        <w:commentRangeStart w:id="4282"/>
        <w:r w:rsidR="001818DB" w:rsidDel="009167C1">
          <w:delText>shutdown</w:delText>
        </w:r>
        <w:commentRangeEnd w:id="4282"/>
        <w:r w:rsidR="001818DB" w:rsidDel="009167C1">
          <w:rPr>
            <w:rStyle w:val="CommentReference"/>
            <w:rFonts w:ascii="Arial" w:eastAsiaTheme="minorHAnsi" w:hAnsi="Arial" w:cstheme="minorBidi"/>
            <w:b w:val="0"/>
            <w:color w:val="auto"/>
          </w:rPr>
          <w:commentReference w:id="4282"/>
        </w:r>
        <w:r w:rsidR="001818DB" w:rsidRPr="00A2695F" w:rsidDel="009167C1">
          <w:delText xml:space="preserve"> packet</w:delText>
        </w:r>
        <w:bookmarkEnd w:id="4281"/>
        <w:r w:rsidR="001818DB" w:rsidRPr="00A2695F" w:rsidDel="009167C1">
          <w:delText xml:space="preserve"> </w:delText>
        </w:r>
      </w:del>
    </w:p>
    <w:p w14:paraId="2B9E6115" w14:textId="56325393" w:rsidR="001818DB" w:rsidRPr="00032FFA" w:rsidDel="009167C1" w:rsidRDefault="001818DB" w:rsidP="001818DB">
      <w:pPr>
        <w:ind w:left="576"/>
        <w:rPr>
          <w:del w:id="4283" w:author="hari prasath" w:date="2020-08-10T15:46:00Z"/>
          <w:rFonts w:asciiTheme="minorHAnsi" w:hAnsiTheme="minorHAnsi" w:cstheme="minorHAnsi"/>
          <w:b/>
          <w:bCs/>
          <w:color w:val="000000" w:themeColor="text1" w:themeShade="80"/>
          <w:sz w:val="24"/>
          <w:szCs w:val="24"/>
        </w:rPr>
      </w:pPr>
      <w:del w:id="4284" w:author="hari prasath" w:date="2020-08-10T15:46:00Z">
        <w:r w:rsidRPr="00032FFA" w:rsidDel="009167C1">
          <w:rPr>
            <w:rFonts w:asciiTheme="minorHAnsi" w:hAnsiTheme="minorHAnsi" w:cstheme="minorHAnsi"/>
            <w:color w:val="000000" w:themeColor="text1" w:themeShade="80"/>
            <w:sz w:val="24"/>
            <w:szCs w:val="24"/>
            <w:lang w:val="en"/>
          </w:rPr>
          <w:delText xml:space="preserve">Hub will send this packet to Switch ON/OFF the power supply to </w:delText>
        </w:r>
        <w:r w:rsidR="008937CE" w:rsidRPr="00032FFA" w:rsidDel="009167C1">
          <w:rPr>
            <w:rFonts w:asciiTheme="minorHAnsi" w:hAnsiTheme="minorHAnsi" w:cstheme="minorHAnsi"/>
            <w:color w:val="000000" w:themeColor="text1" w:themeShade="80"/>
            <w:sz w:val="24"/>
            <w:szCs w:val="24"/>
            <w:lang w:val="en"/>
          </w:rPr>
          <w:delText>Sensors. Hub</w:delText>
        </w:r>
        <w:r w:rsidRPr="00032FFA" w:rsidDel="009167C1">
          <w:rPr>
            <w:rFonts w:asciiTheme="minorHAnsi" w:hAnsiTheme="minorHAnsi" w:cstheme="minorHAnsi"/>
            <w:color w:val="000000" w:themeColor="text1" w:themeShade="80"/>
            <w:sz w:val="24"/>
            <w:szCs w:val="24"/>
            <w:lang w:val="en"/>
          </w:rPr>
          <w:delText xml:space="preserve"> will </w:delText>
        </w:r>
        <w:r w:rsidR="008937CE" w:rsidRPr="00032FFA" w:rsidDel="009167C1">
          <w:rPr>
            <w:rFonts w:asciiTheme="minorHAnsi" w:hAnsiTheme="minorHAnsi" w:cstheme="minorHAnsi"/>
            <w:color w:val="000000" w:themeColor="text1" w:themeShade="80"/>
            <w:sz w:val="24"/>
            <w:szCs w:val="24"/>
          </w:rPr>
          <w:delText xml:space="preserve">multicast </w:delText>
        </w:r>
        <w:r w:rsidR="008937CE" w:rsidRPr="00032FFA" w:rsidDel="009167C1">
          <w:rPr>
            <w:rFonts w:asciiTheme="minorHAnsi" w:hAnsiTheme="minorHAnsi" w:cstheme="minorHAnsi"/>
            <w:color w:val="000000" w:themeColor="text1" w:themeShade="80"/>
            <w:sz w:val="24"/>
            <w:szCs w:val="24"/>
            <w:lang w:val="en"/>
          </w:rPr>
          <w:delText>with</w:delText>
        </w:r>
        <w:r w:rsidRPr="00032FFA" w:rsidDel="009167C1">
          <w:rPr>
            <w:rFonts w:asciiTheme="minorHAnsi" w:hAnsiTheme="minorHAnsi" w:cstheme="minorHAnsi"/>
            <w:color w:val="000000" w:themeColor="text1" w:themeShade="80"/>
            <w:sz w:val="24"/>
            <w:szCs w:val="24"/>
            <w:lang w:val="en"/>
          </w:rPr>
          <w:delText xml:space="preserve"> amenity name and the sub devices with same amenity name will </w:delText>
        </w:r>
        <w:r w:rsidR="008937CE" w:rsidRPr="00032FFA" w:rsidDel="009167C1">
          <w:rPr>
            <w:rFonts w:asciiTheme="minorHAnsi" w:hAnsiTheme="minorHAnsi" w:cstheme="minorHAnsi"/>
            <w:color w:val="000000" w:themeColor="text1" w:themeShade="80"/>
            <w:sz w:val="24"/>
            <w:szCs w:val="24"/>
          </w:rPr>
          <w:delText>shut down</w:delText>
        </w:r>
      </w:del>
      <w:ins w:id="4285" w:author="QMAX" w:date="2020-07-11T13:00:00Z">
        <w:del w:id="4286" w:author="hari prasath" w:date="2020-08-10T15:46:00Z">
          <w:r w:rsidR="00865AFC" w:rsidDel="009167C1">
            <w:rPr>
              <w:rFonts w:asciiTheme="minorHAnsi" w:hAnsiTheme="minorHAnsi" w:cstheme="minorHAnsi"/>
              <w:color w:val="000000" w:themeColor="text1" w:themeShade="80"/>
              <w:sz w:val="24"/>
              <w:szCs w:val="24"/>
            </w:rPr>
            <w:delText xml:space="preserve"> should save configuration and go to minimum power mode</w:delText>
          </w:r>
        </w:del>
      </w:ins>
      <w:del w:id="4287" w:author="hari prasath" w:date="2020-08-10T15:46:00Z">
        <w:r w:rsidRPr="00032FFA" w:rsidDel="009167C1">
          <w:rPr>
            <w:rFonts w:asciiTheme="minorHAnsi" w:hAnsiTheme="minorHAnsi" w:cstheme="minorHAnsi"/>
            <w:color w:val="000000" w:themeColor="text1" w:themeShade="80"/>
            <w:sz w:val="24"/>
            <w:szCs w:val="24"/>
          </w:rPr>
          <w:delText>.</w:delText>
        </w:r>
      </w:del>
    </w:p>
    <w:p w14:paraId="75FF3FB0" w14:textId="63BD06D1" w:rsidR="001818DB" w:rsidRPr="0004028E" w:rsidDel="009167C1" w:rsidRDefault="001818DB" w:rsidP="001818DB">
      <w:pPr>
        <w:rPr>
          <w:del w:id="4288" w:author="hari prasath" w:date="2020-08-10T15:46:00Z"/>
        </w:rPr>
      </w:pPr>
    </w:p>
    <w:p w14:paraId="5C3B33B4" w14:textId="28B6D1B3" w:rsidR="001818DB" w:rsidDel="009167C1" w:rsidRDefault="001818DB" w:rsidP="001818DB">
      <w:pPr>
        <w:pStyle w:val="Heading3"/>
        <w:rPr>
          <w:del w:id="4289" w:author="hari prasath" w:date="2020-08-10T15:46:00Z"/>
        </w:rPr>
      </w:pPr>
      <w:bookmarkStart w:id="4290" w:name="_Toc43316838"/>
      <w:del w:id="4291" w:author="hari prasath" w:date="2020-08-10T15:46:00Z">
        <w:r w:rsidDel="009167C1">
          <w:delText xml:space="preserve">Amenos </w:delText>
        </w:r>
        <w:commentRangeStart w:id="4292"/>
        <w:r w:rsidDel="009167C1">
          <w:delText>shutdown</w:delText>
        </w:r>
        <w:commentRangeEnd w:id="4292"/>
        <w:r w:rsidDel="009167C1">
          <w:rPr>
            <w:rStyle w:val="CommentReference"/>
            <w:rFonts w:ascii="Arial" w:eastAsiaTheme="minorHAnsi" w:hAnsi="Arial" w:cstheme="minorBidi"/>
            <w:color w:val="auto"/>
          </w:rPr>
          <w:commentReference w:id="4292"/>
        </w:r>
        <w:r w:rsidDel="009167C1">
          <w:delText xml:space="preserve"> packet</w:delText>
        </w:r>
        <w:bookmarkEnd w:id="4290"/>
      </w:del>
    </w:p>
    <w:p w14:paraId="663B6877" w14:textId="38D1A406" w:rsidR="001818DB" w:rsidRPr="00032FFA" w:rsidDel="009167C1" w:rsidRDefault="001818DB" w:rsidP="001818DB">
      <w:pPr>
        <w:ind w:left="720"/>
        <w:rPr>
          <w:del w:id="4293" w:author="hari prasath" w:date="2020-08-10T15:46:00Z"/>
          <w:rFonts w:ascii="Courier New" w:hAnsi="Courier New" w:cs="Courier New"/>
        </w:rPr>
      </w:pPr>
      <w:del w:id="4294" w:author="hari prasath" w:date="2020-08-10T15:46:00Z">
        <w:r w:rsidRPr="00032FFA" w:rsidDel="009167C1">
          <w:rPr>
            <w:rFonts w:ascii="Courier New" w:hAnsi="Courier New" w:cs="Courier New"/>
          </w:rPr>
          <w:delText>{</w:delText>
        </w:r>
      </w:del>
    </w:p>
    <w:p w14:paraId="10238289" w14:textId="3562D635" w:rsidR="001818DB" w:rsidRPr="00032FFA" w:rsidDel="009167C1" w:rsidRDefault="001818DB" w:rsidP="001818DB">
      <w:pPr>
        <w:ind w:left="720"/>
        <w:rPr>
          <w:del w:id="4295" w:author="hari prasath" w:date="2020-08-10T15:46:00Z"/>
          <w:rFonts w:ascii="Courier New" w:hAnsi="Courier New" w:cs="Courier New"/>
        </w:rPr>
      </w:pPr>
      <w:del w:id="4296" w:author="hari prasath" w:date="2020-08-10T15:46:00Z">
        <w:r w:rsidRPr="00032FFA" w:rsidDel="009167C1">
          <w:rPr>
            <w:rFonts w:ascii="Courier New" w:hAnsi="Courier New" w:cs="Courier New"/>
          </w:rPr>
          <w:delText>“hmac”:””,</w:delText>
        </w:r>
      </w:del>
    </w:p>
    <w:p w14:paraId="3D538B6D" w14:textId="154C8467" w:rsidR="001818DB" w:rsidRPr="00032FFA" w:rsidDel="009167C1" w:rsidRDefault="001818DB" w:rsidP="001818DB">
      <w:pPr>
        <w:ind w:left="720"/>
        <w:rPr>
          <w:del w:id="4297" w:author="hari prasath" w:date="2020-08-10T15:46:00Z"/>
          <w:rFonts w:ascii="Courier New" w:hAnsi="Courier New" w:cs="Courier New"/>
        </w:rPr>
      </w:pPr>
      <w:del w:id="4298" w:author="hari prasath" w:date="2020-08-10T15:46:00Z">
        <w:r w:rsidRPr="00032FFA" w:rsidDel="009167C1">
          <w:rPr>
            <w:rFonts w:ascii="Courier New" w:hAnsi="Courier New" w:cs="Courier New"/>
          </w:rPr>
          <w:delText>“payload”:{</w:delText>
        </w:r>
      </w:del>
    </w:p>
    <w:p w14:paraId="49189D47" w14:textId="185FB8CC" w:rsidR="001818DB" w:rsidRPr="00032FFA" w:rsidDel="009167C1" w:rsidRDefault="001818DB" w:rsidP="001818DB">
      <w:pPr>
        <w:ind w:left="720"/>
        <w:rPr>
          <w:del w:id="4299" w:author="hari prasath" w:date="2020-08-10T15:46:00Z"/>
          <w:rFonts w:ascii="Courier New" w:hAnsi="Courier New" w:cs="Courier New"/>
        </w:rPr>
      </w:pPr>
      <w:del w:id="4300" w:author="hari prasath" w:date="2020-08-10T15:46:00Z">
        <w:r w:rsidRPr="00032FFA" w:rsidDel="009167C1">
          <w:rPr>
            <w:rFonts w:ascii="Courier New" w:hAnsi="Courier New" w:cs="Courier New"/>
          </w:rPr>
          <w:delText>“device_uid” :</w:delText>
        </w:r>
        <w:r w:rsidRPr="00032FFA" w:rsidDel="009167C1">
          <w:rPr>
            <w:rFonts w:ascii="Courier New" w:hAnsi="Courier New" w:cs="Courier New"/>
            <w:color w:val="000000" w:themeColor="text1" w:themeShade="80"/>
            <w:sz w:val="20"/>
            <w:szCs w:val="20"/>
            <w:lang w:eastAsia="zh-CN"/>
          </w:rPr>
          <w:delText xml:space="preserve"> HUB1</w:delText>
        </w:r>
        <w:r w:rsidRPr="00032FFA" w:rsidDel="009167C1">
          <w:rPr>
            <w:rFonts w:ascii="Courier New" w:hAnsi="Courier New" w:cs="Courier New"/>
          </w:rPr>
          <w:delText xml:space="preserve"> ,</w:delText>
        </w:r>
      </w:del>
    </w:p>
    <w:p w14:paraId="50568DF9" w14:textId="7C43F339" w:rsidR="001818DB" w:rsidRPr="00032FFA" w:rsidDel="009167C1" w:rsidRDefault="001818DB" w:rsidP="001818DB">
      <w:pPr>
        <w:ind w:left="720"/>
        <w:rPr>
          <w:del w:id="4301" w:author="hari prasath" w:date="2020-08-10T15:46:00Z"/>
          <w:rFonts w:ascii="Courier New" w:hAnsi="Courier New" w:cs="Courier New"/>
        </w:rPr>
      </w:pPr>
      <w:del w:id="4302" w:author="hari prasath" w:date="2020-08-10T15:46:00Z">
        <w:r w:rsidRPr="00032FFA" w:rsidDel="009167C1">
          <w:rPr>
            <w:rFonts w:ascii="Courier New" w:hAnsi="Courier New" w:cs="Courier New"/>
          </w:rPr>
          <w:delText>“action”:10,</w:delText>
        </w:r>
      </w:del>
    </w:p>
    <w:p w14:paraId="239179DA" w14:textId="29AAB293" w:rsidR="001818DB" w:rsidRPr="00032FFA" w:rsidDel="009167C1" w:rsidRDefault="001818DB" w:rsidP="001818DB">
      <w:pPr>
        <w:ind w:left="720"/>
        <w:rPr>
          <w:del w:id="4303" w:author="hari prasath" w:date="2020-08-10T15:46:00Z"/>
          <w:rFonts w:ascii="Courier New" w:hAnsi="Courier New" w:cs="Courier New"/>
        </w:rPr>
      </w:pPr>
      <w:del w:id="4304" w:author="hari prasath" w:date="2020-08-10T15:46:00Z">
        <w:r w:rsidRPr="00032FFA" w:rsidDel="009167C1">
          <w:rPr>
            <w:rFonts w:ascii="Courier New" w:hAnsi="Courier New" w:cs="Courier New"/>
          </w:rPr>
          <w:delText xml:space="preserve">    “device_data”:[</w:delText>
        </w:r>
      </w:del>
    </w:p>
    <w:p w14:paraId="1EFC655B" w14:textId="2A506C78" w:rsidR="001818DB" w:rsidRPr="00032FFA" w:rsidDel="009167C1" w:rsidRDefault="001818DB" w:rsidP="001818DB">
      <w:pPr>
        <w:ind w:left="720"/>
        <w:rPr>
          <w:del w:id="4305" w:author="hari prasath" w:date="2020-08-10T15:46:00Z"/>
          <w:rFonts w:ascii="Courier New" w:hAnsi="Courier New" w:cs="Courier New"/>
        </w:rPr>
      </w:pPr>
      <w:del w:id="4306" w:author="hari prasath" w:date="2020-08-10T15:46:00Z">
        <w:r w:rsidRPr="00032FFA" w:rsidDel="009167C1">
          <w:rPr>
            <w:rFonts w:ascii="Courier New" w:hAnsi="Courier New" w:cs="Courier New"/>
          </w:rPr>
          <w:delText xml:space="preserve">       {</w:delText>
        </w:r>
      </w:del>
    </w:p>
    <w:p w14:paraId="53C920A2" w14:textId="3554068F" w:rsidR="001818DB" w:rsidRPr="00032FFA" w:rsidDel="009167C1" w:rsidRDefault="001818DB" w:rsidP="001818DB">
      <w:pPr>
        <w:ind w:left="720"/>
        <w:rPr>
          <w:del w:id="4307" w:author="hari prasath" w:date="2020-08-10T15:46:00Z"/>
          <w:rFonts w:ascii="Courier New" w:hAnsi="Courier New" w:cs="Courier New"/>
        </w:rPr>
      </w:pPr>
      <w:del w:id="4308" w:author="hari prasath" w:date="2020-08-10T15:46:00Z">
        <w:r w:rsidRPr="00032FFA" w:rsidDel="009167C1">
          <w:rPr>
            <w:rFonts w:ascii="Courier New" w:hAnsi="Courier New" w:cs="Courier New"/>
          </w:rPr>
          <w:delText xml:space="preserve">           “amenity-name”: “Room-101”,</w:delText>
        </w:r>
      </w:del>
    </w:p>
    <w:p w14:paraId="65F5D91D" w14:textId="6C4DD20C" w:rsidR="001818DB" w:rsidRPr="00032FFA" w:rsidDel="009167C1" w:rsidRDefault="001818DB" w:rsidP="001818DB">
      <w:pPr>
        <w:ind w:left="720"/>
        <w:rPr>
          <w:del w:id="4309" w:author="hari prasath" w:date="2020-08-10T15:46:00Z"/>
          <w:rFonts w:ascii="Courier New" w:hAnsi="Courier New" w:cs="Courier New"/>
        </w:rPr>
      </w:pPr>
      <w:del w:id="4310" w:author="hari prasath" w:date="2020-08-10T15:46:00Z">
        <w:r w:rsidRPr="00032FFA" w:rsidDel="009167C1">
          <w:rPr>
            <w:rFonts w:ascii="Courier New" w:hAnsi="Courier New" w:cs="Courier New"/>
          </w:rPr>
          <w:delText xml:space="preserve">           “turn_off_power”:1/0</w:delText>
        </w:r>
      </w:del>
    </w:p>
    <w:p w14:paraId="23972DD0" w14:textId="4A873FBC" w:rsidR="001818DB" w:rsidRPr="00032FFA" w:rsidDel="009167C1" w:rsidRDefault="001818DB" w:rsidP="001818DB">
      <w:pPr>
        <w:ind w:left="720"/>
        <w:rPr>
          <w:del w:id="4311" w:author="hari prasath" w:date="2020-08-10T15:46:00Z"/>
          <w:rFonts w:ascii="Courier New" w:hAnsi="Courier New" w:cs="Courier New"/>
        </w:rPr>
      </w:pPr>
      <w:del w:id="4312" w:author="hari prasath" w:date="2020-08-10T15:46:00Z">
        <w:r w:rsidRPr="00032FFA" w:rsidDel="009167C1">
          <w:rPr>
            <w:rFonts w:ascii="Courier New" w:hAnsi="Courier New" w:cs="Courier New"/>
          </w:rPr>
          <w:delText xml:space="preserve">       }</w:delText>
        </w:r>
      </w:del>
    </w:p>
    <w:p w14:paraId="79C55D33" w14:textId="6F79965F" w:rsidR="001818DB" w:rsidRPr="00032FFA" w:rsidDel="009167C1" w:rsidRDefault="001818DB" w:rsidP="001818DB">
      <w:pPr>
        <w:ind w:left="720"/>
        <w:rPr>
          <w:del w:id="4313" w:author="hari prasath" w:date="2020-08-10T15:46:00Z"/>
          <w:rFonts w:ascii="Courier New" w:hAnsi="Courier New" w:cs="Courier New"/>
        </w:rPr>
      </w:pPr>
      <w:del w:id="4314" w:author="hari prasath" w:date="2020-08-10T15:46:00Z">
        <w:r w:rsidRPr="00032FFA" w:rsidDel="009167C1">
          <w:rPr>
            <w:rFonts w:ascii="Courier New" w:hAnsi="Courier New" w:cs="Courier New"/>
          </w:rPr>
          <w:delText xml:space="preserve">   ]</w:delText>
        </w:r>
      </w:del>
    </w:p>
    <w:p w14:paraId="23956929" w14:textId="339CCB0E" w:rsidR="001818DB" w:rsidRPr="00032FFA" w:rsidDel="009167C1" w:rsidRDefault="001818DB" w:rsidP="001818DB">
      <w:pPr>
        <w:ind w:left="720"/>
        <w:rPr>
          <w:del w:id="4315" w:author="hari prasath" w:date="2020-08-10T15:46:00Z"/>
          <w:rFonts w:ascii="Courier New" w:hAnsi="Courier New" w:cs="Courier New"/>
        </w:rPr>
      </w:pPr>
      <w:del w:id="4316" w:author="hari prasath" w:date="2020-08-10T15:46:00Z">
        <w:r w:rsidRPr="00032FFA" w:rsidDel="009167C1">
          <w:rPr>
            <w:rFonts w:ascii="Courier New" w:hAnsi="Courier New" w:cs="Courier New"/>
          </w:rPr>
          <w:delText>}</w:delText>
        </w:r>
      </w:del>
    </w:p>
    <w:p w14:paraId="35F018A5" w14:textId="63C9CB2C" w:rsidR="001818DB" w:rsidDel="009167C1" w:rsidRDefault="001818DB" w:rsidP="001818DB">
      <w:pPr>
        <w:ind w:left="720"/>
        <w:rPr>
          <w:del w:id="4317" w:author="hari prasath" w:date="2020-08-10T15:46:00Z"/>
          <w:rFonts w:ascii="Courier New" w:hAnsi="Courier New" w:cs="Courier New"/>
        </w:rPr>
      </w:pPr>
      <w:del w:id="4318" w:author="hari prasath" w:date="2020-08-10T15:46:00Z">
        <w:r w:rsidRPr="00032FFA" w:rsidDel="009167C1">
          <w:rPr>
            <w:rFonts w:ascii="Courier New" w:hAnsi="Courier New" w:cs="Courier New"/>
          </w:rPr>
          <w:delText>}</w:delText>
        </w:r>
      </w:del>
    </w:p>
    <w:p w14:paraId="2F887B55" w14:textId="7469FDC7" w:rsidR="004B7737" w:rsidDel="003654AE" w:rsidRDefault="004B7737">
      <w:pPr>
        <w:pStyle w:val="Heading2"/>
        <w:rPr>
          <w:moveFrom w:id="4319" w:author="hari prasath" w:date="2020-08-10T15:44:00Z"/>
        </w:rPr>
        <w:pPrChange w:id="4320" w:author="hari prasath" w:date="2020-07-16T20:12:00Z">
          <w:pPr/>
        </w:pPrChange>
      </w:pPr>
      <w:moveFromRangeStart w:id="4321" w:author="hari prasath" w:date="2020-08-10T15:44:00Z" w:name="move47966685"/>
      <w:moveFrom w:id="4322" w:author="hari prasath" w:date="2020-08-10T15:44:00Z">
        <w:r w:rsidDel="003654AE">
          <w:br w:type="page"/>
        </w:r>
        <w:bookmarkStart w:id="4323" w:name="_Toc46169423"/>
        <w:bookmarkStart w:id="4324" w:name="_Toc46231720"/>
        <w:bookmarkStart w:id="4325" w:name="_Toc46836693"/>
        <w:bookmarkStart w:id="4326" w:name="_Toc47031471"/>
        <w:bookmarkStart w:id="4327" w:name="_Toc47116328"/>
        <w:bookmarkStart w:id="4328" w:name="_Toc47445394"/>
        <w:bookmarkEnd w:id="4323"/>
        <w:bookmarkEnd w:id="4324"/>
        <w:bookmarkEnd w:id="4325"/>
        <w:bookmarkEnd w:id="4326"/>
        <w:bookmarkEnd w:id="4327"/>
        <w:bookmarkEnd w:id="4328"/>
      </w:moveFrom>
    </w:p>
    <w:p w14:paraId="19BDD4DF" w14:textId="77777777" w:rsidR="004B7737" w:rsidDel="003654AE" w:rsidRDefault="004B7737">
      <w:pPr>
        <w:pStyle w:val="Heading2"/>
        <w:rPr>
          <w:moveFrom w:id="4329" w:author="hari prasath" w:date="2020-08-10T15:44:00Z"/>
        </w:rPr>
        <w:pPrChange w:id="4330" w:author="hari prasath" w:date="2020-07-16T20:12:00Z">
          <w:pPr>
            <w:ind w:left="720"/>
          </w:pPr>
        </w:pPrChange>
      </w:pPr>
      <w:bookmarkStart w:id="4331" w:name="_Toc46169424"/>
      <w:bookmarkStart w:id="4332" w:name="_Toc46231721"/>
      <w:bookmarkStart w:id="4333" w:name="_Toc46836694"/>
      <w:bookmarkStart w:id="4334" w:name="_Toc47031472"/>
      <w:bookmarkStart w:id="4335" w:name="_Toc47116329"/>
      <w:bookmarkStart w:id="4336" w:name="_Toc47445395"/>
      <w:bookmarkEnd w:id="4331"/>
      <w:bookmarkEnd w:id="4332"/>
      <w:bookmarkEnd w:id="4333"/>
      <w:bookmarkEnd w:id="4334"/>
      <w:bookmarkEnd w:id="4335"/>
      <w:bookmarkEnd w:id="4336"/>
    </w:p>
    <w:p w14:paraId="6E7A0FFA" w14:textId="37270507" w:rsidR="00867CC5" w:rsidRPr="00A2695F" w:rsidDel="009167C1" w:rsidRDefault="0057612A">
      <w:pPr>
        <w:pStyle w:val="Heading2"/>
        <w:rPr>
          <w:moveFrom w:id="4337" w:author="hari prasath" w:date="2020-08-10T15:44:00Z"/>
        </w:rPr>
      </w:pPr>
      <w:moveFrom w:id="4338" w:author="hari prasath" w:date="2020-08-10T15:44:00Z">
        <w:r w:rsidDel="009167C1">
          <w:t xml:space="preserve"> </w:t>
        </w:r>
        <w:bookmarkStart w:id="4339" w:name="_Toc45218949"/>
        <w:bookmarkStart w:id="4340" w:name="_Toc45305237"/>
        <w:bookmarkStart w:id="4341" w:name="_Toc45218950"/>
        <w:bookmarkStart w:id="4342" w:name="_Toc45305238"/>
        <w:bookmarkStart w:id="4343" w:name="_Toc45218951"/>
        <w:bookmarkStart w:id="4344" w:name="_Toc45305239"/>
        <w:bookmarkStart w:id="4345" w:name="_Toc45218952"/>
        <w:bookmarkStart w:id="4346" w:name="_Toc45305240"/>
        <w:bookmarkStart w:id="4347" w:name="_Toc45218953"/>
        <w:bookmarkStart w:id="4348" w:name="_Toc45305241"/>
        <w:bookmarkStart w:id="4349" w:name="_Toc45218954"/>
        <w:bookmarkStart w:id="4350" w:name="_Toc45305242"/>
        <w:bookmarkStart w:id="4351" w:name="_Toc45218955"/>
        <w:bookmarkStart w:id="4352" w:name="_Toc45305243"/>
        <w:bookmarkStart w:id="4353" w:name="_Toc45218956"/>
        <w:bookmarkStart w:id="4354" w:name="_Toc45305244"/>
        <w:bookmarkStart w:id="4355" w:name="_Toc45218957"/>
        <w:bookmarkStart w:id="4356" w:name="_Toc45305245"/>
        <w:bookmarkStart w:id="4357" w:name="_Toc45218958"/>
        <w:bookmarkStart w:id="4358" w:name="_Toc45305246"/>
        <w:bookmarkStart w:id="4359" w:name="_Toc45218959"/>
        <w:bookmarkStart w:id="4360" w:name="_Toc45305247"/>
        <w:bookmarkStart w:id="4361" w:name="_Toc45218960"/>
        <w:bookmarkStart w:id="4362" w:name="_Toc45305248"/>
        <w:bookmarkStart w:id="4363" w:name="_Toc45218961"/>
        <w:bookmarkStart w:id="4364" w:name="_Toc45305249"/>
        <w:bookmarkStart w:id="4365" w:name="_Toc45218962"/>
        <w:bookmarkStart w:id="4366" w:name="_Toc45305250"/>
        <w:bookmarkStart w:id="4367" w:name="_Toc45218963"/>
        <w:bookmarkStart w:id="4368" w:name="_Toc45305251"/>
        <w:bookmarkStart w:id="4369" w:name="_Toc45218964"/>
        <w:bookmarkStart w:id="4370" w:name="_Toc45305252"/>
        <w:bookmarkStart w:id="4371" w:name="_Toc45218965"/>
        <w:bookmarkStart w:id="4372" w:name="_Toc45305253"/>
        <w:bookmarkStart w:id="4373" w:name="_Toc45218966"/>
        <w:bookmarkStart w:id="4374" w:name="_Toc45305254"/>
        <w:bookmarkStart w:id="4375" w:name="_Toc45218967"/>
        <w:bookmarkStart w:id="4376" w:name="_Toc45305255"/>
        <w:bookmarkStart w:id="4377" w:name="_Toc45218968"/>
        <w:bookmarkStart w:id="4378" w:name="_Toc45305256"/>
        <w:bookmarkStart w:id="4379" w:name="_Toc45218969"/>
        <w:bookmarkStart w:id="4380" w:name="_Toc45305257"/>
        <w:bookmarkStart w:id="4381" w:name="_Toc45218970"/>
        <w:bookmarkStart w:id="4382" w:name="_Toc45305258"/>
        <w:bookmarkStart w:id="4383" w:name="_Toc45218971"/>
        <w:bookmarkStart w:id="4384" w:name="_Toc45305259"/>
        <w:bookmarkStart w:id="4385" w:name="_Toc45218972"/>
        <w:bookmarkStart w:id="4386" w:name="_Toc45305260"/>
        <w:bookmarkStart w:id="4387" w:name="_Toc45218973"/>
        <w:bookmarkStart w:id="4388" w:name="_Toc45305261"/>
        <w:bookmarkStart w:id="4389" w:name="_Toc45218974"/>
        <w:bookmarkStart w:id="4390" w:name="_Toc45305262"/>
        <w:bookmarkStart w:id="4391" w:name="_Toc45218975"/>
        <w:bookmarkStart w:id="4392" w:name="_Toc45305263"/>
        <w:bookmarkStart w:id="4393" w:name="_Toc45218976"/>
        <w:bookmarkStart w:id="4394" w:name="_Toc45305264"/>
        <w:bookmarkEnd w:id="4339"/>
        <w:bookmarkEnd w:id="4340"/>
        <w:bookmarkEnd w:id="4341"/>
        <w:bookmarkEnd w:id="4342"/>
        <w:bookmarkEnd w:id="4343"/>
        <w:bookmarkEnd w:id="4344"/>
        <w:bookmarkEnd w:id="4345"/>
        <w:bookmarkEnd w:id="4346"/>
        <w:bookmarkEnd w:id="4347"/>
        <w:bookmarkEnd w:id="4348"/>
        <w:bookmarkEnd w:id="4349"/>
        <w:bookmarkEnd w:id="4350"/>
        <w:bookmarkEnd w:id="4351"/>
        <w:bookmarkEnd w:id="4352"/>
        <w:bookmarkEnd w:id="4353"/>
        <w:bookmarkEnd w:id="4354"/>
        <w:bookmarkEnd w:id="4355"/>
        <w:bookmarkEnd w:id="4356"/>
        <w:bookmarkEnd w:id="4357"/>
        <w:bookmarkEnd w:id="4358"/>
        <w:bookmarkEnd w:id="4359"/>
        <w:bookmarkEnd w:id="4360"/>
        <w:bookmarkEnd w:id="4361"/>
        <w:bookmarkEnd w:id="4362"/>
        <w:bookmarkEnd w:id="4363"/>
        <w:bookmarkEnd w:id="4364"/>
        <w:bookmarkEnd w:id="4365"/>
        <w:bookmarkEnd w:id="4366"/>
        <w:bookmarkEnd w:id="4367"/>
        <w:bookmarkEnd w:id="4368"/>
        <w:bookmarkEnd w:id="4369"/>
        <w:bookmarkEnd w:id="4370"/>
        <w:bookmarkEnd w:id="4371"/>
        <w:bookmarkEnd w:id="4372"/>
        <w:bookmarkEnd w:id="4373"/>
        <w:bookmarkEnd w:id="4374"/>
        <w:bookmarkEnd w:id="4375"/>
        <w:bookmarkEnd w:id="4376"/>
        <w:bookmarkEnd w:id="4377"/>
        <w:bookmarkEnd w:id="4378"/>
        <w:bookmarkEnd w:id="4379"/>
        <w:bookmarkEnd w:id="4380"/>
        <w:bookmarkEnd w:id="4381"/>
        <w:bookmarkEnd w:id="4382"/>
        <w:bookmarkEnd w:id="4383"/>
        <w:bookmarkEnd w:id="4384"/>
        <w:bookmarkEnd w:id="4385"/>
        <w:bookmarkEnd w:id="4386"/>
        <w:bookmarkEnd w:id="4387"/>
        <w:bookmarkEnd w:id="4388"/>
        <w:bookmarkEnd w:id="4389"/>
        <w:bookmarkEnd w:id="4390"/>
        <w:bookmarkEnd w:id="4391"/>
        <w:bookmarkEnd w:id="4392"/>
        <w:bookmarkEnd w:id="4393"/>
        <w:bookmarkEnd w:id="4394"/>
        <w:r w:rsidR="00867CC5" w:rsidRPr="00A2695F" w:rsidDel="009167C1">
          <w:t>Maintenance</w:t>
        </w:r>
        <w:r w:rsidR="007C05B4" w:rsidRPr="00A2695F" w:rsidDel="009167C1">
          <w:t xml:space="preserve"> ON</w:t>
        </w:r>
        <w:r w:rsidR="00D46B1D" w:rsidDel="009167C1">
          <w:t>/OFF</w:t>
        </w:r>
        <w:r w:rsidR="007C05B4" w:rsidRPr="00A2695F" w:rsidDel="009167C1">
          <w:t xml:space="preserve"> packet</w:t>
        </w:r>
      </w:moveFrom>
    </w:p>
    <w:p w14:paraId="5BC3EA79" w14:textId="53F99ACB" w:rsidR="007C05B4" w:rsidDel="009167C1" w:rsidRDefault="007C05B4" w:rsidP="00A80776">
      <w:pPr>
        <w:ind w:firstLine="576"/>
        <w:rPr>
          <w:moveFrom w:id="4395" w:author="hari prasath" w:date="2020-08-10T15:44:00Z"/>
          <w:rFonts w:asciiTheme="minorHAnsi" w:hAnsiTheme="minorHAnsi" w:cstheme="minorHAnsi"/>
        </w:rPr>
      </w:pPr>
      <w:moveFrom w:id="4396" w:author="hari prasath" w:date="2020-08-10T15:44:00Z">
        <w:r w:rsidRPr="00A2695F" w:rsidDel="009167C1">
          <w:rPr>
            <w:rFonts w:asciiTheme="minorHAnsi" w:hAnsiTheme="minorHAnsi" w:cstheme="minorHAnsi"/>
          </w:rPr>
          <w:t>Sensor receives this packet to turn ON/OFF maintenance mode</w:t>
        </w:r>
      </w:moveFrom>
    </w:p>
    <w:p w14:paraId="0606F928" w14:textId="32C87114" w:rsidR="00BA251E" w:rsidRPr="00A2695F" w:rsidDel="009167C1" w:rsidRDefault="00A675F7" w:rsidP="00BA251E">
      <w:pPr>
        <w:pStyle w:val="Heading3"/>
        <w:rPr>
          <w:moveFrom w:id="4397" w:author="hari prasath" w:date="2020-08-10T15:44:00Z"/>
        </w:rPr>
      </w:pPr>
      <w:moveFrom w:id="4398" w:author="hari prasath" w:date="2020-08-10T15:44:00Z">
        <w:r w:rsidDel="009167C1">
          <w:t>Amenos</w:t>
        </w:r>
        <w:r w:rsidR="00BA251E" w:rsidDel="009167C1">
          <w:t xml:space="preserve"> maintenance ON/OFF packet</w:t>
        </w:r>
      </w:moveFrom>
    </w:p>
    <w:p w14:paraId="549114CC" w14:textId="744F260C" w:rsidR="00867CC5" w:rsidRPr="00956093" w:rsidDel="009167C1" w:rsidRDefault="00867CC5" w:rsidP="00A80776">
      <w:pPr>
        <w:ind w:left="720"/>
        <w:rPr>
          <w:moveFrom w:id="4399" w:author="hari prasath" w:date="2020-08-10T15:44:00Z"/>
          <w:rFonts w:ascii="Courier New" w:hAnsi="Courier New" w:cs="Courier New"/>
        </w:rPr>
      </w:pPr>
      <w:moveFrom w:id="4400" w:author="hari prasath" w:date="2020-08-10T15:44:00Z">
        <w:r w:rsidRPr="00956093" w:rsidDel="009167C1">
          <w:rPr>
            <w:rFonts w:ascii="Courier New" w:hAnsi="Courier New" w:cs="Courier New"/>
          </w:rPr>
          <w:t>{</w:t>
        </w:r>
      </w:moveFrom>
    </w:p>
    <w:p w14:paraId="5CD7C8D3" w14:textId="39FAFAB8" w:rsidR="00867CC5" w:rsidRPr="00956093" w:rsidDel="009167C1" w:rsidRDefault="00867CC5" w:rsidP="00A80776">
      <w:pPr>
        <w:ind w:left="720"/>
        <w:rPr>
          <w:moveFrom w:id="4401" w:author="hari prasath" w:date="2020-08-10T15:44:00Z"/>
          <w:rFonts w:ascii="Courier New" w:hAnsi="Courier New" w:cs="Courier New"/>
        </w:rPr>
      </w:pPr>
      <w:moveFrom w:id="4402" w:author="hari prasath" w:date="2020-08-10T15:44:00Z">
        <w:r w:rsidRPr="00956093" w:rsidDel="009167C1">
          <w:rPr>
            <w:rFonts w:ascii="Courier New" w:hAnsi="Courier New" w:cs="Courier New"/>
          </w:rPr>
          <w:t>“hmac”:’’,</w:t>
        </w:r>
      </w:moveFrom>
    </w:p>
    <w:p w14:paraId="5D402403" w14:textId="4F4233F6" w:rsidR="00867CC5" w:rsidRPr="00956093" w:rsidDel="009167C1" w:rsidRDefault="00867CC5" w:rsidP="00A80776">
      <w:pPr>
        <w:ind w:left="720"/>
        <w:rPr>
          <w:moveFrom w:id="4403" w:author="hari prasath" w:date="2020-08-10T15:44:00Z"/>
          <w:rFonts w:ascii="Courier New" w:hAnsi="Courier New" w:cs="Courier New"/>
        </w:rPr>
      </w:pPr>
      <w:moveFrom w:id="4404" w:author="hari prasath" w:date="2020-08-10T15:44:00Z">
        <w:r w:rsidRPr="00956093" w:rsidDel="009167C1">
          <w:rPr>
            <w:rFonts w:ascii="Courier New" w:hAnsi="Courier New" w:cs="Courier New"/>
          </w:rPr>
          <w:t>“payload”:</w:t>
        </w:r>
      </w:moveFrom>
    </w:p>
    <w:p w14:paraId="00B26D5F" w14:textId="065978A2" w:rsidR="00867CC5" w:rsidRPr="00956093" w:rsidDel="009167C1" w:rsidRDefault="00867CC5" w:rsidP="00A80776">
      <w:pPr>
        <w:ind w:left="720"/>
        <w:rPr>
          <w:moveFrom w:id="4405" w:author="hari prasath" w:date="2020-08-10T15:44:00Z"/>
          <w:rFonts w:ascii="Courier New" w:hAnsi="Courier New" w:cs="Courier New"/>
        </w:rPr>
      </w:pPr>
      <w:moveFrom w:id="4406" w:author="hari prasath" w:date="2020-08-10T15:44:00Z">
        <w:r w:rsidRPr="00956093" w:rsidDel="009167C1">
          <w:rPr>
            <w:rFonts w:ascii="Courier New" w:hAnsi="Courier New" w:cs="Courier New"/>
          </w:rPr>
          <w:t>{</w:t>
        </w:r>
      </w:moveFrom>
    </w:p>
    <w:p w14:paraId="581A86AA" w14:textId="302F6649" w:rsidR="00867CC5" w:rsidRPr="00956093" w:rsidDel="009167C1" w:rsidRDefault="002F6C37" w:rsidP="00A80776">
      <w:pPr>
        <w:ind w:left="720"/>
        <w:rPr>
          <w:moveFrom w:id="4407" w:author="hari prasath" w:date="2020-08-10T15:44:00Z"/>
          <w:rFonts w:ascii="Courier New" w:hAnsi="Courier New" w:cs="Courier New"/>
        </w:rPr>
      </w:pPr>
      <w:moveFrom w:id="4408" w:author="hari prasath" w:date="2020-08-10T15:44:00Z">
        <w:r w:rsidDel="009167C1">
          <w:rPr>
            <w:rFonts w:ascii="Courier New" w:hAnsi="Courier New" w:cs="Courier New"/>
          </w:rPr>
          <w:t xml:space="preserve">  </w:t>
        </w:r>
        <w:r w:rsidR="00867CC5" w:rsidRPr="00956093" w:rsidDel="009167C1">
          <w:rPr>
            <w:rFonts w:ascii="Courier New" w:hAnsi="Courier New" w:cs="Courier New"/>
          </w:rPr>
          <w:t>“device_uid”: “031219010010002”,</w:t>
        </w:r>
      </w:moveFrom>
    </w:p>
    <w:p w14:paraId="0CAD0799" w14:textId="646EBF10" w:rsidR="00867CC5" w:rsidRPr="00956093" w:rsidDel="009167C1" w:rsidRDefault="00867CC5" w:rsidP="00A80776">
      <w:pPr>
        <w:ind w:left="720"/>
        <w:rPr>
          <w:moveFrom w:id="4409" w:author="hari prasath" w:date="2020-08-10T15:44:00Z"/>
          <w:rFonts w:ascii="Courier New" w:hAnsi="Courier New" w:cs="Courier New"/>
        </w:rPr>
      </w:pPr>
      <w:moveFrom w:id="4410" w:author="hari prasath" w:date="2020-08-10T15:44:00Z">
        <w:r w:rsidRPr="00956093" w:rsidDel="009167C1">
          <w:rPr>
            <w:rFonts w:ascii="Courier New" w:hAnsi="Courier New" w:cs="Courier New"/>
          </w:rPr>
          <w:t xml:space="preserve">  “action”: 6,</w:t>
        </w:r>
      </w:moveFrom>
    </w:p>
    <w:p w14:paraId="65091D5F" w14:textId="5F35F5FC" w:rsidR="00867CC5" w:rsidRPr="00956093" w:rsidDel="009167C1" w:rsidRDefault="00867CC5" w:rsidP="00A80776">
      <w:pPr>
        <w:ind w:left="720"/>
        <w:rPr>
          <w:moveFrom w:id="4411" w:author="hari prasath" w:date="2020-08-10T15:44:00Z"/>
          <w:rFonts w:ascii="Courier New" w:hAnsi="Courier New" w:cs="Courier New"/>
        </w:rPr>
      </w:pPr>
      <w:moveFrom w:id="4412" w:author="hari prasath" w:date="2020-08-10T15:44:00Z">
        <w:r w:rsidRPr="00956093" w:rsidDel="009167C1">
          <w:rPr>
            <w:rFonts w:ascii="Courier New" w:hAnsi="Courier New" w:cs="Courier New"/>
          </w:rPr>
          <w:t xml:space="preserve">          “</w:t>
        </w:r>
        <w:r w:rsidR="002F6C37" w:rsidDel="009167C1">
          <w:rPr>
            <w:rFonts w:ascii="Courier New" w:hAnsi="Courier New" w:cs="Courier New"/>
          </w:rPr>
          <w:t>device_</w:t>
        </w:r>
        <w:r w:rsidRPr="00956093" w:rsidDel="009167C1">
          <w:rPr>
            <w:rFonts w:ascii="Courier New" w:hAnsi="Courier New" w:cs="Courier New"/>
          </w:rPr>
          <w:t>data”:[</w:t>
        </w:r>
      </w:moveFrom>
    </w:p>
    <w:p w14:paraId="29B8A678" w14:textId="6563A718" w:rsidR="00867CC5" w:rsidRPr="00956093" w:rsidDel="009167C1" w:rsidRDefault="00867CC5" w:rsidP="00A80776">
      <w:pPr>
        <w:ind w:left="720"/>
        <w:rPr>
          <w:moveFrom w:id="4413" w:author="hari prasath" w:date="2020-08-10T15:44:00Z"/>
          <w:rFonts w:ascii="Courier New" w:hAnsi="Courier New" w:cs="Courier New"/>
        </w:rPr>
      </w:pPr>
      <w:moveFrom w:id="4414" w:author="hari prasath" w:date="2020-08-10T15:44:00Z">
        <w:r w:rsidRPr="00956093" w:rsidDel="009167C1">
          <w:rPr>
            <w:rFonts w:ascii="Courier New" w:hAnsi="Courier New" w:cs="Courier New"/>
          </w:rPr>
          <w:t>{</w:t>
        </w:r>
      </w:moveFrom>
    </w:p>
    <w:p w14:paraId="2BD72515" w14:textId="59F4267B" w:rsidR="00867CC5" w:rsidRPr="00956093" w:rsidDel="009167C1" w:rsidRDefault="00867CC5" w:rsidP="00A80776">
      <w:pPr>
        <w:ind w:left="720"/>
        <w:rPr>
          <w:moveFrom w:id="4415" w:author="hari prasath" w:date="2020-08-10T15:44:00Z"/>
          <w:rFonts w:ascii="Courier New" w:hAnsi="Courier New" w:cs="Courier New"/>
        </w:rPr>
      </w:pPr>
      <w:moveFrom w:id="4416" w:author="hari prasath" w:date="2020-08-10T15:44:00Z">
        <w:r w:rsidRPr="00956093" w:rsidDel="009167C1">
          <w:rPr>
            <w:rFonts w:ascii="Courier New" w:hAnsi="Courier New" w:cs="Courier New"/>
          </w:rPr>
          <w:t xml:space="preserve">    “maintenance_mode”: 1</w:t>
        </w:r>
        <w:r w:rsidR="007542B6" w:rsidDel="009167C1">
          <w:rPr>
            <w:rFonts w:ascii="Courier New" w:hAnsi="Courier New" w:cs="Courier New"/>
          </w:rPr>
          <w:t>/0</w:t>
        </w:r>
      </w:moveFrom>
    </w:p>
    <w:p w14:paraId="77B66826" w14:textId="58439DF1" w:rsidR="00867CC5" w:rsidRPr="00956093" w:rsidDel="009167C1" w:rsidRDefault="00867CC5" w:rsidP="00A80776">
      <w:pPr>
        <w:ind w:left="720"/>
        <w:rPr>
          <w:moveFrom w:id="4417" w:author="hari prasath" w:date="2020-08-10T15:44:00Z"/>
          <w:rFonts w:ascii="Courier New" w:hAnsi="Courier New" w:cs="Courier New"/>
        </w:rPr>
      </w:pPr>
      <w:moveFrom w:id="4418" w:author="hari prasath" w:date="2020-08-10T15:44:00Z">
        <w:r w:rsidRPr="00956093" w:rsidDel="009167C1">
          <w:rPr>
            <w:rFonts w:ascii="Courier New" w:hAnsi="Courier New" w:cs="Courier New"/>
          </w:rPr>
          <w:t>}</w:t>
        </w:r>
      </w:moveFrom>
    </w:p>
    <w:p w14:paraId="2BC66B9F" w14:textId="1C0A6871" w:rsidR="00867CC5" w:rsidRPr="00956093" w:rsidDel="009167C1" w:rsidRDefault="00867CC5" w:rsidP="00A80776">
      <w:pPr>
        <w:ind w:left="720"/>
        <w:rPr>
          <w:moveFrom w:id="4419" w:author="hari prasath" w:date="2020-08-10T15:44:00Z"/>
          <w:rFonts w:ascii="Courier New" w:hAnsi="Courier New" w:cs="Courier New"/>
        </w:rPr>
      </w:pPr>
      <w:moveFrom w:id="4420" w:author="hari prasath" w:date="2020-08-10T15:44:00Z">
        <w:r w:rsidRPr="00956093" w:rsidDel="009167C1">
          <w:rPr>
            <w:rFonts w:ascii="Courier New" w:hAnsi="Courier New" w:cs="Courier New"/>
          </w:rPr>
          <w:t>]</w:t>
        </w:r>
      </w:moveFrom>
    </w:p>
    <w:p w14:paraId="761B894D" w14:textId="2803D646" w:rsidR="00867CC5" w:rsidRPr="00956093" w:rsidDel="009167C1" w:rsidRDefault="00867CC5" w:rsidP="00A80776">
      <w:pPr>
        <w:ind w:left="720"/>
        <w:rPr>
          <w:moveFrom w:id="4421" w:author="hari prasath" w:date="2020-08-10T15:44:00Z"/>
          <w:rFonts w:ascii="Courier New" w:hAnsi="Courier New" w:cs="Courier New"/>
        </w:rPr>
      </w:pPr>
      <w:moveFrom w:id="4422" w:author="hari prasath" w:date="2020-08-10T15:44:00Z">
        <w:r w:rsidRPr="00956093" w:rsidDel="009167C1">
          <w:rPr>
            <w:rFonts w:ascii="Courier New" w:hAnsi="Courier New" w:cs="Courier New"/>
          </w:rPr>
          <w:t>}</w:t>
        </w:r>
      </w:moveFrom>
    </w:p>
    <w:p w14:paraId="196F474F" w14:textId="51ADFE8F" w:rsidR="00867CC5" w:rsidDel="009167C1" w:rsidRDefault="00867CC5" w:rsidP="00A80776">
      <w:pPr>
        <w:ind w:left="720"/>
        <w:rPr>
          <w:moveFrom w:id="4423" w:author="hari prasath" w:date="2020-08-10T15:44:00Z"/>
          <w:rFonts w:ascii="Courier New" w:hAnsi="Courier New" w:cs="Courier New"/>
        </w:rPr>
      </w:pPr>
      <w:moveFrom w:id="4424" w:author="hari prasath" w:date="2020-08-10T15:44:00Z">
        <w:r w:rsidRPr="00956093" w:rsidDel="009167C1">
          <w:rPr>
            <w:rFonts w:ascii="Courier New" w:hAnsi="Courier New" w:cs="Courier New"/>
          </w:rPr>
          <w:t>}</w:t>
        </w:r>
      </w:moveFrom>
    </w:p>
    <w:p w14:paraId="28BD01E8" w14:textId="1B0B98A8" w:rsidR="00BA251E" w:rsidRPr="00BA251E" w:rsidDel="009167C1" w:rsidRDefault="00BA251E" w:rsidP="00A80776">
      <w:pPr>
        <w:ind w:left="720"/>
        <w:rPr>
          <w:moveFrom w:id="4425" w:author="hari prasath" w:date="2020-08-10T15:44:00Z"/>
        </w:rPr>
      </w:pPr>
    </w:p>
    <w:p w14:paraId="75FEEB28" w14:textId="4B2CFC9F" w:rsidR="007C05B4" w:rsidRPr="00956093" w:rsidDel="009167C1" w:rsidRDefault="007C05B4" w:rsidP="00A80776">
      <w:pPr>
        <w:ind w:left="720"/>
        <w:rPr>
          <w:moveFrom w:id="4426" w:author="hari prasath" w:date="2020-08-10T15:44:00Z"/>
          <w:rFonts w:ascii="Courier New" w:hAnsi="Courier New" w:cs="Courier New"/>
        </w:rPr>
      </w:pPr>
      <w:moveFrom w:id="4427" w:author="hari prasath" w:date="2020-08-10T15:44:00Z">
        <w:r w:rsidRPr="00956093" w:rsidDel="009167C1">
          <w:rPr>
            <w:rFonts w:ascii="Courier New" w:hAnsi="Courier New" w:cs="Courier New"/>
          </w:rPr>
          <w:t>(NOTE:  “maintenance_mode” indicates the state of maintenance</w:t>
        </w:r>
      </w:moveFrom>
    </w:p>
    <w:p w14:paraId="4F90617B" w14:textId="0E667673" w:rsidR="007C05B4" w:rsidRPr="00956093" w:rsidDel="009167C1" w:rsidRDefault="007C05B4" w:rsidP="00A80776">
      <w:pPr>
        <w:ind w:left="720"/>
        <w:rPr>
          <w:moveFrom w:id="4428" w:author="hari prasath" w:date="2020-08-10T15:44:00Z"/>
          <w:rFonts w:ascii="Courier New" w:hAnsi="Courier New" w:cs="Courier New"/>
        </w:rPr>
      </w:pPr>
      <w:moveFrom w:id="4429" w:author="hari prasath" w:date="2020-08-10T15:44:00Z">
        <w:r w:rsidRPr="00956093" w:rsidDel="009167C1">
          <w:rPr>
            <w:rFonts w:ascii="Courier New" w:hAnsi="Courier New" w:cs="Courier New"/>
          </w:rPr>
          <w:tab/>
          <w:t xml:space="preserve">   “maintenance_mode”:1 – </w:t>
        </w:r>
        <w:r w:rsidR="00110218" w:rsidRPr="00956093" w:rsidDel="009167C1">
          <w:rPr>
            <w:rFonts w:ascii="Courier New" w:hAnsi="Courier New" w:cs="Courier New"/>
          </w:rPr>
          <w:t>Turn ON maintenance</w:t>
        </w:r>
      </w:moveFrom>
    </w:p>
    <w:p w14:paraId="70F88093" w14:textId="35FC9A94" w:rsidR="007C05B4" w:rsidRPr="00956093" w:rsidDel="009167C1" w:rsidRDefault="007C05B4" w:rsidP="00A80776">
      <w:pPr>
        <w:ind w:left="720"/>
        <w:rPr>
          <w:moveFrom w:id="4430" w:author="hari prasath" w:date="2020-08-10T15:44:00Z"/>
          <w:rFonts w:ascii="Courier New" w:hAnsi="Courier New" w:cs="Courier New"/>
        </w:rPr>
      </w:pPr>
      <w:moveFrom w:id="4431" w:author="hari prasath" w:date="2020-08-10T15:44:00Z">
        <w:r w:rsidRPr="00956093" w:rsidDel="009167C1">
          <w:rPr>
            <w:rFonts w:ascii="Courier New" w:hAnsi="Courier New" w:cs="Courier New"/>
          </w:rPr>
          <w:tab/>
          <w:t xml:space="preserve">   “maintenance_mode”:0 – </w:t>
        </w:r>
        <w:r w:rsidR="00110218" w:rsidRPr="00956093" w:rsidDel="009167C1">
          <w:rPr>
            <w:rFonts w:ascii="Courier New" w:hAnsi="Courier New" w:cs="Courier New"/>
          </w:rPr>
          <w:t>Turn OFF maintenance</w:t>
        </w:r>
        <w:r w:rsidRPr="00956093" w:rsidDel="009167C1">
          <w:rPr>
            <w:rFonts w:ascii="Courier New" w:hAnsi="Courier New" w:cs="Courier New"/>
          </w:rPr>
          <w:t>)</w:t>
        </w:r>
      </w:moveFrom>
    </w:p>
    <w:p w14:paraId="525C044D" w14:textId="455E8522" w:rsidR="00867CC5" w:rsidRPr="00A2695F" w:rsidDel="009167C1" w:rsidRDefault="00E56095" w:rsidP="002A3875">
      <w:pPr>
        <w:pStyle w:val="Heading2"/>
        <w:rPr>
          <w:del w:id="4432" w:author="hari prasath" w:date="2020-08-10T15:45:00Z"/>
        </w:rPr>
      </w:pPr>
      <w:moveFrom w:id="4433" w:author="hari prasath" w:date="2020-08-10T15:44:00Z">
        <w:del w:id="4434" w:author="hari prasath" w:date="2020-08-10T15:45:00Z">
          <w:r w:rsidDel="009167C1">
            <w:delText xml:space="preserve"> </w:delText>
          </w:r>
        </w:del>
      </w:moveFrom>
      <w:bookmarkStart w:id="4435" w:name="_Toc43229000"/>
      <w:bookmarkStart w:id="4436" w:name="_Toc43229048"/>
      <w:bookmarkStart w:id="4437" w:name="_Toc43313915"/>
      <w:bookmarkStart w:id="4438" w:name="_Toc43317210"/>
      <w:bookmarkStart w:id="4439" w:name="_Toc43229001"/>
      <w:bookmarkStart w:id="4440" w:name="_Toc43229049"/>
      <w:bookmarkStart w:id="4441" w:name="_Toc43313916"/>
      <w:bookmarkStart w:id="4442" w:name="_Toc43317211"/>
      <w:bookmarkEnd w:id="4435"/>
      <w:bookmarkEnd w:id="4436"/>
      <w:bookmarkEnd w:id="4437"/>
      <w:bookmarkEnd w:id="4438"/>
      <w:bookmarkEnd w:id="4439"/>
      <w:bookmarkEnd w:id="4440"/>
      <w:bookmarkEnd w:id="4441"/>
      <w:bookmarkEnd w:id="4442"/>
      <w:moveFromRangeEnd w:id="4321"/>
      <w:del w:id="4443" w:author="hari prasath" w:date="2020-08-10T15:45:00Z">
        <w:r w:rsidR="00867CC5" w:rsidRPr="00A2695F" w:rsidDel="009167C1">
          <w:delText xml:space="preserve">Mobile IP Address </w:delText>
        </w:r>
        <w:r w:rsidR="00110218" w:rsidRPr="00A2695F" w:rsidDel="009167C1">
          <w:delText xml:space="preserve">information </w:delText>
        </w:r>
      </w:del>
    </w:p>
    <w:p w14:paraId="2F1DD9D6" w14:textId="15AD17D0" w:rsidR="00110218" w:rsidDel="009167C1" w:rsidRDefault="00110218" w:rsidP="00A80776">
      <w:pPr>
        <w:ind w:left="576"/>
        <w:rPr>
          <w:del w:id="4444" w:author="hari prasath" w:date="2020-08-10T15:45:00Z"/>
          <w:rFonts w:asciiTheme="minorHAnsi" w:hAnsiTheme="minorHAnsi" w:cstheme="minorHAnsi"/>
        </w:rPr>
      </w:pPr>
      <w:del w:id="4445" w:author="hari prasath" w:date="2020-08-10T15:45:00Z">
        <w:r w:rsidRPr="00A2695F" w:rsidDel="009167C1">
          <w:rPr>
            <w:rFonts w:asciiTheme="minorHAnsi" w:hAnsiTheme="minorHAnsi" w:cstheme="minorHAnsi"/>
          </w:rPr>
          <w:delText xml:space="preserve">Sensor receives this packet to transfer log data to mobile </w:delText>
        </w:r>
      </w:del>
    </w:p>
    <w:p w14:paraId="273AB4BF" w14:textId="16BE231B" w:rsidR="001F5472" w:rsidRPr="00A2695F" w:rsidDel="009167C1" w:rsidRDefault="001F5472" w:rsidP="001F5472">
      <w:pPr>
        <w:pStyle w:val="Heading3"/>
        <w:rPr>
          <w:del w:id="4446" w:author="hari prasath" w:date="2020-08-10T15:45:00Z"/>
        </w:rPr>
      </w:pPr>
      <w:del w:id="4447" w:author="hari prasath" w:date="2020-08-10T15:45:00Z">
        <w:r w:rsidDel="009167C1">
          <w:delText>A</w:delText>
        </w:r>
        <w:r w:rsidR="00A675F7" w:rsidDel="009167C1">
          <w:delText>menos</w:delText>
        </w:r>
      </w:del>
    </w:p>
    <w:p w14:paraId="1234BA3D" w14:textId="43712E29" w:rsidR="002F6C37" w:rsidRPr="00956093" w:rsidDel="009167C1" w:rsidRDefault="002F6C37" w:rsidP="00A80776">
      <w:pPr>
        <w:ind w:left="720"/>
        <w:rPr>
          <w:del w:id="4448" w:author="hari prasath" w:date="2020-08-10T15:45:00Z"/>
          <w:rFonts w:ascii="Courier New" w:hAnsi="Courier New" w:cs="Courier New"/>
        </w:rPr>
      </w:pPr>
      <w:del w:id="4449" w:author="hari prasath" w:date="2020-08-10T15:45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0BD96824" w14:textId="153ABD21" w:rsidR="002F6C37" w:rsidRPr="00956093" w:rsidDel="009167C1" w:rsidRDefault="002F6C37" w:rsidP="00A80776">
      <w:pPr>
        <w:ind w:left="720"/>
        <w:rPr>
          <w:del w:id="4450" w:author="hari prasath" w:date="2020-08-10T15:45:00Z"/>
          <w:rFonts w:ascii="Courier New" w:hAnsi="Courier New" w:cs="Courier New"/>
        </w:rPr>
      </w:pPr>
      <w:del w:id="4451" w:author="hari prasath" w:date="2020-08-10T15:45:00Z">
        <w:r w:rsidRPr="00956093" w:rsidDel="009167C1">
          <w:rPr>
            <w:rFonts w:ascii="Courier New" w:hAnsi="Courier New" w:cs="Courier New"/>
          </w:rPr>
          <w:delText>“hmac”:’’,</w:delText>
        </w:r>
      </w:del>
    </w:p>
    <w:p w14:paraId="2E7CE679" w14:textId="1DD1D8B2" w:rsidR="002F6C37" w:rsidRPr="00956093" w:rsidDel="009167C1" w:rsidRDefault="002F6C37" w:rsidP="00A80776">
      <w:pPr>
        <w:ind w:left="720"/>
        <w:rPr>
          <w:del w:id="4452" w:author="hari prasath" w:date="2020-08-10T15:45:00Z"/>
          <w:rFonts w:ascii="Courier New" w:hAnsi="Courier New" w:cs="Courier New"/>
        </w:rPr>
      </w:pPr>
      <w:del w:id="4453" w:author="hari prasath" w:date="2020-08-10T15:45:00Z">
        <w:r w:rsidRPr="00956093" w:rsidDel="009167C1">
          <w:rPr>
            <w:rFonts w:ascii="Courier New" w:hAnsi="Courier New" w:cs="Courier New"/>
          </w:rPr>
          <w:delText>“payload”:</w:delText>
        </w:r>
      </w:del>
    </w:p>
    <w:p w14:paraId="08A28F0B" w14:textId="4E5674B3" w:rsidR="002F6C37" w:rsidRPr="00956093" w:rsidDel="009167C1" w:rsidRDefault="002F6C37" w:rsidP="00A80776">
      <w:pPr>
        <w:ind w:left="720"/>
        <w:rPr>
          <w:del w:id="4454" w:author="hari prasath" w:date="2020-08-10T15:45:00Z"/>
          <w:rFonts w:ascii="Courier New" w:hAnsi="Courier New" w:cs="Courier New"/>
        </w:rPr>
      </w:pPr>
      <w:del w:id="4455" w:author="hari prasath" w:date="2020-08-10T15:45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5F565FBA" w14:textId="6EA68D1D" w:rsidR="002F6C37" w:rsidRPr="00956093" w:rsidDel="009167C1" w:rsidRDefault="002F6C37" w:rsidP="00A80776">
      <w:pPr>
        <w:ind w:left="720"/>
        <w:rPr>
          <w:del w:id="4456" w:author="hari prasath" w:date="2020-08-10T15:45:00Z"/>
          <w:rFonts w:ascii="Courier New" w:hAnsi="Courier New" w:cs="Courier New"/>
        </w:rPr>
      </w:pPr>
      <w:del w:id="4457" w:author="hari prasath" w:date="2020-08-10T15:45:00Z">
        <w:r w:rsidDel="009167C1">
          <w:rPr>
            <w:rFonts w:ascii="Courier New" w:hAnsi="Courier New" w:cs="Courier New"/>
          </w:rPr>
          <w:delText xml:space="preserve">  </w:delText>
        </w:r>
        <w:r w:rsidRPr="00956093" w:rsidDel="009167C1">
          <w:rPr>
            <w:rFonts w:ascii="Courier New" w:hAnsi="Courier New" w:cs="Courier New"/>
          </w:rPr>
          <w:delText>“device_uid”: “031219010010002”,</w:delText>
        </w:r>
      </w:del>
    </w:p>
    <w:p w14:paraId="0FA34E65" w14:textId="7B3DF1E5" w:rsidR="002F6C37" w:rsidRPr="00956093" w:rsidDel="009167C1" w:rsidRDefault="002F6C37" w:rsidP="00A80776">
      <w:pPr>
        <w:ind w:left="720"/>
        <w:rPr>
          <w:del w:id="4458" w:author="hari prasath" w:date="2020-08-10T15:45:00Z"/>
          <w:rFonts w:ascii="Courier New" w:hAnsi="Courier New" w:cs="Courier New"/>
        </w:rPr>
      </w:pPr>
      <w:del w:id="4459" w:author="hari prasath" w:date="2020-08-10T15:45:00Z">
        <w:r w:rsidDel="009167C1">
          <w:rPr>
            <w:rFonts w:ascii="Courier New" w:hAnsi="Courier New" w:cs="Courier New"/>
          </w:rPr>
          <w:delText xml:space="preserve">  “action”: 8</w:delText>
        </w:r>
        <w:r w:rsidRPr="00956093" w:rsidDel="009167C1">
          <w:rPr>
            <w:rFonts w:ascii="Courier New" w:hAnsi="Courier New" w:cs="Courier New"/>
          </w:rPr>
          <w:delText>,</w:delText>
        </w:r>
      </w:del>
    </w:p>
    <w:p w14:paraId="07033AC8" w14:textId="761AC9D9" w:rsidR="002F6C37" w:rsidRPr="00956093" w:rsidDel="009167C1" w:rsidRDefault="002F6C37" w:rsidP="00A80776">
      <w:pPr>
        <w:ind w:left="720"/>
        <w:rPr>
          <w:del w:id="4460" w:author="hari prasath" w:date="2020-08-10T15:45:00Z"/>
          <w:rFonts w:ascii="Courier New" w:hAnsi="Courier New" w:cs="Courier New"/>
        </w:rPr>
      </w:pPr>
      <w:del w:id="4461" w:author="hari prasath" w:date="2020-08-10T15:45:00Z">
        <w:r w:rsidRPr="00956093" w:rsidDel="009167C1">
          <w:rPr>
            <w:rFonts w:ascii="Courier New" w:hAnsi="Courier New" w:cs="Courier New"/>
          </w:rPr>
          <w:delText xml:space="preserve">          “</w:delText>
        </w:r>
        <w:r w:rsidDel="009167C1">
          <w:rPr>
            <w:rFonts w:ascii="Courier New" w:hAnsi="Courier New" w:cs="Courier New"/>
          </w:rPr>
          <w:delText>device_</w:delText>
        </w:r>
        <w:r w:rsidRPr="00956093" w:rsidDel="009167C1">
          <w:rPr>
            <w:rFonts w:ascii="Courier New" w:hAnsi="Courier New" w:cs="Courier New"/>
          </w:rPr>
          <w:delText>data”:[</w:delText>
        </w:r>
      </w:del>
    </w:p>
    <w:p w14:paraId="21F2C614" w14:textId="32A30589" w:rsidR="002F6C37" w:rsidRPr="00956093" w:rsidDel="009167C1" w:rsidRDefault="002F6C37" w:rsidP="00A80776">
      <w:pPr>
        <w:ind w:left="720"/>
        <w:rPr>
          <w:del w:id="4462" w:author="hari prasath" w:date="2020-08-10T15:45:00Z"/>
          <w:rFonts w:ascii="Courier New" w:hAnsi="Courier New" w:cs="Courier New"/>
        </w:rPr>
      </w:pPr>
      <w:del w:id="4463" w:author="hari prasath" w:date="2020-08-10T15:45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79A5A250" w14:textId="7F4CF4F5" w:rsidR="002F6C37" w:rsidRPr="00956093" w:rsidDel="009167C1" w:rsidRDefault="002F6C37" w:rsidP="00A80776">
      <w:pPr>
        <w:ind w:left="720"/>
        <w:rPr>
          <w:del w:id="4464" w:author="hari prasath" w:date="2020-08-10T15:45:00Z"/>
          <w:rFonts w:ascii="Courier New" w:hAnsi="Courier New" w:cs="Courier New"/>
        </w:rPr>
      </w:pPr>
      <w:del w:id="4465" w:author="hari prasath" w:date="2020-08-10T15:45:00Z">
        <w:r w:rsidRPr="00956093" w:rsidDel="009167C1">
          <w:rPr>
            <w:rFonts w:ascii="Courier New" w:hAnsi="Courier New" w:cs="Courier New"/>
          </w:rPr>
          <w:delText xml:space="preserve">    “</w:delText>
        </w:r>
        <w:r w:rsidDel="009167C1">
          <w:rPr>
            <w:rFonts w:ascii="Courier New" w:hAnsi="Courier New" w:cs="Courier New"/>
          </w:rPr>
          <w:delText xml:space="preserve">ipaddr”: </w:delText>
        </w:r>
        <w:commentRangeStart w:id="4466"/>
        <w:r w:rsidDel="009167C1">
          <w:rPr>
            <w:rFonts w:ascii="Courier New" w:hAnsi="Courier New" w:cs="Courier New"/>
          </w:rPr>
          <w:delText>“02345d4f5”</w:delText>
        </w:r>
        <w:commentRangeEnd w:id="4466"/>
        <w:r w:rsidR="00C422BF" w:rsidDel="009167C1">
          <w:rPr>
            <w:rStyle w:val="CommentReference"/>
          </w:rPr>
          <w:commentReference w:id="4466"/>
        </w:r>
      </w:del>
    </w:p>
    <w:p w14:paraId="6250C7FA" w14:textId="2BA75FF8" w:rsidR="002F6C37" w:rsidRPr="00956093" w:rsidDel="009167C1" w:rsidRDefault="002F6C37" w:rsidP="00A80776">
      <w:pPr>
        <w:ind w:left="720"/>
        <w:rPr>
          <w:del w:id="4467" w:author="hari prasath" w:date="2020-08-10T15:45:00Z"/>
          <w:rFonts w:ascii="Courier New" w:hAnsi="Courier New" w:cs="Courier New"/>
        </w:rPr>
      </w:pPr>
      <w:del w:id="4468" w:author="hari prasath" w:date="2020-08-10T15:45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5014B7D5" w14:textId="2009FFA1" w:rsidR="002F6C37" w:rsidRPr="00956093" w:rsidDel="009167C1" w:rsidRDefault="002F6C37" w:rsidP="00A80776">
      <w:pPr>
        <w:ind w:left="720"/>
        <w:rPr>
          <w:del w:id="4469" w:author="hari prasath" w:date="2020-08-10T15:45:00Z"/>
          <w:rFonts w:ascii="Courier New" w:hAnsi="Courier New" w:cs="Courier New"/>
        </w:rPr>
      </w:pPr>
      <w:del w:id="4470" w:author="hari prasath" w:date="2020-08-10T15:45:00Z">
        <w:r w:rsidRPr="00956093" w:rsidDel="009167C1">
          <w:rPr>
            <w:rFonts w:ascii="Courier New" w:hAnsi="Courier New" w:cs="Courier New"/>
          </w:rPr>
          <w:delText>]</w:delText>
        </w:r>
      </w:del>
    </w:p>
    <w:p w14:paraId="45DD4371" w14:textId="3C33EE8C" w:rsidR="002F6C37" w:rsidRPr="00956093" w:rsidDel="009167C1" w:rsidRDefault="002F6C37" w:rsidP="00A80776">
      <w:pPr>
        <w:ind w:left="720"/>
        <w:rPr>
          <w:del w:id="4471" w:author="hari prasath" w:date="2020-08-10T15:45:00Z"/>
          <w:rFonts w:ascii="Courier New" w:hAnsi="Courier New" w:cs="Courier New"/>
        </w:rPr>
      </w:pPr>
      <w:del w:id="4472" w:author="hari prasath" w:date="2020-08-10T15:45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54711074" w14:textId="25CAD037" w:rsidR="002F6C37" w:rsidDel="009167C1" w:rsidRDefault="002F6C37" w:rsidP="00A80776">
      <w:pPr>
        <w:ind w:left="720"/>
        <w:rPr>
          <w:del w:id="4473" w:author="hari prasath" w:date="2020-08-10T15:45:00Z"/>
          <w:rFonts w:ascii="Courier New" w:hAnsi="Courier New" w:cs="Courier New"/>
        </w:rPr>
      </w:pPr>
      <w:del w:id="4474" w:author="hari prasath" w:date="2020-08-10T15:45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10911A25" w14:textId="77777777" w:rsidR="00510745" w:rsidRDefault="00510745" w:rsidP="002F6C37">
      <w:pPr>
        <w:rPr>
          <w:rFonts w:ascii="Courier New" w:hAnsi="Courier New" w:cs="Courier New"/>
        </w:rPr>
      </w:pPr>
    </w:p>
    <w:p w14:paraId="03FD41EB" w14:textId="77777777" w:rsidR="009167C1" w:rsidRDefault="009167C1" w:rsidP="009167C1">
      <w:pPr>
        <w:pStyle w:val="Heading2"/>
        <w:rPr>
          <w:ins w:id="4475" w:author="hari prasath" w:date="2020-08-10T15:50:00Z"/>
        </w:rPr>
      </w:pPr>
      <w:commentRangeStart w:id="4476"/>
      <w:ins w:id="4477" w:author="hari prasath" w:date="2020-08-10T15:50:00Z">
        <w:r>
          <w:t>Lock capacitive touch switch packet</w:t>
        </w:r>
        <w:bookmarkStart w:id="4478" w:name="_Toc50192922"/>
        <w:commentRangeEnd w:id="4476"/>
        <w:r>
          <w:rPr>
            <w:rStyle w:val="CommentReference"/>
            <w:rFonts w:ascii="Arial" w:eastAsiaTheme="minorHAnsi" w:hAnsi="Arial" w:cstheme="minorBidi"/>
            <w:b w:val="0"/>
            <w:color w:val="auto"/>
          </w:rPr>
          <w:commentReference w:id="4479"/>
        </w:r>
        <w:bookmarkEnd w:id="4478"/>
        <w:commentRangeStart w:id="4480"/>
        <w:commentRangeEnd w:id="4480"/>
      </w:ins>
    </w:p>
    <w:p w14:paraId="25D69290" w14:textId="77777777" w:rsidR="009167C1" w:rsidRPr="00D75115" w:rsidRDefault="009167C1" w:rsidP="009167C1">
      <w:pPr>
        <w:ind w:firstLine="576"/>
        <w:rPr>
          <w:ins w:id="4481" w:author="hari prasath" w:date="2020-08-10T15:50:00Z"/>
          <w:rFonts w:asciiTheme="minorHAnsi" w:hAnsiTheme="minorHAnsi" w:cstheme="minorHAnsi"/>
        </w:rPr>
      </w:pPr>
      <w:commentRangeStart w:id="4482"/>
      <w:commentRangeStart w:id="4483"/>
      <w:commentRangeEnd w:id="4482"/>
      <w:ins w:id="4484" w:author="hari prasath" w:date="2020-08-10T15:50:00Z">
        <w:r w:rsidRPr="00A2695F">
          <w:rPr>
            <w:rFonts w:asciiTheme="minorHAnsi" w:hAnsiTheme="minorHAnsi" w:cstheme="minorHAnsi"/>
          </w:rPr>
          <w:t xml:space="preserve">Sensor receives this packet to </w:t>
        </w:r>
        <w:r>
          <w:rPr>
            <w:rFonts w:asciiTheme="minorHAnsi" w:hAnsiTheme="minorHAnsi" w:cstheme="minorHAnsi"/>
          </w:rPr>
          <w:t xml:space="preserve">enable / disable the touch button press </w:t>
        </w:r>
        <w:commentRangeStart w:id="4485"/>
        <w:commentRangeEnd w:id="4483"/>
        <w:commentRangeEnd w:id="4485"/>
        <w:r>
          <w:rPr>
            <w:rStyle w:val="CommentReference"/>
          </w:rPr>
          <w:commentReference w:id="4486"/>
        </w:r>
        <w:commentRangeStart w:id="4487"/>
        <w:commentRangeStart w:id="4488"/>
        <w:commentRangeEnd w:id="4487"/>
        <w:commentRangeEnd w:id="4488"/>
      </w:ins>
    </w:p>
    <w:p w14:paraId="33C16F03" w14:textId="705C0D82" w:rsidR="009167C1" w:rsidRDefault="009167C1">
      <w:pPr>
        <w:pStyle w:val="Heading3"/>
        <w:numPr>
          <w:ilvl w:val="0"/>
          <w:numId w:val="0"/>
        </w:numPr>
        <w:ind w:left="720"/>
        <w:rPr>
          <w:ins w:id="4489" w:author="hari prasath" w:date="2020-08-10T15:50:00Z"/>
        </w:rPr>
        <w:pPrChange w:id="4490" w:author="hari prasath" w:date="2020-08-10T16:43:00Z">
          <w:pPr>
            <w:pStyle w:val="Heading3"/>
          </w:pPr>
        </w:pPrChange>
      </w:pPr>
      <w:commentRangeStart w:id="4491"/>
      <w:commentRangeStart w:id="4492"/>
      <w:commentRangeEnd w:id="4491"/>
      <w:commentRangeEnd w:id="4492"/>
    </w:p>
    <w:p w14:paraId="1ECC919F" w14:textId="77777777" w:rsidR="009167C1" w:rsidRPr="003E68F5" w:rsidRDefault="009167C1" w:rsidP="009167C1">
      <w:pPr>
        <w:ind w:left="576"/>
        <w:rPr>
          <w:ins w:id="4493" w:author="hari prasath" w:date="2020-08-10T15:50:00Z"/>
          <w:rFonts w:ascii="Courier New" w:hAnsi="Courier New" w:cs="Courier New"/>
        </w:rPr>
      </w:pPr>
      <w:commentRangeStart w:id="4494"/>
      <w:commentRangeStart w:id="4495"/>
      <w:commentRangeEnd w:id="4494"/>
      <w:commentRangeEnd w:id="4495"/>
      <w:ins w:id="4496" w:author="hari prasath" w:date="2020-08-10T15:50:00Z">
        <w:r w:rsidRPr="003E68F5">
          <w:rPr>
            <w:rFonts w:ascii="Courier New" w:hAnsi="Courier New" w:cs="Courier New"/>
          </w:rPr>
          <w:t>{</w:t>
        </w:r>
        <w:commentRangeStart w:id="4497"/>
        <w:commentRangeStart w:id="4498"/>
        <w:commentRangeEnd w:id="4497"/>
        <w:commentRangeEnd w:id="4498"/>
      </w:ins>
    </w:p>
    <w:p w14:paraId="28FB37D6" w14:textId="77777777" w:rsidR="009167C1" w:rsidRPr="003E68F5" w:rsidRDefault="009167C1" w:rsidP="009167C1">
      <w:pPr>
        <w:ind w:left="576"/>
        <w:rPr>
          <w:ins w:id="4499" w:author="hari prasath" w:date="2020-08-10T15:50:00Z"/>
          <w:rFonts w:ascii="Courier New" w:hAnsi="Courier New" w:cs="Courier New"/>
        </w:rPr>
      </w:pPr>
      <w:commentRangeStart w:id="4500"/>
      <w:commentRangeStart w:id="4501"/>
      <w:commentRangeEnd w:id="4500"/>
      <w:commentRangeEnd w:id="4501"/>
      <w:ins w:id="4502" w:author="hari prasath" w:date="2020-08-10T15:50:00Z">
        <w:r w:rsidRPr="003E68F5">
          <w:rPr>
            <w:rFonts w:ascii="Courier New" w:hAnsi="Courier New" w:cs="Courier New"/>
          </w:rPr>
          <w:t>“hmac”:’’,</w:t>
        </w:r>
        <w:commentRangeStart w:id="4503"/>
        <w:commentRangeStart w:id="4504"/>
        <w:commentRangeEnd w:id="4503"/>
        <w:commentRangeEnd w:id="4504"/>
      </w:ins>
    </w:p>
    <w:p w14:paraId="4899D3A0" w14:textId="77777777" w:rsidR="009167C1" w:rsidRPr="003E68F5" w:rsidRDefault="009167C1" w:rsidP="009167C1">
      <w:pPr>
        <w:ind w:left="576"/>
        <w:rPr>
          <w:ins w:id="4505" w:author="hari prasath" w:date="2020-08-10T15:50:00Z"/>
          <w:rFonts w:ascii="Courier New" w:hAnsi="Courier New" w:cs="Courier New"/>
        </w:rPr>
      </w:pPr>
      <w:commentRangeStart w:id="4506"/>
      <w:commentRangeStart w:id="4507"/>
      <w:commentRangeEnd w:id="4506"/>
      <w:commentRangeEnd w:id="4507"/>
      <w:ins w:id="4508" w:author="hari prasath" w:date="2020-08-10T15:50:00Z">
        <w:r w:rsidRPr="003E68F5">
          <w:rPr>
            <w:rFonts w:ascii="Courier New" w:hAnsi="Courier New" w:cs="Courier New"/>
          </w:rPr>
          <w:t>“payload”:</w:t>
        </w:r>
        <w:commentRangeStart w:id="4509"/>
        <w:commentRangeStart w:id="4510"/>
        <w:commentRangeEnd w:id="4509"/>
        <w:commentRangeEnd w:id="4510"/>
      </w:ins>
    </w:p>
    <w:p w14:paraId="50587485" w14:textId="77777777" w:rsidR="009167C1" w:rsidRPr="003E68F5" w:rsidRDefault="009167C1" w:rsidP="009167C1">
      <w:pPr>
        <w:ind w:left="576"/>
        <w:rPr>
          <w:ins w:id="4511" w:author="hari prasath" w:date="2020-08-10T15:50:00Z"/>
          <w:rFonts w:ascii="Courier New" w:hAnsi="Courier New" w:cs="Courier New"/>
        </w:rPr>
      </w:pPr>
      <w:commentRangeStart w:id="4512"/>
      <w:commentRangeStart w:id="4513"/>
      <w:commentRangeEnd w:id="4512"/>
      <w:commentRangeEnd w:id="4513"/>
      <w:ins w:id="4514" w:author="hari prasath" w:date="2020-08-10T15:50:00Z">
        <w:r w:rsidRPr="003E68F5">
          <w:rPr>
            <w:rFonts w:ascii="Courier New" w:hAnsi="Courier New" w:cs="Courier New"/>
          </w:rPr>
          <w:t>{</w:t>
        </w:r>
        <w:r w:rsidRPr="003E68F5">
          <w:rPr>
            <w:rFonts w:ascii="Courier New" w:hAnsi="Courier New" w:cs="Courier New"/>
          </w:rPr>
          <w:tab/>
        </w:r>
        <w:commentRangeStart w:id="4515"/>
        <w:commentRangeStart w:id="4516"/>
        <w:commentRangeEnd w:id="4515"/>
        <w:commentRangeEnd w:id="4516"/>
      </w:ins>
    </w:p>
    <w:p w14:paraId="6C7AF286" w14:textId="77777777" w:rsidR="009167C1" w:rsidRPr="003E68F5" w:rsidRDefault="009167C1" w:rsidP="009167C1">
      <w:pPr>
        <w:ind w:left="576"/>
        <w:rPr>
          <w:ins w:id="4517" w:author="hari prasath" w:date="2020-08-10T15:50:00Z"/>
          <w:rFonts w:ascii="Courier New" w:hAnsi="Courier New" w:cs="Courier New"/>
        </w:rPr>
      </w:pPr>
      <w:commentRangeStart w:id="4518"/>
      <w:commentRangeStart w:id="4519"/>
      <w:commentRangeEnd w:id="4518"/>
      <w:commentRangeEnd w:id="4519"/>
      <w:ins w:id="4520" w:author="hari prasath" w:date="2020-08-10T15:50:00Z">
        <w:r w:rsidRPr="003E68F5">
          <w:rPr>
            <w:rFonts w:ascii="Courier New" w:hAnsi="Courier New" w:cs="Courier New"/>
          </w:rPr>
          <w:t>“device_uid”: “031219010010002”,</w:t>
        </w:r>
        <w:commentRangeStart w:id="4521"/>
        <w:commentRangeStart w:id="4522"/>
        <w:commentRangeEnd w:id="4521"/>
        <w:commentRangeEnd w:id="4522"/>
      </w:ins>
    </w:p>
    <w:p w14:paraId="43B6E136" w14:textId="77777777" w:rsidR="009167C1" w:rsidRPr="003E68F5" w:rsidRDefault="009167C1" w:rsidP="009167C1">
      <w:pPr>
        <w:ind w:left="576"/>
        <w:rPr>
          <w:ins w:id="4523" w:author="hari prasath" w:date="2020-08-10T15:50:00Z"/>
          <w:rFonts w:ascii="Courier New" w:hAnsi="Courier New" w:cs="Courier New"/>
        </w:rPr>
      </w:pPr>
      <w:commentRangeStart w:id="4524"/>
      <w:commentRangeStart w:id="4525"/>
      <w:commentRangeEnd w:id="4524"/>
      <w:commentRangeEnd w:id="4525"/>
      <w:ins w:id="4526" w:author="hari prasath" w:date="2020-08-10T15:50:00Z">
        <w:r w:rsidRPr="003E68F5">
          <w:rPr>
            <w:rFonts w:ascii="Courier New" w:hAnsi="Courier New" w:cs="Courier New"/>
          </w:rPr>
          <w:t xml:space="preserve"> “action”: </w:t>
        </w:r>
        <w:commentRangeStart w:id="4527"/>
        <w:commentRangeStart w:id="4528"/>
        <w:commentRangeEnd w:id="4527"/>
        <w:commentRangeEnd w:id="4528"/>
        <w:r>
          <w:rPr>
            <w:rFonts w:ascii="Courier New" w:hAnsi="Courier New" w:cs="Courier New"/>
          </w:rPr>
          <w:t>17</w:t>
        </w:r>
        <w:commentRangeStart w:id="4529"/>
        <w:commentRangeStart w:id="4530"/>
        <w:commentRangeEnd w:id="4529"/>
        <w:commentRangeEnd w:id="4530"/>
        <w:r w:rsidRPr="003E68F5">
          <w:rPr>
            <w:rFonts w:ascii="Courier New" w:hAnsi="Courier New" w:cs="Courier New"/>
          </w:rPr>
          <w:t>,</w:t>
        </w:r>
        <w:commentRangeStart w:id="4531"/>
        <w:commentRangeStart w:id="4532"/>
        <w:commentRangeEnd w:id="4531"/>
        <w:commentRangeEnd w:id="4532"/>
      </w:ins>
    </w:p>
    <w:p w14:paraId="59EAA90F" w14:textId="77777777" w:rsidR="009167C1" w:rsidRPr="003E68F5" w:rsidRDefault="009167C1" w:rsidP="009167C1">
      <w:pPr>
        <w:ind w:left="576"/>
        <w:rPr>
          <w:ins w:id="4533" w:author="hari prasath" w:date="2020-08-10T15:50:00Z"/>
          <w:rFonts w:ascii="Courier New" w:hAnsi="Courier New" w:cs="Courier New"/>
        </w:rPr>
      </w:pPr>
      <w:commentRangeStart w:id="4534"/>
      <w:commentRangeStart w:id="4535"/>
      <w:commentRangeEnd w:id="4534"/>
      <w:commentRangeEnd w:id="4535"/>
      <w:ins w:id="4536" w:author="hari prasath" w:date="2020-08-10T15:50:00Z">
        <w:r w:rsidRPr="003E68F5">
          <w:rPr>
            <w:rFonts w:ascii="Courier New" w:hAnsi="Courier New" w:cs="Courier New"/>
          </w:rPr>
          <w:t>“device_data”:[</w:t>
        </w:r>
        <w:commentRangeStart w:id="4537"/>
        <w:commentRangeStart w:id="4538"/>
        <w:commentRangeEnd w:id="4537"/>
        <w:commentRangeEnd w:id="4538"/>
      </w:ins>
    </w:p>
    <w:p w14:paraId="1A64997D" w14:textId="77777777" w:rsidR="009167C1" w:rsidRPr="003E68F5" w:rsidRDefault="009167C1" w:rsidP="009167C1">
      <w:pPr>
        <w:ind w:left="576"/>
        <w:rPr>
          <w:ins w:id="4539" w:author="hari prasath" w:date="2020-08-10T15:50:00Z"/>
          <w:rFonts w:ascii="Courier New" w:hAnsi="Courier New" w:cs="Courier New"/>
        </w:rPr>
      </w:pPr>
      <w:commentRangeStart w:id="4540"/>
      <w:commentRangeStart w:id="4541"/>
      <w:commentRangeEnd w:id="4540"/>
      <w:commentRangeEnd w:id="4541"/>
      <w:ins w:id="4542" w:author="hari prasath" w:date="2020-08-10T15:50:00Z">
        <w:r w:rsidRPr="003E68F5">
          <w:rPr>
            <w:rFonts w:ascii="Courier New" w:hAnsi="Courier New" w:cs="Courier New"/>
          </w:rPr>
          <w:t>{</w:t>
        </w:r>
        <w:commentRangeStart w:id="4543"/>
        <w:commentRangeStart w:id="4544"/>
        <w:commentRangeEnd w:id="4543"/>
        <w:commentRangeEnd w:id="4544"/>
      </w:ins>
    </w:p>
    <w:p w14:paraId="20611F9D" w14:textId="77777777" w:rsidR="009167C1" w:rsidRPr="003E68F5" w:rsidRDefault="009167C1" w:rsidP="009167C1">
      <w:pPr>
        <w:ind w:left="576"/>
        <w:rPr>
          <w:ins w:id="4545" w:author="hari prasath" w:date="2020-08-10T15:50:00Z"/>
          <w:rFonts w:ascii="Courier New" w:hAnsi="Courier New" w:cs="Courier New"/>
        </w:rPr>
      </w:pPr>
      <w:commentRangeStart w:id="4546"/>
      <w:commentRangeStart w:id="4547"/>
      <w:commentRangeEnd w:id="4546"/>
      <w:commentRangeEnd w:id="4547"/>
      <w:ins w:id="4548" w:author="hari prasath" w:date="2020-08-10T15:50:00Z">
        <w:r w:rsidRPr="003E68F5">
          <w:rPr>
            <w:rFonts w:ascii="Courier New" w:hAnsi="Courier New" w:cs="Courier New"/>
          </w:rPr>
          <w:t xml:space="preserve"> “</w:t>
        </w:r>
        <w:commentRangeStart w:id="4549"/>
        <w:commentRangeStart w:id="4550"/>
        <w:commentRangeEnd w:id="4549"/>
        <w:commentRangeEnd w:id="4550"/>
        <w:r>
          <w:rPr>
            <w:rFonts w:ascii="Courier New" w:hAnsi="Courier New" w:cs="Courier New"/>
          </w:rPr>
          <w:t>status”:1/0</w:t>
        </w:r>
        <w:commentRangeStart w:id="4551"/>
        <w:commentRangeStart w:id="4552"/>
        <w:commentRangeEnd w:id="4551"/>
        <w:commentRangeEnd w:id="4552"/>
      </w:ins>
    </w:p>
    <w:p w14:paraId="49067D49" w14:textId="77777777" w:rsidR="009167C1" w:rsidRPr="003E68F5" w:rsidRDefault="009167C1" w:rsidP="009167C1">
      <w:pPr>
        <w:ind w:left="576"/>
        <w:rPr>
          <w:ins w:id="4553" w:author="hari prasath" w:date="2020-08-10T15:50:00Z"/>
          <w:rFonts w:ascii="Courier New" w:hAnsi="Courier New" w:cs="Courier New"/>
        </w:rPr>
      </w:pPr>
      <w:commentRangeStart w:id="4554"/>
      <w:commentRangeStart w:id="4555"/>
      <w:commentRangeEnd w:id="4554"/>
      <w:commentRangeEnd w:id="4555"/>
      <w:ins w:id="4556" w:author="hari prasath" w:date="2020-08-10T15:50:00Z">
        <w:r w:rsidRPr="003E68F5">
          <w:rPr>
            <w:rFonts w:ascii="Courier New" w:hAnsi="Courier New" w:cs="Courier New"/>
          </w:rPr>
          <w:t>}</w:t>
        </w:r>
        <w:commentRangeStart w:id="4557"/>
        <w:commentRangeStart w:id="4558"/>
        <w:commentRangeEnd w:id="4557"/>
        <w:commentRangeEnd w:id="4558"/>
      </w:ins>
    </w:p>
    <w:p w14:paraId="19013CA7" w14:textId="77777777" w:rsidR="009167C1" w:rsidRPr="003E68F5" w:rsidRDefault="009167C1" w:rsidP="009167C1">
      <w:pPr>
        <w:ind w:left="576"/>
        <w:rPr>
          <w:ins w:id="4559" w:author="hari prasath" w:date="2020-08-10T15:50:00Z"/>
          <w:rFonts w:ascii="Courier New" w:hAnsi="Courier New" w:cs="Courier New"/>
        </w:rPr>
      </w:pPr>
      <w:commentRangeStart w:id="4560"/>
      <w:commentRangeStart w:id="4561"/>
      <w:commentRangeEnd w:id="4560"/>
      <w:commentRangeEnd w:id="4561"/>
      <w:ins w:id="4562" w:author="hari prasath" w:date="2020-08-10T15:50:00Z">
        <w:r w:rsidRPr="003E68F5">
          <w:rPr>
            <w:rFonts w:ascii="Courier New" w:hAnsi="Courier New" w:cs="Courier New"/>
          </w:rPr>
          <w:t>]</w:t>
        </w:r>
        <w:commentRangeStart w:id="4563"/>
        <w:commentRangeStart w:id="4564"/>
        <w:commentRangeEnd w:id="4563"/>
        <w:commentRangeEnd w:id="4564"/>
      </w:ins>
    </w:p>
    <w:p w14:paraId="5F80920E" w14:textId="77777777" w:rsidR="009167C1" w:rsidRPr="003E68F5" w:rsidRDefault="009167C1" w:rsidP="009167C1">
      <w:pPr>
        <w:ind w:left="576"/>
        <w:rPr>
          <w:ins w:id="4565" w:author="hari prasath" w:date="2020-08-10T15:50:00Z"/>
          <w:rFonts w:ascii="Courier New" w:hAnsi="Courier New" w:cs="Courier New"/>
        </w:rPr>
      </w:pPr>
      <w:commentRangeStart w:id="4566"/>
      <w:commentRangeStart w:id="4567"/>
      <w:commentRangeEnd w:id="4566"/>
      <w:commentRangeEnd w:id="4567"/>
      <w:ins w:id="4568" w:author="hari prasath" w:date="2020-08-10T15:50:00Z">
        <w:r w:rsidRPr="003E68F5">
          <w:rPr>
            <w:rFonts w:ascii="Courier New" w:hAnsi="Courier New" w:cs="Courier New"/>
          </w:rPr>
          <w:t>}</w:t>
        </w:r>
        <w:commentRangeStart w:id="4569"/>
        <w:commentRangeStart w:id="4570"/>
        <w:commentRangeEnd w:id="4569"/>
        <w:commentRangeEnd w:id="4570"/>
      </w:ins>
    </w:p>
    <w:p w14:paraId="6270168C" w14:textId="77777777" w:rsidR="009167C1" w:rsidRPr="003E68F5" w:rsidRDefault="009167C1" w:rsidP="009167C1">
      <w:pPr>
        <w:ind w:left="576"/>
        <w:rPr>
          <w:ins w:id="4571" w:author="hari prasath" w:date="2020-08-10T15:50:00Z"/>
          <w:rFonts w:ascii="Courier New" w:hAnsi="Courier New" w:cs="Courier New"/>
        </w:rPr>
      </w:pPr>
      <w:commentRangeStart w:id="4572"/>
      <w:commentRangeStart w:id="4573"/>
      <w:commentRangeEnd w:id="4572"/>
      <w:commentRangeEnd w:id="4573"/>
      <w:ins w:id="4574" w:author="hari prasath" w:date="2020-08-10T15:50:00Z">
        <w:r w:rsidRPr="003E68F5">
          <w:rPr>
            <w:rFonts w:ascii="Courier New" w:hAnsi="Courier New" w:cs="Courier New"/>
          </w:rPr>
          <w:t>}</w:t>
        </w:r>
        <w:commentRangeStart w:id="4575"/>
        <w:commentRangeStart w:id="4576"/>
        <w:commentRangeEnd w:id="4575"/>
        <w:commentRangeEnd w:id="4576"/>
      </w:ins>
    </w:p>
    <w:p w14:paraId="011DF58B" w14:textId="77777777" w:rsidR="009167C1" w:rsidRPr="003E68F5" w:rsidRDefault="009167C1" w:rsidP="009167C1">
      <w:pPr>
        <w:ind w:left="567"/>
        <w:rPr>
          <w:ins w:id="4577" w:author="hari prasath" w:date="2020-08-10T15:50:00Z"/>
          <w:rFonts w:ascii="Courier New" w:hAnsi="Courier New" w:cs="Courier New"/>
        </w:rPr>
      </w:pPr>
      <w:commentRangeStart w:id="4578"/>
      <w:commentRangeStart w:id="4579"/>
      <w:commentRangeEnd w:id="4578"/>
      <w:commentRangeEnd w:id="4579"/>
      <w:ins w:id="4580" w:author="hari prasath" w:date="2020-08-10T15:50:00Z">
        <w:r w:rsidRPr="003E68F5">
          <w:rPr>
            <w:rFonts w:ascii="Courier New" w:hAnsi="Courier New" w:cs="Courier New"/>
          </w:rPr>
          <w:t xml:space="preserve">(Note: 1 – </w:t>
        </w:r>
        <w:commentRangeStart w:id="4581"/>
        <w:commentRangeStart w:id="4582"/>
        <w:commentRangeEnd w:id="4581"/>
        <w:commentRangeEnd w:id="4582"/>
        <w:r>
          <w:rPr>
            <w:rFonts w:ascii="Courier New" w:hAnsi="Courier New" w:cs="Courier New"/>
          </w:rPr>
          <w:t>Don’t</w:t>
        </w:r>
        <w:commentRangeStart w:id="4583"/>
        <w:commentRangeStart w:id="4584"/>
        <w:commentRangeEnd w:id="4583"/>
        <w:commentRangeEnd w:id="4584"/>
        <w:r>
          <w:rPr>
            <w:rFonts w:ascii="Courier New" w:hAnsi="Courier New" w:cs="Courier New"/>
          </w:rPr>
          <w:t xml:space="preserve"> consider touch button press</w:t>
        </w:r>
        <w:commentRangeStart w:id="4585"/>
        <w:commentRangeStart w:id="4586"/>
        <w:commentRangeEnd w:id="4585"/>
        <w:commentRangeEnd w:id="4586"/>
      </w:ins>
    </w:p>
    <w:p w14:paraId="7561928F" w14:textId="77777777" w:rsidR="009167C1" w:rsidRDefault="009167C1" w:rsidP="009167C1">
      <w:pPr>
        <w:rPr>
          <w:ins w:id="4587" w:author="hari prasath" w:date="2020-08-10T15:50:00Z"/>
          <w:rFonts w:ascii="Courier New" w:hAnsi="Courier New" w:cs="Courier New"/>
        </w:rPr>
      </w:pPr>
      <w:commentRangeStart w:id="4588"/>
      <w:commentRangeStart w:id="4589"/>
      <w:commentRangeEnd w:id="4588"/>
      <w:commentRangeEnd w:id="4589"/>
      <w:ins w:id="4590" w:author="hari prasath" w:date="2020-08-10T15:50:00Z">
        <w:r w:rsidRPr="003E68F5">
          <w:rPr>
            <w:rFonts w:ascii="Courier New" w:hAnsi="Courier New" w:cs="Courier New"/>
          </w:rPr>
          <w:tab/>
        </w:r>
        <w:commentRangeStart w:id="4591"/>
        <w:commentRangeStart w:id="4592"/>
        <w:commentRangeEnd w:id="4591"/>
        <w:commentRangeEnd w:id="4592"/>
        <w:r>
          <w:rPr>
            <w:rFonts w:ascii="Courier New" w:hAnsi="Courier New" w:cs="Courier New"/>
          </w:rPr>
          <w:tab/>
        </w:r>
        <w:commentRangeStart w:id="4593"/>
        <w:commentRangeStart w:id="4594"/>
        <w:commentRangeEnd w:id="4593"/>
        <w:commentRangeEnd w:id="4594"/>
        <w:r w:rsidRPr="003E68F5">
          <w:rPr>
            <w:rFonts w:ascii="Courier New" w:hAnsi="Courier New" w:cs="Courier New"/>
          </w:rPr>
          <w:t xml:space="preserve">0 – </w:t>
        </w:r>
        <w:commentRangeStart w:id="4595"/>
        <w:commentRangeStart w:id="4596"/>
        <w:commentRangeEnd w:id="4595"/>
        <w:commentRangeEnd w:id="4596"/>
        <w:r>
          <w:rPr>
            <w:rFonts w:ascii="Courier New" w:hAnsi="Courier New" w:cs="Courier New"/>
          </w:rPr>
          <w:t>consider touch button press</w:t>
        </w:r>
        <w:commentRangeStart w:id="4597"/>
        <w:commentRangeStart w:id="4598"/>
        <w:commentRangeEnd w:id="4597"/>
        <w:commentRangeEnd w:id="4598"/>
        <w:r w:rsidRPr="003E68F5">
          <w:rPr>
            <w:rFonts w:ascii="Courier New" w:hAnsi="Courier New" w:cs="Courier New"/>
          </w:rPr>
          <w:t>)</w:t>
        </w:r>
        <w:commentRangeStart w:id="4599"/>
        <w:commentRangeStart w:id="4600"/>
        <w:commentRangeEnd w:id="4599"/>
        <w:commentRangeEnd w:id="4600"/>
      </w:ins>
    </w:p>
    <w:p w14:paraId="3B407994" w14:textId="77777777" w:rsidR="009167C1" w:rsidRDefault="009167C1" w:rsidP="009167C1">
      <w:pPr>
        <w:pStyle w:val="Heading2"/>
        <w:rPr>
          <w:ins w:id="4601" w:author="hari prasath" w:date="2020-08-10T15:50:00Z"/>
        </w:rPr>
      </w:pPr>
      <w:commentRangeStart w:id="4479"/>
      <w:commentRangeStart w:id="4486"/>
      <w:commentRangeEnd w:id="4479"/>
      <w:commentRangeEnd w:id="4486"/>
      <w:ins w:id="4602" w:author="hari prasath" w:date="2020-08-10T15:50:00Z">
        <w:r>
          <w:t xml:space="preserve"> </w:t>
        </w:r>
        <w:bookmarkStart w:id="4603" w:name="_Toc50192923"/>
        <w:commentRangeStart w:id="4604"/>
        <w:r>
          <w:t>Force set temperature packet</w:t>
        </w:r>
        <w:commentRangeEnd w:id="4604"/>
        <w:r>
          <w:rPr>
            <w:rStyle w:val="CommentReference"/>
            <w:rFonts w:ascii="Arial" w:eastAsiaTheme="minorHAnsi" w:hAnsi="Arial" w:cstheme="minorBidi"/>
            <w:b w:val="0"/>
            <w:color w:val="auto"/>
          </w:rPr>
          <w:commentReference w:id="4604"/>
        </w:r>
        <w:bookmarkEnd w:id="4603"/>
      </w:ins>
    </w:p>
    <w:p w14:paraId="3384EAEC" w14:textId="77777777" w:rsidR="009167C1" w:rsidRPr="00A2695F" w:rsidRDefault="009167C1">
      <w:pPr>
        <w:ind w:left="567"/>
        <w:rPr>
          <w:ins w:id="4605" w:author="hari prasath" w:date="2020-08-10T15:50:00Z"/>
          <w:rFonts w:asciiTheme="minorHAnsi" w:hAnsiTheme="minorHAnsi" w:cstheme="minorHAnsi"/>
        </w:rPr>
        <w:pPrChange w:id="4606" w:author="hari prasath" w:date="2020-08-10T16:43:00Z">
          <w:pPr>
            <w:ind w:firstLine="576"/>
          </w:pPr>
        </w:pPrChange>
      </w:pPr>
      <w:commentRangeStart w:id="4607"/>
      <w:ins w:id="4608" w:author="hari prasath" w:date="2020-08-10T15:50:00Z">
        <w:r w:rsidRPr="00A2695F">
          <w:rPr>
            <w:rFonts w:asciiTheme="minorHAnsi" w:hAnsiTheme="minorHAnsi" w:cstheme="minorHAnsi"/>
          </w:rPr>
          <w:t xml:space="preserve">Sensor receives this packet </w:t>
        </w:r>
        <w:r>
          <w:rPr>
            <w:rFonts w:asciiTheme="minorHAnsi" w:hAnsiTheme="minorHAnsi" w:cstheme="minorHAnsi"/>
          </w:rPr>
          <w:t>when user wants to lock the button press for setting temperature by forcedly setting to desired temperature</w:t>
        </w:r>
        <w:commentRangeEnd w:id="4607"/>
        <w:r>
          <w:rPr>
            <w:rStyle w:val="CommentReference"/>
          </w:rPr>
          <w:commentReference w:id="4607"/>
        </w:r>
      </w:ins>
    </w:p>
    <w:p w14:paraId="0D353681" w14:textId="77777777" w:rsidR="009167C1" w:rsidRPr="0011432C" w:rsidRDefault="009167C1" w:rsidP="009167C1">
      <w:pPr>
        <w:rPr>
          <w:ins w:id="4609" w:author="hari prasath" w:date="2020-08-10T15:50:00Z"/>
        </w:rPr>
      </w:pPr>
    </w:p>
    <w:p w14:paraId="2A8652C7" w14:textId="77777777" w:rsidR="009167C1" w:rsidRPr="003E68F5" w:rsidRDefault="009167C1" w:rsidP="009167C1">
      <w:pPr>
        <w:ind w:left="576"/>
        <w:rPr>
          <w:ins w:id="4610" w:author="hari prasath" w:date="2020-08-10T15:50:00Z"/>
          <w:rFonts w:ascii="Courier New" w:hAnsi="Courier New" w:cs="Courier New"/>
        </w:rPr>
      </w:pPr>
      <w:ins w:id="4611" w:author="hari prasath" w:date="2020-08-10T15:50:00Z">
        <w:r w:rsidRPr="003E68F5">
          <w:rPr>
            <w:rFonts w:ascii="Courier New" w:hAnsi="Courier New" w:cs="Courier New"/>
          </w:rPr>
          <w:t>{</w:t>
        </w:r>
      </w:ins>
    </w:p>
    <w:p w14:paraId="7E225B28" w14:textId="77777777" w:rsidR="009167C1" w:rsidRPr="003E68F5" w:rsidRDefault="009167C1" w:rsidP="009167C1">
      <w:pPr>
        <w:ind w:left="576"/>
        <w:rPr>
          <w:ins w:id="4612" w:author="hari prasath" w:date="2020-08-10T15:50:00Z"/>
          <w:rFonts w:ascii="Courier New" w:hAnsi="Courier New" w:cs="Courier New"/>
        </w:rPr>
      </w:pPr>
      <w:ins w:id="4613" w:author="hari prasath" w:date="2020-08-10T15:50:00Z">
        <w:r w:rsidRPr="003E68F5">
          <w:rPr>
            <w:rFonts w:ascii="Courier New" w:hAnsi="Courier New" w:cs="Courier New"/>
          </w:rPr>
          <w:t>“hmac”:’’,</w:t>
        </w:r>
      </w:ins>
    </w:p>
    <w:p w14:paraId="070FF696" w14:textId="77777777" w:rsidR="009167C1" w:rsidRPr="003E68F5" w:rsidRDefault="009167C1" w:rsidP="009167C1">
      <w:pPr>
        <w:ind w:left="576"/>
        <w:rPr>
          <w:ins w:id="4614" w:author="hari prasath" w:date="2020-08-10T15:50:00Z"/>
          <w:rFonts w:ascii="Courier New" w:hAnsi="Courier New" w:cs="Courier New"/>
        </w:rPr>
      </w:pPr>
      <w:ins w:id="4615" w:author="hari prasath" w:date="2020-08-10T15:50:00Z">
        <w:r w:rsidRPr="003E68F5">
          <w:rPr>
            <w:rFonts w:ascii="Courier New" w:hAnsi="Courier New" w:cs="Courier New"/>
          </w:rPr>
          <w:t>“payload”:</w:t>
        </w:r>
      </w:ins>
    </w:p>
    <w:p w14:paraId="0A737F15" w14:textId="77777777" w:rsidR="009167C1" w:rsidRPr="003E68F5" w:rsidRDefault="009167C1" w:rsidP="009167C1">
      <w:pPr>
        <w:ind w:left="576"/>
        <w:rPr>
          <w:ins w:id="4616" w:author="hari prasath" w:date="2020-08-10T15:50:00Z"/>
          <w:rFonts w:ascii="Courier New" w:hAnsi="Courier New" w:cs="Courier New"/>
        </w:rPr>
      </w:pPr>
      <w:ins w:id="4617" w:author="hari prasath" w:date="2020-08-10T15:50:00Z">
        <w:r w:rsidRPr="003E68F5">
          <w:rPr>
            <w:rFonts w:ascii="Courier New" w:hAnsi="Courier New" w:cs="Courier New"/>
          </w:rPr>
          <w:t>{</w:t>
        </w:r>
        <w:r w:rsidRPr="003E68F5">
          <w:rPr>
            <w:rFonts w:ascii="Courier New" w:hAnsi="Courier New" w:cs="Courier New"/>
          </w:rPr>
          <w:tab/>
        </w:r>
      </w:ins>
    </w:p>
    <w:p w14:paraId="0BDF1103" w14:textId="77777777" w:rsidR="009167C1" w:rsidRPr="003E68F5" w:rsidRDefault="009167C1" w:rsidP="009167C1">
      <w:pPr>
        <w:ind w:left="576"/>
        <w:rPr>
          <w:ins w:id="4618" w:author="hari prasath" w:date="2020-08-10T15:50:00Z"/>
          <w:rFonts w:ascii="Courier New" w:hAnsi="Courier New" w:cs="Courier New"/>
        </w:rPr>
      </w:pPr>
      <w:ins w:id="4619" w:author="hari prasath" w:date="2020-08-10T15:50:00Z">
        <w:r w:rsidRPr="003E68F5">
          <w:rPr>
            <w:rFonts w:ascii="Courier New" w:hAnsi="Courier New" w:cs="Courier New"/>
          </w:rPr>
          <w:t>“device_uid”: “031219010010002”,</w:t>
        </w:r>
      </w:ins>
    </w:p>
    <w:p w14:paraId="079C6567" w14:textId="77777777" w:rsidR="009167C1" w:rsidRPr="003E68F5" w:rsidRDefault="009167C1" w:rsidP="009167C1">
      <w:pPr>
        <w:ind w:left="576"/>
        <w:rPr>
          <w:ins w:id="4620" w:author="hari prasath" w:date="2020-08-10T15:50:00Z"/>
          <w:rFonts w:ascii="Courier New" w:hAnsi="Courier New" w:cs="Courier New"/>
        </w:rPr>
      </w:pPr>
      <w:ins w:id="4621" w:author="hari prasath" w:date="2020-08-10T15:50:00Z">
        <w:r w:rsidRPr="003E68F5">
          <w:rPr>
            <w:rFonts w:ascii="Courier New" w:hAnsi="Courier New" w:cs="Courier New"/>
          </w:rPr>
          <w:t xml:space="preserve"> “action”: </w:t>
        </w:r>
        <w:r>
          <w:rPr>
            <w:rFonts w:ascii="Courier New" w:hAnsi="Courier New" w:cs="Courier New"/>
          </w:rPr>
          <w:t>18</w:t>
        </w:r>
        <w:r w:rsidRPr="003E68F5">
          <w:rPr>
            <w:rFonts w:ascii="Courier New" w:hAnsi="Courier New" w:cs="Courier New"/>
          </w:rPr>
          <w:t>,</w:t>
        </w:r>
      </w:ins>
    </w:p>
    <w:p w14:paraId="15EAD492" w14:textId="77777777" w:rsidR="009167C1" w:rsidRPr="003E68F5" w:rsidRDefault="009167C1" w:rsidP="009167C1">
      <w:pPr>
        <w:ind w:left="576"/>
        <w:rPr>
          <w:ins w:id="4622" w:author="hari prasath" w:date="2020-08-10T15:50:00Z"/>
          <w:rFonts w:ascii="Courier New" w:hAnsi="Courier New" w:cs="Courier New"/>
        </w:rPr>
      </w:pPr>
      <w:ins w:id="4623" w:author="hari prasath" w:date="2020-08-10T15:50:00Z">
        <w:r w:rsidRPr="003E68F5">
          <w:rPr>
            <w:rFonts w:ascii="Courier New" w:hAnsi="Courier New" w:cs="Courier New"/>
          </w:rPr>
          <w:t>“device_data”:[</w:t>
        </w:r>
      </w:ins>
    </w:p>
    <w:p w14:paraId="6CE9A8B2" w14:textId="77777777" w:rsidR="009167C1" w:rsidRDefault="009167C1" w:rsidP="009167C1">
      <w:pPr>
        <w:ind w:left="576"/>
        <w:rPr>
          <w:ins w:id="4624" w:author="hari prasath" w:date="2020-08-10T15:50:00Z"/>
          <w:rFonts w:ascii="Courier New" w:hAnsi="Courier New" w:cs="Courier New"/>
        </w:rPr>
      </w:pPr>
      <w:ins w:id="4625" w:author="hari prasath" w:date="2020-08-10T15:50:00Z">
        <w:r w:rsidRPr="003E68F5">
          <w:rPr>
            <w:rFonts w:ascii="Courier New" w:hAnsi="Courier New" w:cs="Courier New"/>
          </w:rPr>
          <w:t>{</w:t>
        </w:r>
      </w:ins>
    </w:p>
    <w:p w14:paraId="5AF9B5B0" w14:textId="77777777" w:rsidR="009167C1" w:rsidRPr="003E68F5" w:rsidRDefault="009167C1" w:rsidP="009167C1">
      <w:pPr>
        <w:ind w:left="576"/>
        <w:rPr>
          <w:ins w:id="4626" w:author="hari prasath" w:date="2020-08-10T15:50:00Z"/>
          <w:rFonts w:ascii="Courier New" w:hAnsi="Courier New" w:cs="Courier New"/>
        </w:rPr>
      </w:pPr>
      <w:ins w:id="4627" w:author="hari prasath" w:date="2020-08-10T15:50:00Z">
        <w:r>
          <w:rPr>
            <w:rFonts w:ascii="Courier New" w:hAnsi="Courier New" w:cs="Courier New"/>
          </w:rPr>
          <w:t>“status” : 1/0,</w:t>
        </w:r>
      </w:ins>
    </w:p>
    <w:p w14:paraId="38BC190C" w14:textId="77777777" w:rsidR="009167C1" w:rsidRPr="00956093" w:rsidRDefault="009167C1" w:rsidP="009167C1">
      <w:pPr>
        <w:ind w:left="576"/>
        <w:rPr>
          <w:ins w:id="4628" w:author="hari prasath" w:date="2020-08-10T15:50:00Z"/>
          <w:rFonts w:ascii="Courier New" w:hAnsi="Courier New" w:cs="Courier New"/>
        </w:rPr>
      </w:pPr>
      <w:ins w:id="4629" w:author="hari prasath" w:date="2020-08-10T15:50:00Z">
        <w:r w:rsidRPr="003E68F5">
          <w:rPr>
            <w:rFonts w:ascii="Courier New" w:hAnsi="Courier New" w:cs="Courier New"/>
          </w:rPr>
          <w:t xml:space="preserve"> </w:t>
        </w:r>
        <w:r w:rsidRPr="00956093">
          <w:rPr>
            <w:rFonts w:ascii="Courier New" w:hAnsi="Courier New" w:cs="Courier New"/>
          </w:rPr>
          <w:t>"ac_status":1/0</w:t>
        </w:r>
        <w:r>
          <w:rPr>
            <w:rFonts w:ascii="Courier New" w:hAnsi="Courier New" w:cs="Courier New"/>
          </w:rPr>
          <w:t>,</w:t>
        </w:r>
      </w:ins>
    </w:p>
    <w:p w14:paraId="2319C1B8" w14:textId="77777777" w:rsidR="009167C1" w:rsidRPr="00956093" w:rsidRDefault="009167C1" w:rsidP="009167C1">
      <w:pPr>
        <w:ind w:left="576"/>
        <w:rPr>
          <w:ins w:id="4630" w:author="hari prasath" w:date="2020-08-10T15:50:00Z"/>
          <w:rFonts w:ascii="Courier New" w:hAnsi="Courier New" w:cs="Courier New"/>
        </w:rPr>
      </w:pPr>
      <w:ins w:id="4631" w:author="hari prasath" w:date="2020-08-10T15:50:00Z">
        <w:r w:rsidRPr="00956093">
          <w:rPr>
            <w:rFonts w:ascii="Courier New" w:hAnsi="Courier New" w:cs="Courier New"/>
          </w:rPr>
          <w:tab/>
          <w:t>"temperature":16-28</w:t>
        </w:r>
      </w:ins>
    </w:p>
    <w:p w14:paraId="2E2979F3" w14:textId="77777777" w:rsidR="009167C1" w:rsidRPr="003E68F5" w:rsidRDefault="009167C1" w:rsidP="009167C1">
      <w:pPr>
        <w:ind w:left="576"/>
        <w:rPr>
          <w:ins w:id="4632" w:author="hari prasath" w:date="2020-08-10T15:50:00Z"/>
          <w:rFonts w:ascii="Courier New" w:hAnsi="Courier New" w:cs="Courier New"/>
        </w:rPr>
      </w:pPr>
      <w:ins w:id="4633" w:author="hari prasath" w:date="2020-08-10T15:50:00Z">
        <w:r w:rsidRPr="003E68F5">
          <w:rPr>
            <w:rFonts w:ascii="Courier New" w:hAnsi="Courier New" w:cs="Courier New"/>
          </w:rPr>
          <w:t>}</w:t>
        </w:r>
      </w:ins>
    </w:p>
    <w:p w14:paraId="08382B69" w14:textId="77777777" w:rsidR="009167C1" w:rsidRPr="003E68F5" w:rsidRDefault="009167C1" w:rsidP="009167C1">
      <w:pPr>
        <w:ind w:left="576"/>
        <w:rPr>
          <w:ins w:id="4634" w:author="hari prasath" w:date="2020-08-10T15:50:00Z"/>
          <w:rFonts w:ascii="Courier New" w:hAnsi="Courier New" w:cs="Courier New"/>
        </w:rPr>
      </w:pPr>
      <w:ins w:id="4635" w:author="hari prasath" w:date="2020-08-10T15:50:00Z">
        <w:r w:rsidRPr="003E68F5">
          <w:rPr>
            <w:rFonts w:ascii="Courier New" w:hAnsi="Courier New" w:cs="Courier New"/>
          </w:rPr>
          <w:t>]</w:t>
        </w:r>
      </w:ins>
    </w:p>
    <w:p w14:paraId="6DE5FD3C" w14:textId="77777777" w:rsidR="009167C1" w:rsidRPr="003E68F5" w:rsidRDefault="009167C1" w:rsidP="009167C1">
      <w:pPr>
        <w:ind w:left="576"/>
        <w:rPr>
          <w:ins w:id="4636" w:author="hari prasath" w:date="2020-08-10T15:50:00Z"/>
          <w:rFonts w:ascii="Courier New" w:hAnsi="Courier New" w:cs="Courier New"/>
        </w:rPr>
      </w:pPr>
      <w:ins w:id="4637" w:author="hari prasath" w:date="2020-08-10T15:50:00Z">
        <w:r w:rsidRPr="003E68F5">
          <w:rPr>
            <w:rFonts w:ascii="Courier New" w:hAnsi="Courier New" w:cs="Courier New"/>
          </w:rPr>
          <w:t>}</w:t>
        </w:r>
      </w:ins>
    </w:p>
    <w:p w14:paraId="2B30D970" w14:textId="77777777" w:rsidR="009167C1" w:rsidRPr="003E68F5" w:rsidRDefault="009167C1" w:rsidP="009167C1">
      <w:pPr>
        <w:ind w:left="576"/>
        <w:rPr>
          <w:ins w:id="4638" w:author="hari prasath" w:date="2020-08-10T15:50:00Z"/>
          <w:rFonts w:ascii="Courier New" w:hAnsi="Courier New" w:cs="Courier New"/>
        </w:rPr>
      </w:pPr>
      <w:ins w:id="4639" w:author="hari prasath" w:date="2020-08-10T15:50:00Z">
        <w:r w:rsidRPr="003E68F5">
          <w:rPr>
            <w:rFonts w:ascii="Courier New" w:hAnsi="Courier New" w:cs="Courier New"/>
          </w:rPr>
          <w:t>}</w:t>
        </w:r>
      </w:ins>
    </w:p>
    <w:p w14:paraId="0C12743C" w14:textId="77777777" w:rsidR="009167C1" w:rsidRDefault="009167C1" w:rsidP="009167C1">
      <w:pPr>
        <w:ind w:left="567"/>
        <w:rPr>
          <w:ins w:id="4640" w:author="hari prasath" w:date="2020-08-10T15:50:00Z"/>
          <w:rFonts w:ascii="Courier New" w:hAnsi="Courier New" w:cs="Courier New"/>
        </w:rPr>
      </w:pPr>
      <w:ins w:id="4641" w:author="hari prasath" w:date="2020-08-10T15:50:00Z">
        <w:r w:rsidRPr="003E68F5">
          <w:rPr>
            <w:rFonts w:ascii="Courier New" w:hAnsi="Courier New" w:cs="Courier New"/>
          </w:rPr>
          <w:t xml:space="preserve">(Note: </w:t>
        </w:r>
      </w:ins>
    </w:p>
    <w:p w14:paraId="3B01CD68" w14:textId="77777777" w:rsidR="009167C1" w:rsidRDefault="009167C1" w:rsidP="009167C1">
      <w:pPr>
        <w:ind w:left="567"/>
        <w:rPr>
          <w:ins w:id="4642" w:author="hari prasath" w:date="2020-08-10T15:50:00Z"/>
          <w:rFonts w:ascii="Courier New" w:hAnsi="Courier New" w:cs="Courier New"/>
        </w:rPr>
      </w:pPr>
      <w:ins w:id="4643" w:author="hari prasath" w:date="2020-08-10T15:50:00Z">
        <w:r>
          <w:rPr>
            <w:rFonts w:ascii="Courier New" w:hAnsi="Courier New" w:cs="Courier New"/>
          </w:rPr>
          <w:t>“status”: 1 – Enable this setting</w:t>
        </w:r>
      </w:ins>
    </w:p>
    <w:p w14:paraId="4F31DDAE" w14:textId="77777777" w:rsidR="009167C1" w:rsidRDefault="009167C1" w:rsidP="009167C1">
      <w:pPr>
        <w:ind w:left="567"/>
        <w:rPr>
          <w:ins w:id="4644" w:author="hari prasath" w:date="2020-08-10T15:50:00Z"/>
          <w:rFonts w:ascii="Courier New" w:hAnsi="Courier New" w:cs="Courier New"/>
        </w:rPr>
      </w:pPr>
      <w:ins w:id="4645" w:author="hari prasath" w:date="2020-08-10T15:50:00Z">
        <w:r>
          <w:rPr>
            <w:rFonts w:ascii="Courier New" w:hAnsi="Courier New" w:cs="Courier New"/>
          </w:rPr>
          <w:t>“status”: 0 – Disable this setting</w:t>
        </w:r>
      </w:ins>
    </w:p>
    <w:p w14:paraId="47124051" w14:textId="77777777" w:rsidR="009167C1" w:rsidRDefault="009167C1" w:rsidP="009167C1">
      <w:pPr>
        <w:ind w:left="567" w:firstLine="153"/>
        <w:rPr>
          <w:ins w:id="4646" w:author="hari prasath" w:date="2020-08-10T15:50:00Z"/>
          <w:rFonts w:ascii="Courier New" w:hAnsi="Courier New" w:cs="Courier New"/>
        </w:rPr>
      </w:pPr>
      <w:ins w:id="4647" w:author="hari prasath" w:date="2020-08-10T15:50:00Z">
        <w:r w:rsidRPr="00956093">
          <w:rPr>
            <w:rFonts w:ascii="Courier New" w:hAnsi="Courier New" w:cs="Courier New"/>
          </w:rPr>
          <w:t>"ac_status":1</w:t>
        </w:r>
        <w:r>
          <w:rPr>
            <w:rFonts w:ascii="Courier New" w:hAnsi="Courier New" w:cs="Courier New"/>
          </w:rPr>
          <w:t xml:space="preserve"> – Turn ON AC</w:t>
        </w:r>
      </w:ins>
    </w:p>
    <w:p w14:paraId="223A30AE" w14:textId="77777777" w:rsidR="009167C1" w:rsidRPr="00BF365C" w:rsidRDefault="009167C1" w:rsidP="009167C1">
      <w:pPr>
        <w:ind w:left="567" w:firstLine="153"/>
        <w:rPr>
          <w:ins w:id="4648" w:author="hari prasath" w:date="2020-08-10T15:50:00Z"/>
        </w:rPr>
      </w:pPr>
      <w:ins w:id="4649" w:author="hari prasath" w:date="2020-08-10T15:50:00Z">
        <w:r w:rsidRPr="00956093">
          <w:rPr>
            <w:rFonts w:ascii="Courier New" w:hAnsi="Courier New" w:cs="Courier New"/>
          </w:rPr>
          <w:t>"ac_status":</w:t>
        </w:r>
        <w:r>
          <w:rPr>
            <w:rFonts w:ascii="Courier New" w:hAnsi="Courier New" w:cs="Courier New"/>
          </w:rPr>
          <w:t>0 – Turn OFF AC</w:t>
        </w:r>
        <w:r w:rsidRPr="003E68F5">
          <w:rPr>
            <w:rFonts w:ascii="Courier New" w:hAnsi="Courier New" w:cs="Courier New"/>
          </w:rPr>
          <w:t>)</w:t>
        </w:r>
      </w:ins>
    </w:p>
    <w:p w14:paraId="2D6A411A" w14:textId="77777777" w:rsidR="009167C1" w:rsidRPr="00BF365C" w:rsidRDefault="009167C1" w:rsidP="009167C1">
      <w:pPr>
        <w:rPr>
          <w:ins w:id="4650" w:author="hari prasath" w:date="2020-08-10T15:50:00Z"/>
        </w:rPr>
      </w:pPr>
    </w:p>
    <w:p w14:paraId="60505DA2" w14:textId="77777777" w:rsidR="009167C1" w:rsidRDefault="009167C1" w:rsidP="009167C1">
      <w:pPr>
        <w:ind w:left="478"/>
        <w:rPr>
          <w:ins w:id="4651" w:author="hari prasath" w:date="2020-08-10T15:50:00Z"/>
          <w:rFonts w:asciiTheme="minorHAnsi" w:hAnsiTheme="minorHAnsi" w:cstheme="minorHAnsi"/>
        </w:rPr>
      </w:pPr>
    </w:p>
    <w:p w14:paraId="0624EBDE" w14:textId="77777777" w:rsidR="009167C1" w:rsidRDefault="009167C1" w:rsidP="009167C1">
      <w:pPr>
        <w:pStyle w:val="Heading2"/>
        <w:rPr>
          <w:ins w:id="4652" w:author="hari prasath" w:date="2020-08-10T15:50:00Z"/>
        </w:rPr>
      </w:pPr>
      <w:bookmarkStart w:id="4653" w:name="_Toc50192924"/>
      <w:commentRangeStart w:id="4654"/>
      <w:ins w:id="4655" w:author="hari prasath" w:date="2020-08-10T15:50:00Z">
        <w:r>
          <w:t>Amenity Sleep mode setting packet</w:t>
        </w:r>
        <w:commentRangeEnd w:id="4654"/>
        <w:r>
          <w:rPr>
            <w:rStyle w:val="CommentReference"/>
            <w:rFonts w:ascii="Arial" w:eastAsiaTheme="minorHAnsi" w:hAnsi="Arial" w:cstheme="minorBidi"/>
            <w:b w:val="0"/>
            <w:color w:val="auto"/>
          </w:rPr>
          <w:commentReference w:id="4654"/>
        </w:r>
        <w:bookmarkEnd w:id="4653"/>
      </w:ins>
    </w:p>
    <w:p w14:paraId="51795939" w14:textId="77777777" w:rsidR="009167C1" w:rsidRPr="00A2695F" w:rsidRDefault="009167C1">
      <w:pPr>
        <w:ind w:left="567"/>
        <w:rPr>
          <w:ins w:id="4656" w:author="hari prasath" w:date="2020-08-10T15:50:00Z"/>
          <w:rFonts w:asciiTheme="minorHAnsi" w:hAnsiTheme="minorHAnsi" w:cstheme="minorHAnsi"/>
        </w:rPr>
        <w:pPrChange w:id="4657" w:author="hari prasath" w:date="2020-08-10T16:43:00Z">
          <w:pPr>
            <w:ind w:firstLine="576"/>
          </w:pPr>
        </w:pPrChange>
      </w:pPr>
      <w:ins w:id="4658" w:author="hari prasath" w:date="2020-08-10T15:50:00Z">
        <w:r w:rsidRPr="00A2695F">
          <w:rPr>
            <w:rFonts w:asciiTheme="minorHAnsi" w:hAnsiTheme="minorHAnsi" w:cstheme="minorHAnsi"/>
          </w:rPr>
          <w:t xml:space="preserve">Sensor receives this packet </w:t>
        </w:r>
        <w:r>
          <w:rPr>
            <w:rFonts w:asciiTheme="minorHAnsi" w:hAnsiTheme="minorHAnsi" w:cstheme="minorHAnsi"/>
          </w:rPr>
          <w:t>when user is going to sleep (i.e. user press sleep mode switch in AFI). When it receives, it will turn off all light and set AC in sleep mode setting.</w:t>
        </w:r>
      </w:ins>
    </w:p>
    <w:p w14:paraId="3760B4AD" w14:textId="77777777" w:rsidR="009167C1" w:rsidRPr="0011432C" w:rsidRDefault="009167C1" w:rsidP="009167C1">
      <w:pPr>
        <w:rPr>
          <w:ins w:id="4659" w:author="hari prasath" w:date="2020-08-10T15:50:00Z"/>
        </w:rPr>
      </w:pPr>
    </w:p>
    <w:p w14:paraId="6555B4E7" w14:textId="77777777" w:rsidR="009167C1" w:rsidRPr="003E68F5" w:rsidRDefault="009167C1" w:rsidP="009167C1">
      <w:pPr>
        <w:ind w:left="576"/>
        <w:rPr>
          <w:ins w:id="4660" w:author="hari prasath" w:date="2020-08-10T15:50:00Z"/>
          <w:rFonts w:ascii="Courier New" w:hAnsi="Courier New" w:cs="Courier New"/>
        </w:rPr>
      </w:pPr>
      <w:ins w:id="4661" w:author="hari prasath" w:date="2020-08-10T15:50:00Z">
        <w:r w:rsidRPr="003E68F5">
          <w:rPr>
            <w:rFonts w:ascii="Courier New" w:hAnsi="Courier New" w:cs="Courier New"/>
          </w:rPr>
          <w:t>{</w:t>
        </w:r>
      </w:ins>
    </w:p>
    <w:p w14:paraId="2409DE28" w14:textId="77777777" w:rsidR="009167C1" w:rsidRPr="003E68F5" w:rsidRDefault="009167C1" w:rsidP="009167C1">
      <w:pPr>
        <w:ind w:left="576"/>
        <w:rPr>
          <w:ins w:id="4662" w:author="hari prasath" w:date="2020-08-10T15:50:00Z"/>
          <w:rFonts w:ascii="Courier New" w:hAnsi="Courier New" w:cs="Courier New"/>
        </w:rPr>
      </w:pPr>
      <w:ins w:id="4663" w:author="hari prasath" w:date="2020-08-10T15:50:00Z">
        <w:r w:rsidRPr="003E68F5">
          <w:rPr>
            <w:rFonts w:ascii="Courier New" w:hAnsi="Courier New" w:cs="Courier New"/>
          </w:rPr>
          <w:t>“hmac”:’’,</w:t>
        </w:r>
      </w:ins>
    </w:p>
    <w:p w14:paraId="299C6F03" w14:textId="77777777" w:rsidR="009167C1" w:rsidRPr="003E68F5" w:rsidRDefault="009167C1" w:rsidP="009167C1">
      <w:pPr>
        <w:ind w:left="576"/>
        <w:rPr>
          <w:ins w:id="4664" w:author="hari prasath" w:date="2020-08-10T15:50:00Z"/>
          <w:rFonts w:ascii="Courier New" w:hAnsi="Courier New" w:cs="Courier New"/>
        </w:rPr>
      </w:pPr>
      <w:ins w:id="4665" w:author="hari prasath" w:date="2020-08-10T15:50:00Z">
        <w:r w:rsidRPr="003E68F5">
          <w:rPr>
            <w:rFonts w:ascii="Courier New" w:hAnsi="Courier New" w:cs="Courier New"/>
          </w:rPr>
          <w:t>“payload”:</w:t>
        </w:r>
      </w:ins>
    </w:p>
    <w:p w14:paraId="715B8EB1" w14:textId="77777777" w:rsidR="009167C1" w:rsidRPr="003E68F5" w:rsidRDefault="009167C1" w:rsidP="009167C1">
      <w:pPr>
        <w:ind w:left="576"/>
        <w:rPr>
          <w:ins w:id="4666" w:author="hari prasath" w:date="2020-08-10T15:50:00Z"/>
          <w:rFonts w:ascii="Courier New" w:hAnsi="Courier New" w:cs="Courier New"/>
        </w:rPr>
      </w:pPr>
      <w:ins w:id="4667" w:author="hari prasath" w:date="2020-08-10T15:50:00Z">
        <w:r w:rsidRPr="003E68F5">
          <w:rPr>
            <w:rFonts w:ascii="Courier New" w:hAnsi="Courier New" w:cs="Courier New"/>
          </w:rPr>
          <w:t>{</w:t>
        </w:r>
        <w:r w:rsidRPr="003E68F5">
          <w:rPr>
            <w:rFonts w:ascii="Courier New" w:hAnsi="Courier New" w:cs="Courier New"/>
          </w:rPr>
          <w:tab/>
        </w:r>
      </w:ins>
    </w:p>
    <w:p w14:paraId="607E1CE0" w14:textId="77777777" w:rsidR="009167C1" w:rsidRPr="003E68F5" w:rsidRDefault="009167C1" w:rsidP="009167C1">
      <w:pPr>
        <w:ind w:left="576"/>
        <w:rPr>
          <w:ins w:id="4668" w:author="hari prasath" w:date="2020-08-10T15:50:00Z"/>
          <w:rFonts w:ascii="Courier New" w:hAnsi="Courier New" w:cs="Courier New"/>
        </w:rPr>
      </w:pPr>
      <w:ins w:id="4669" w:author="hari prasath" w:date="2020-08-10T15:50:00Z">
        <w:r w:rsidRPr="003E68F5">
          <w:rPr>
            <w:rFonts w:ascii="Courier New" w:hAnsi="Courier New" w:cs="Courier New"/>
          </w:rPr>
          <w:t>“device_uid”: “031219010010002”,</w:t>
        </w:r>
      </w:ins>
    </w:p>
    <w:p w14:paraId="6126B1E3" w14:textId="77777777" w:rsidR="009167C1" w:rsidRPr="003E68F5" w:rsidRDefault="009167C1" w:rsidP="009167C1">
      <w:pPr>
        <w:ind w:left="576"/>
        <w:rPr>
          <w:ins w:id="4670" w:author="hari prasath" w:date="2020-08-10T15:50:00Z"/>
          <w:rFonts w:ascii="Courier New" w:hAnsi="Courier New" w:cs="Courier New"/>
        </w:rPr>
      </w:pPr>
      <w:ins w:id="4671" w:author="hari prasath" w:date="2020-08-10T15:50:00Z">
        <w:r w:rsidRPr="003E68F5">
          <w:rPr>
            <w:rFonts w:ascii="Courier New" w:hAnsi="Courier New" w:cs="Courier New"/>
          </w:rPr>
          <w:lastRenderedPageBreak/>
          <w:t xml:space="preserve">“action”: </w:t>
        </w:r>
        <w:r>
          <w:rPr>
            <w:rFonts w:ascii="Courier New" w:hAnsi="Courier New" w:cs="Courier New"/>
          </w:rPr>
          <w:t>19</w:t>
        </w:r>
        <w:r w:rsidRPr="003E68F5">
          <w:rPr>
            <w:rFonts w:ascii="Courier New" w:hAnsi="Courier New" w:cs="Courier New"/>
          </w:rPr>
          <w:t>,</w:t>
        </w:r>
      </w:ins>
    </w:p>
    <w:p w14:paraId="24833C9D" w14:textId="77777777" w:rsidR="009167C1" w:rsidRPr="003E68F5" w:rsidRDefault="009167C1" w:rsidP="009167C1">
      <w:pPr>
        <w:ind w:left="576"/>
        <w:rPr>
          <w:ins w:id="4672" w:author="hari prasath" w:date="2020-08-10T15:50:00Z"/>
          <w:rFonts w:ascii="Courier New" w:hAnsi="Courier New" w:cs="Courier New"/>
        </w:rPr>
      </w:pPr>
      <w:ins w:id="4673" w:author="hari prasath" w:date="2020-08-10T15:50:00Z">
        <w:r w:rsidRPr="003E68F5">
          <w:rPr>
            <w:rFonts w:ascii="Courier New" w:hAnsi="Courier New" w:cs="Courier New"/>
          </w:rPr>
          <w:t>“device_data”:[</w:t>
        </w:r>
      </w:ins>
    </w:p>
    <w:p w14:paraId="59B92322" w14:textId="77777777" w:rsidR="009167C1" w:rsidRPr="003E68F5" w:rsidRDefault="009167C1" w:rsidP="009167C1">
      <w:pPr>
        <w:ind w:left="576"/>
        <w:rPr>
          <w:ins w:id="4674" w:author="hari prasath" w:date="2020-08-10T15:50:00Z"/>
          <w:rFonts w:ascii="Courier New" w:hAnsi="Courier New" w:cs="Courier New"/>
        </w:rPr>
      </w:pPr>
      <w:ins w:id="4675" w:author="hari prasath" w:date="2020-08-10T15:50:00Z">
        <w:r w:rsidRPr="003E68F5">
          <w:rPr>
            <w:rFonts w:ascii="Courier New" w:hAnsi="Courier New" w:cs="Courier New"/>
          </w:rPr>
          <w:t>{</w:t>
        </w:r>
      </w:ins>
    </w:p>
    <w:p w14:paraId="2E85AFDC" w14:textId="77777777" w:rsidR="009167C1" w:rsidRPr="003E68F5" w:rsidRDefault="009167C1" w:rsidP="009167C1">
      <w:pPr>
        <w:ind w:left="576"/>
        <w:rPr>
          <w:ins w:id="4676" w:author="hari prasath" w:date="2020-08-10T15:50:00Z"/>
          <w:rFonts w:ascii="Courier New" w:hAnsi="Courier New" w:cs="Courier New"/>
        </w:rPr>
      </w:pPr>
      <w:ins w:id="4677" w:author="hari prasath" w:date="2020-08-10T15:50:00Z">
        <w:r w:rsidRPr="003E68F5">
          <w:rPr>
            <w:rFonts w:ascii="Courier New" w:hAnsi="Courier New" w:cs="Courier New"/>
          </w:rPr>
          <w:t xml:space="preserve"> “</w:t>
        </w:r>
        <w:r>
          <w:rPr>
            <w:rFonts w:ascii="Courier New" w:hAnsi="Courier New" w:cs="Courier New"/>
          </w:rPr>
          <w:t>status”:1/0</w:t>
        </w:r>
      </w:ins>
    </w:p>
    <w:p w14:paraId="59B862F6" w14:textId="77777777" w:rsidR="009167C1" w:rsidRPr="003E68F5" w:rsidRDefault="009167C1" w:rsidP="009167C1">
      <w:pPr>
        <w:ind w:left="576"/>
        <w:rPr>
          <w:ins w:id="4678" w:author="hari prasath" w:date="2020-08-10T15:50:00Z"/>
          <w:rFonts w:ascii="Courier New" w:hAnsi="Courier New" w:cs="Courier New"/>
        </w:rPr>
      </w:pPr>
      <w:ins w:id="4679" w:author="hari prasath" w:date="2020-08-10T15:50:00Z">
        <w:r w:rsidRPr="003E68F5">
          <w:rPr>
            <w:rFonts w:ascii="Courier New" w:hAnsi="Courier New" w:cs="Courier New"/>
          </w:rPr>
          <w:t>}</w:t>
        </w:r>
      </w:ins>
    </w:p>
    <w:p w14:paraId="11B9619E" w14:textId="77777777" w:rsidR="009167C1" w:rsidRPr="003E68F5" w:rsidRDefault="009167C1" w:rsidP="009167C1">
      <w:pPr>
        <w:ind w:left="576"/>
        <w:rPr>
          <w:ins w:id="4680" w:author="hari prasath" w:date="2020-08-10T15:50:00Z"/>
          <w:rFonts w:ascii="Courier New" w:hAnsi="Courier New" w:cs="Courier New"/>
        </w:rPr>
      </w:pPr>
      <w:ins w:id="4681" w:author="hari prasath" w:date="2020-08-10T15:50:00Z">
        <w:r w:rsidRPr="003E68F5">
          <w:rPr>
            <w:rFonts w:ascii="Courier New" w:hAnsi="Courier New" w:cs="Courier New"/>
          </w:rPr>
          <w:t>]</w:t>
        </w:r>
      </w:ins>
    </w:p>
    <w:p w14:paraId="0FE2B39B" w14:textId="77777777" w:rsidR="009167C1" w:rsidRPr="003E68F5" w:rsidRDefault="009167C1" w:rsidP="009167C1">
      <w:pPr>
        <w:ind w:left="576"/>
        <w:rPr>
          <w:ins w:id="4682" w:author="hari prasath" w:date="2020-08-10T15:50:00Z"/>
          <w:rFonts w:ascii="Courier New" w:hAnsi="Courier New" w:cs="Courier New"/>
        </w:rPr>
      </w:pPr>
      <w:ins w:id="4683" w:author="hari prasath" w:date="2020-08-10T15:50:00Z">
        <w:r w:rsidRPr="003E68F5">
          <w:rPr>
            <w:rFonts w:ascii="Courier New" w:hAnsi="Courier New" w:cs="Courier New"/>
          </w:rPr>
          <w:t>}</w:t>
        </w:r>
      </w:ins>
    </w:p>
    <w:p w14:paraId="0711068C" w14:textId="77777777" w:rsidR="009167C1" w:rsidRPr="003E68F5" w:rsidRDefault="009167C1" w:rsidP="009167C1">
      <w:pPr>
        <w:ind w:left="576"/>
        <w:rPr>
          <w:ins w:id="4684" w:author="hari prasath" w:date="2020-08-10T15:50:00Z"/>
          <w:rFonts w:ascii="Courier New" w:hAnsi="Courier New" w:cs="Courier New"/>
        </w:rPr>
      </w:pPr>
      <w:ins w:id="4685" w:author="hari prasath" w:date="2020-08-10T15:50:00Z">
        <w:r w:rsidRPr="003E68F5">
          <w:rPr>
            <w:rFonts w:ascii="Courier New" w:hAnsi="Courier New" w:cs="Courier New"/>
          </w:rPr>
          <w:t>}</w:t>
        </w:r>
      </w:ins>
    </w:p>
    <w:p w14:paraId="3334D60B" w14:textId="77777777" w:rsidR="009167C1" w:rsidRPr="003E68F5" w:rsidRDefault="009167C1" w:rsidP="009167C1">
      <w:pPr>
        <w:ind w:left="567"/>
        <w:rPr>
          <w:ins w:id="4686" w:author="hari prasath" w:date="2020-08-10T15:50:00Z"/>
          <w:rFonts w:ascii="Courier New" w:hAnsi="Courier New" w:cs="Courier New"/>
        </w:rPr>
      </w:pPr>
      <w:ins w:id="4687" w:author="hari prasath" w:date="2020-08-10T15:50:00Z">
        <w:r w:rsidRPr="003E68F5">
          <w:rPr>
            <w:rFonts w:ascii="Courier New" w:hAnsi="Courier New" w:cs="Courier New"/>
          </w:rPr>
          <w:t xml:space="preserve">(Note: 1 – </w:t>
        </w:r>
        <w:r>
          <w:rPr>
            <w:rFonts w:ascii="Courier New" w:hAnsi="Courier New" w:cs="Courier New"/>
          </w:rPr>
          <w:t>Enable sleep mode setting</w:t>
        </w:r>
      </w:ins>
    </w:p>
    <w:p w14:paraId="0D042BC8" w14:textId="77777777" w:rsidR="009167C1" w:rsidRDefault="009167C1" w:rsidP="009167C1">
      <w:pPr>
        <w:rPr>
          <w:ins w:id="4688" w:author="hari prasath" w:date="2020-08-10T15:50:00Z"/>
          <w:rFonts w:ascii="Courier New" w:hAnsi="Courier New" w:cs="Courier New"/>
        </w:rPr>
      </w:pPr>
      <w:ins w:id="4689" w:author="hari prasath" w:date="2020-08-10T15:50:00Z">
        <w:r w:rsidRPr="003E68F5"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3E68F5">
          <w:rPr>
            <w:rFonts w:ascii="Courier New" w:hAnsi="Courier New" w:cs="Courier New"/>
          </w:rPr>
          <w:t xml:space="preserve">0 – </w:t>
        </w:r>
        <w:r>
          <w:rPr>
            <w:rFonts w:ascii="Courier New" w:hAnsi="Courier New" w:cs="Courier New"/>
          </w:rPr>
          <w:t>Disable sleep mode setting</w:t>
        </w:r>
        <w:r w:rsidRPr="003E68F5">
          <w:rPr>
            <w:rFonts w:ascii="Courier New" w:hAnsi="Courier New" w:cs="Courier New"/>
          </w:rPr>
          <w:t>)</w:t>
        </w:r>
      </w:ins>
    </w:p>
    <w:p w14:paraId="6A2A13E7" w14:textId="2315DF89" w:rsidR="00867CC5" w:rsidRPr="00510745" w:rsidDel="009167C1" w:rsidRDefault="00867CC5" w:rsidP="00510745">
      <w:pPr>
        <w:pStyle w:val="Heading2"/>
        <w:rPr>
          <w:del w:id="4690" w:author="hari prasath" w:date="2020-08-10T15:47:00Z"/>
          <w:rFonts w:ascii="Courier New" w:hAnsi="Courier New" w:cs="Courier New"/>
        </w:rPr>
      </w:pPr>
      <w:del w:id="4691" w:author="hari prasath" w:date="2020-08-10T15:47:00Z">
        <w:r w:rsidRPr="00A2695F" w:rsidDel="009167C1">
          <w:delText xml:space="preserve">Decommission </w:delText>
        </w:r>
        <w:r w:rsidR="004B05F1" w:rsidDel="009167C1">
          <w:delText>packet</w:delText>
        </w:r>
      </w:del>
    </w:p>
    <w:p w14:paraId="6B4A70D0" w14:textId="77CB07C8" w:rsidR="00867CC5" w:rsidDel="009167C1" w:rsidRDefault="00110218" w:rsidP="00A80776">
      <w:pPr>
        <w:ind w:firstLine="576"/>
        <w:rPr>
          <w:del w:id="4692" w:author="hari prasath" w:date="2020-08-10T15:47:00Z"/>
          <w:rFonts w:asciiTheme="minorHAnsi" w:hAnsiTheme="minorHAnsi" w:cstheme="minorHAnsi"/>
        </w:rPr>
      </w:pPr>
      <w:del w:id="4693" w:author="hari prasath" w:date="2020-08-10T15:47:00Z">
        <w:r w:rsidRPr="00A2695F" w:rsidDel="009167C1">
          <w:rPr>
            <w:rFonts w:asciiTheme="minorHAnsi" w:hAnsiTheme="minorHAnsi" w:cstheme="minorHAnsi"/>
          </w:rPr>
          <w:delText>After receiving this packet sensor should operate in Configuration mode</w:delText>
        </w:r>
      </w:del>
    </w:p>
    <w:p w14:paraId="21D6CAFC" w14:textId="63CD16C7" w:rsidR="007F10BC" w:rsidRPr="00A2695F" w:rsidDel="009167C1" w:rsidRDefault="007F10BC" w:rsidP="007F10BC">
      <w:pPr>
        <w:pStyle w:val="Heading3"/>
        <w:rPr>
          <w:del w:id="4694" w:author="hari prasath" w:date="2020-08-10T15:47:00Z"/>
        </w:rPr>
      </w:pPr>
      <w:del w:id="4695" w:author="hari prasath" w:date="2020-08-10T15:47:00Z">
        <w:r w:rsidDel="009167C1">
          <w:delText>Amenos Decommission packet</w:delText>
        </w:r>
      </w:del>
    </w:p>
    <w:p w14:paraId="4835DCEB" w14:textId="7FDFDAB1" w:rsidR="00867CC5" w:rsidRPr="00956093" w:rsidDel="009167C1" w:rsidRDefault="00867CC5" w:rsidP="00A80776">
      <w:pPr>
        <w:ind w:left="720"/>
        <w:rPr>
          <w:del w:id="4696" w:author="hari prasath" w:date="2020-08-10T15:47:00Z"/>
          <w:rFonts w:ascii="Courier New" w:hAnsi="Courier New" w:cs="Courier New"/>
        </w:rPr>
      </w:pPr>
      <w:del w:id="4697" w:author="hari prasath" w:date="2020-08-10T15:47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55690620" w14:textId="24BE1983" w:rsidR="00867CC5" w:rsidRPr="00956093" w:rsidDel="009167C1" w:rsidRDefault="00867CC5" w:rsidP="00A80776">
      <w:pPr>
        <w:ind w:left="720"/>
        <w:rPr>
          <w:del w:id="4698" w:author="hari prasath" w:date="2020-08-10T15:47:00Z"/>
          <w:rFonts w:ascii="Courier New" w:hAnsi="Courier New" w:cs="Courier New"/>
        </w:rPr>
      </w:pPr>
      <w:del w:id="4699" w:author="hari prasath" w:date="2020-08-10T15:47:00Z">
        <w:r w:rsidRPr="00956093" w:rsidDel="009167C1">
          <w:rPr>
            <w:rFonts w:ascii="Courier New" w:hAnsi="Courier New" w:cs="Courier New"/>
          </w:rPr>
          <w:delText>“hmac”:’’,</w:delText>
        </w:r>
      </w:del>
    </w:p>
    <w:p w14:paraId="391CE2E6" w14:textId="1E16DDD6" w:rsidR="00867CC5" w:rsidDel="009167C1" w:rsidRDefault="00867CC5" w:rsidP="00A80776">
      <w:pPr>
        <w:ind w:left="720"/>
        <w:rPr>
          <w:del w:id="4700" w:author="hari prasath" w:date="2020-08-10T15:47:00Z"/>
          <w:rFonts w:ascii="Courier New" w:hAnsi="Courier New" w:cs="Courier New"/>
        </w:rPr>
      </w:pPr>
      <w:del w:id="4701" w:author="hari prasath" w:date="2020-08-10T15:47:00Z">
        <w:r w:rsidRPr="00956093" w:rsidDel="009167C1">
          <w:rPr>
            <w:rFonts w:ascii="Courier New" w:hAnsi="Courier New" w:cs="Courier New"/>
          </w:rPr>
          <w:delText>“payload”:{</w:delText>
        </w:r>
      </w:del>
    </w:p>
    <w:p w14:paraId="651F7D95" w14:textId="7629FFB2" w:rsidR="007F229C" w:rsidRPr="00956093" w:rsidDel="009167C1" w:rsidRDefault="007F229C" w:rsidP="00A80776">
      <w:pPr>
        <w:ind w:left="720"/>
        <w:rPr>
          <w:del w:id="4702" w:author="hari prasath" w:date="2020-08-10T15:47:00Z"/>
          <w:rFonts w:ascii="Courier New" w:hAnsi="Courier New" w:cs="Courier New"/>
        </w:rPr>
      </w:pPr>
      <w:del w:id="4703" w:author="hari prasath" w:date="2020-08-10T15:47:00Z">
        <w:r w:rsidDel="009167C1">
          <w:rPr>
            <w:rFonts w:ascii="Courier New" w:hAnsi="Courier New" w:cs="Courier New"/>
          </w:rPr>
          <w:delText xml:space="preserve">  </w:delText>
        </w:r>
        <w:commentRangeStart w:id="4704"/>
        <w:r w:rsidRPr="00956093" w:rsidDel="009167C1">
          <w:rPr>
            <w:rFonts w:ascii="Courier New" w:hAnsi="Courier New" w:cs="Courier New"/>
          </w:rPr>
          <w:delText>“device_uid”:”031219010010002”</w:delText>
        </w:r>
      </w:del>
    </w:p>
    <w:p w14:paraId="24397343" w14:textId="74579118" w:rsidR="00867CC5" w:rsidDel="009167C1" w:rsidRDefault="007F229C" w:rsidP="00A80776">
      <w:pPr>
        <w:ind w:left="720"/>
        <w:rPr>
          <w:del w:id="4705" w:author="hari prasath" w:date="2020-08-10T15:47:00Z"/>
          <w:rFonts w:ascii="Courier New" w:hAnsi="Courier New" w:cs="Courier New"/>
        </w:rPr>
      </w:pPr>
      <w:del w:id="4706" w:author="hari prasath" w:date="2020-08-10T15:47:00Z">
        <w:r w:rsidRPr="00956093" w:rsidDel="009167C1">
          <w:rPr>
            <w:rFonts w:ascii="Courier New" w:hAnsi="Courier New" w:cs="Courier New"/>
          </w:rPr>
          <w:delText xml:space="preserve">  </w:delText>
        </w:r>
        <w:r w:rsidR="00867CC5" w:rsidRPr="00956093" w:rsidDel="009167C1">
          <w:rPr>
            <w:rFonts w:ascii="Courier New" w:hAnsi="Courier New" w:cs="Courier New"/>
          </w:rPr>
          <w:delText>“action”:12,</w:delText>
        </w:r>
        <w:commentRangeEnd w:id="4704"/>
        <w:r w:rsidR="000A38EA" w:rsidDel="009167C1">
          <w:rPr>
            <w:rStyle w:val="CommentReference"/>
          </w:rPr>
          <w:commentReference w:id="4704"/>
        </w:r>
      </w:del>
    </w:p>
    <w:p w14:paraId="7F6FDEB1" w14:textId="69FD38B3" w:rsidR="00867CC5" w:rsidRPr="00956093" w:rsidDel="009167C1" w:rsidRDefault="007F229C" w:rsidP="00A80776">
      <w:pPr>
        <w:tabs>
          <w:tab w:val="left" w:pos="2179"/>
        </w:tabs>
        <w:ind w:left="720"/>
        <w:rPr>
          <w:del w:id="4707" w:author="hari prasath" w:date="2020-08-10T15:47:00Z"/>
          <w:rFonts w:ascii="Courier New" w:hAnsi="Courier New" w:cs="Courier New"/>
        </w:rPr>
      </w:pPr>
      <w:del w:id="4708" w:author="hari prasath" w:date="2020-08-10T15:47:00Z">
        <w:r w:rsidDel="009167C1">
          <w:rPr>
            <w:rFonts w:ascii="Courier New" w:hAnsi="Courier New" w:cs="Courier New"/>
          </w:rPr>
          <w:delText xml:space="preserve">  </w:delText>
        </w:r>
        <w:r w:rsidR="00867CC5" w:rsidRPr="00956093" w:rsidDel="009167C1">
          <w:rPr>
            <w:rFonts w:ascii="Courier New" w:hAnsi="Courier New" w:cs="Courier New"/>
          </w:rPr>
          <w:delText>“</w:delText>
        </w:r>
        <w:r w:rsidR="002F6C37" w:rsidDel="009167C1">
          <w:rPr>
            <w:rFonts w:ascii="Courier New" w:hAnsi="Courier New" w:cs="Courier New"/>
          </w:rPr>
          <w:delText>device_</w:delText>
        </w:r>
        <w:r w:rsidR="00867CC5" w:rsidRPr="00956093" w:rsidDel="009167C1">
          <w:rPr>
            <w:rFonts w:ascii="Courier New" w:hAnsi="Courier New" w:cs="Courier New"/>
          </w:rPr>
          <w:delText>data”:[</w:delText>
        </w:r>
        <w:r w:rsidR="009C17D8" w:rsidRPr="00956093" w:rsidDel="009167C1">
          <w:rPr>
            <w:rFonts w:ascii="Courier New" w:hAnsi="Courier New" w:cs="Courier New"/>
          </w:rPr>
          <w:tab/>
        </w:r>
      </w:del>
    </w:p>
    <w:p w14:paraId="01BF21DE" w14:textId="532DD1EF" w:rsidR="00867CC5" w:rsidRPr="00956093" w:rsidDel="009167C1" w:rsidRDefault="00867CC5" w:rsidP="00A80776">
      <w:pPr>
        <w:ind w:left="720"/>
        <w:rPr>
          <w:del w:id="4709" w:author="hari prasath" w:date="2020-08-10T15:47:00Z"/>
          <w:rFonts w:ascii="Courier New" w:hAnsi="Courier New" w:cs="Courier New"/>
        </w:rPr>
      </w:pPr>
      <w:del w:id="4710" w:author="hari prasath" w:date="2020-08-10T15:47:00Z">
        <w:r w:rsidRPr="00956093" w:rsidDel="009167C1">
          <w:rPr>
            <w:rFonts w:ascii="Courier New" w:hAnsi="Courier New" w:cs="Courier New"/>
          </w:rPr>
          <w:delText xml:space="preserve">              {</w:delText>
        </w:r>
      </w:del>
    </w:p>
    <w:p w14:paraId="1C82F4FA" w14:textId="47365C58" w:rsidR="00867CC5" w:rsidRPr="00956093" w:rsidDel="009167C1" w:rsidRDefault="00867CC5" w:rsidP="00A80776">
      <w:pPr>
        <w:ind w:left="720"/>
        <w:rPr>
          <w:del w:id="4711" w:author="hari prasath" w:date="2020-08-10T15:47:00Z"/>
          <w:rFonts w:ascii="Courier New" w:hAnsi="Courier New" w:cs="Courier New"/>
        </w:rPr>
      </w:pPr>
      <w:del w:id="4712" w:author="hari prasath" w:date="2020-08-10T15:47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66FCDE8E" w14:textId="7E5271BC" w:rsidR="00867CC5" w:rsidRPr="00956093" w:rsidDel="009167C1" w:rsidRDefault="00867CC5" w:rsidP="00A80776">
      <w:pPr>
        <w:ind w:left="720"/>
        <w:rPr>
          <w:del w:id="4713" w:author="hari prasath" w:date="2020-08-10T15:47:00Z"/>
          <w:rFonts w:ascii="Courier New" w:hAnsi="Courier New" w:cs="Courier New"/>
        </w:rPr>
      </w:pPr>
      <w:del w:id="4714" w:author="hari prasath" w:date="2020-08-10T15:47:00Z">
        <w:r w:rsidRPr="00956093" w:rsidDel="009167C1">
          <w:rPr>
            <w:rFonts w:ascii="Courier New" w:hAnsi="Courier New" w:cs="Courier New"/>
          </w:rPr>
          <w:delText>]</w:delText>
        </w:r>
      </w:del>
    </w:p>
    <w:p w14:paraId="0DF2E639" w14:textId="6DBC982A" w:rsidR="00867CC5" w:rsidRPr="00956093" w:rsidDel="009167C1" w:rsidRDefault="00867CC5" w:rsidP="00A80776">
      <w:pPr>
        <w:ind w:left="720"/>
        <w:rPr>
          <w:del w:id="4715" w:author="hari prasath" w:date="2020-08-10T15:47:00Z"/>
          <w:rFonts w:ascii="Courier New" w:hAnsi="Courier New" w:cs="Courier New"/>
        </w:rPr>
      </w:pPr>
      <w:del w:id="4716" w:author="hari prasath" w:date="2020-08-10T15:47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3A76DD1E" w14:textId="16CE2E3F" w:rsidR="00867CC5" w:rsidDel="009167C1" w:rsidRDefault="00867CC5" w:rsidP="00A80776">
      <w:pPr>
        <w:ind w:left="720"/>
        <w:rPr>
          <w:del w:id="4717" w:author="hari prasath" w:date="2020-08-10T15:47:00Z"/>
          <w:rFonts w:ascii="Courier New" w:hAnsi="Courier New" w:cs="Courier New"/>
        </w:rPr>
      </w:pPr>
      <w:del w:id="4718" w:author="hari prasath" w:date="2020-08-10T15:47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5D7BE935" w14:textId="7ED0EAD8" w:rsidR="004B7737" w:rsidDel="009167C1" w:rsidRDefault="004B7737" w:rsidP="00A80776">
      <w:pPr>
        <w:ind w:left="720"/>
        <w:rPr>
          <w:del w:id="4719" w:author="hari prasath" w:date="2020-08-10T15:47:00Z"/>
          <w:rFonts w:ascii="Courier New" w:hAnsi="Courier New" w:cs="Courier New"/>
        </w:rPr>
      </w:pPr>
    </w:p>
    <w:p w14:paraId="462ED846" w14:textId="5A39EB01" w:rsidR="00C12BDD" w:rsidRPr="00A2695F" w:rsidDel="009167C1" w:rsidRDefault="00C12BDD" w:rsidP="00C12BDD">
      <w:pPr>
        <w:pStyle w:val="Heading3"/>
        <w:rPr>
          <w:del w:id="4720" w:author="hari prasath" w:date="2020-08-10T15:47:00Z"/>
        </w:rPr>
      </w:pPr>
      <w:bookmarkStart w:id="4721" w:name="_Toc43978501"/>
      <w:bookmarkStart w:id="4722" w:name="_Toc43978570"/>
      <w:bookmarkStart w:id="4723" w:name="_Toc44691042"/>
      <w:bookmarkStart w:id="4724" w:name="_Toc45127500"/>
      <w:bookmarkStart w:id="4725" w:name="_Toc45194138"/>
      <w:bookmarkStart w:id="4726" w:name="_Toc45218983"/>
      <w:bookmarkStart w:id="4727" w:name="_Toc45305271"/>
      <w:bookmarkEnd w:id="4721"/>
      <w:bookmarkEnd w:id="4722"/>
      <w:bookmarkEnd w:id="4723"/>
      <w:bookmarkEnd w:id="4724"/>
      <w:bookmarkEnd w:id="4725"/>
      <w:bookmarkEnd w:id="4726"/>
      <w:bookmarkEnd w:id="4727"/>
      <w:del w:id="4728" w:author="hari prasath" w:date="2020-08-10T15:47:00Z">
        <w:r w:rsidDel="009167C1">
          <w:delText>Kinisi Decommission packet</w:delText>
        </w:r>
      </w:del>
    </w:p>
    <w:p w14:paraId="0E2BCB00" w14:textId="4DC8A86A" w:rsidR="00C12BDD" w:rsidRPr="00956093" w:rsidDel="009167C1" w:rsidRDefault="00C12BDD" w:rsidP="00C12BDD">
      <w:pPr>
        <w:ind w:left="720"/>
        <w:rPr>
          <w:del w:id="4729" w:author="hari prasath" w:date="2020-08-10T15:47:00Z"/>
          <w:rFonts w:ascii="Courier New" w:hAnsi="Courier New" w:cs="Courier New"/>
        </w:rPr>
      </w:pPr>
      <w:del w:id="4730" w:author="hari prasath" w:date="2020-08-10T15:47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4117831C" w14:textId="45A7ABC8" w:rsidR="00C12BDD" w:rsidRPr="00956093" w:rsidDel="009167C1" w:rsidRDefault="00C12BDD" w:rsidP="00C12BDD">
      <w:pPr>
        <w:ind w:left="720"/>
        <w:rPr>
          <w:del w:id="4731" w:author="hari prasath" w:date="2020-08-10T15:47:00Z"/>
          <w:rFonts w:ascii="Courier New" w:hAnsi="Courier New" w:cs="Courier New"/>
        </w:rPr>
      </w:pPr>
      <w:del w:id="4732" w:author="hari prasath" w:date="2020-08-10T15:47:00Z">
        <w:r w:rsidRPr="00956093" w:rsidDel="009167C1">
          <w:rPr>
            <w:rFonts w:ascii="Courier New" w:hAnsi="Courier New" w:cs="Courier New"/>
          </w:rPr>
          <w:delText>“hmac”:’’,</w:delText>
        </w:r>
      </w:del>
    </w:p>
    <w:p w14:paraId="3E0DA748" w14:textId="64486099" w:rsidR="00C12BDD" w:rsidDel="009167C1" w:rsidRDefault="00C12BDD" w:rsidP="00C12BDD">
      <w:pPr>
        <w:ind w:left="720"/>
        <w:rPr>
          <w:del w:id="4733" w:author="hari prasath" w:date="2020-08-10T15:47:00Z"/>
          <w:rFonts w:ascii="Courier New" w:hAnsi="Courier New" w:cs="Courier New"/>
        </w:rPr>
      </w:pPr>
      <w:del w:id="4734" w:author="hari prasath" w:date="2020-08-10T15:47:00Z">
        <w:r w:rsidRPr="00956093" w:rsidDel="009167C1">
          <w:rPr>
            <w:rFonts w:ascii="Courier New" w:hAnsi="Courier New" w:cs="Courier New"/>
          </w:rPr>
          <w:delText>“payload”:{</w:delText>
        </w:r>
      </w:del>
    </w:p>
    <w:p w14:paraId="2CD75464" w14:textId="2E939A22" w:rsidR="00C12BDD" w:rsidRPr="00956093" w:rsidDel="009167C1" w:rsidRDefault="00C12BDD" w:rsidP="00C12BDD">
      <w:pPr>
        <w:ind w:left="720"/>
        <w:rPr>
          <w:del w:id="4735" w:author="hari prasath" w:date="2020-08-10T15:47:00Z"/>
          <w:rFonts w:ascii="Courier New" w:hAnsi="Courier New" w:cs="Courier New"/>
        </w:rPr>
      </w:pPr>
      <w:del w:id="4736" w:author="hari prasath" w:date="2020-08-10T15:47:00Z">
        <w:r w:rsidDel="009167C1">
          <w:rPr>
            <w:rFonts w:ascii="Courier New" w:hAnsi="Courier New" w:cs="Courier New"/>
          </w:rPr>
          <w:delText xml:space="preserve">  </w:delText>
        </w:r>
        <w:r w:rsidRPr="00956093" w:rsidDel="009167C1">
          <w:rPr>
            <w:rFonts w:ascii="Courier New" w:hAnsi="Courier New" w:cs="Courier New"/>
          </w:rPr>
          <w:delText>“device_uid”:</w:delText>
        </w:r>
        <w:commentRangeStart w:id="4737"/>
        <w:r w:rsidRPr="00956093" w:rsidDel="009167C1">
          <w:rPr>
            <w:rFonts w:ascii="Courier New" w:hAnsi="Courier New" w:cs="Courier New"/>
          </w:rPr>
          <w:delText>”03121901001000</w:delText>
        </w:r>
      </w:del>
      <w:del w:id="4738" w:author="hari prasath" w:date="2020-07-21T13:31:00Z">
        <w:r w:rsidDel="009C42D2">
          <w:rPr>
            <w:rFonts w:ascii="Courier New" w:hAnsi="Courier New" w:cs="Courier New"/>
          </w:rPr>
          <w:delText>8</w:delText>
        </w:r>
      </w:del>
      <w:del w:id="4739" w:author="hari prasath" w:date="2020-08-10T15:47:00Z">
        <w:r w:rsidRPr="00956093" w:rsidDel="009167C1">
          <w:rPr>
            <w:rFonts w:ascii="Courier New" w:hAnsi="Courier New" w:cs="Courier New"/>
          </w:rPr>
          <w:delText>”</w:delText>
        </w:r>
        <w:commentRangeEnd w:id="4737"/>
        <w:r w:rsidR="009C42D2" w:rsidDel="009167C1">
          <w:rPr>
            <w:rStyle w:val="CommentReference"/>
          </w:rPr>
          <w:commentReference w:id="4737"/>
        </w:r>
      </w:del>
    </w:p>
    <w:p w14:paraId="5BCD54FF" w14:textId="0B03FE83" w:rsidR="00C12BDD" w:rsidDel="009167C1" w:rsidRDefault="00C12BDD" w:rsidP="00C12BDD">
      <w:pPr>
        <w:ind w:left="720"/>
        <w:rPr>
          <w:del w:id="4740" w:author="hari prasath" w:date="2020-08-10T15:47:00Z"/>
          <w:rFonts w:ascii="Courier New" w:hAnsi="Courier New" w:cs="Courier New"/>
        </w:rPr>
      </w:pPr>
      <w:del w:id="4741" w:author="hari prasath" w:date="2020-08-10T15:47:00Z">
        <w:r w:rsidRPr="00956093" w:rsidDel="009167C1">
          <w:rPr>
            <w:rFonts w:ascii="Courier New" w:hAnsi="Courier New" w:cs="Courier New"/>
          </w:rPr>
          <w:delText xml:space="preserve">  “action”:12,</w:delText>
        </w:r>
      </w:del>
    </w:p>
    <w:p w14:paraId="6F429E37" w14:textId="580DCE88" w:rsidR="00C12BDD" w:rsidRPr="00956093" w:rsidDel="009167C1" w:rsidRDefault="00C12BDD" w:rsidP="00C12BDD">
      <w:pPr>
        <w:tabs>
          <w:tab w:val="left" w:pos="2179"/>
        </w:tabs>
        <w:ind w:left="720"/>
        <w:rPr>
          <w:del w:id="4742" w:author="hari prasath" w:date="2020-08-10T15:47:00Z"/>
          <w:rFonts w:ascii="Courier New" w:hAnsi="Courier New" w:cs="Courier New"/>
        </w:rPr>
      </w:pPr>
      <w:del w:id="4743" w:author="hari prasath" w:date="2020-08-10T15:47:00Z">
        <w:r w:rsidDel="009167C1">
          <w:rPr>
            <w:rFonts w:ascii="Courier New" w:hAnsi="Courier New" w:cs="Courier New"/>
          </w:rPr>
          <w:delText xml:space="preserve">  </w:delText>
        </w:r>
        <w:r w:rsidRPr="00956093" w:rsidDel="009167C1">
          <w:rPr>
            <w:rFonts w:ascii="Courier New" w:hAnsi="Courier New" w:cs="Courier New"/>
          </w:rPr>
          <w:delText>“</w:delText>
        </w:r>
        <w:r w:rsidDel="009167C1">
          <w:rPr>
            <w:rFonts w:ascii="Courier New" w:hAnsi="Courier New" w:cs="Courier New"/>
          </w:rPr>
          <w:delText>device_</w:delText>
        </w:r>
        <w:r w:rsidRPr="00956093" w:rsidDel="009167C1">
          <w:rPr>
            <w:rFonts w:ascii="Courier New" w:hAnsi="Courier New" w:cs="Courier New"/>
          </w:rPr>
          <w:delText>data”:[</w:delText>
        </w:r>
        <w:r w:rsidRPr="00956093" w:rsidDel="009167C1">
          <w:rPr>
            <w:rFonts w:ascii="Courier New" w:hAnsi="Courier New" w:cs="Courier New"/>
          </w:rPr>
          <w:tab/>
        </w:r>
      </w:del>
    </w:p>
    <w:p w14:paraId="18460013" w14:textId="1D72DC29" w:rsidR="009C42D2" w:rsidRPr="00956093" w:rsidDel="009167C1" w:rsidRDefault="00C12BDD" w:rsidP="00C12BDD">
      <w:pPr>
        <w:ind w:left="720"/>
        <w:rPr>
          <w:del w:id="4744" w:author="hari prasath" w:date="2020-08-10T15:47:00Z"/>
          <w:rFonts w:ascii="Courier New" w:hAnsi="Courier New" w:cs="Courier New"/>
        </w:rPr>
      </w:pPr>
      <w:del w:id="4745" w:author="hari prasath" w:date="2020-08-10T15:47:00Z">
        <w:r w:rsidRPr="00956093" w:rsidDel="009167C1">
          <w:rPr>
            <w:rFonts w:ascii="Courier New" w:hAnsi="Courier New" w:cs="Courier New"/>
          </w:rPr>
          <w:delText xml:space="preserve">              {</w:delText>
        </w:r>
      </w:del>
    </w:p>
    <w:p w14:paraId="0180F874" w14:textId="50A07403" w:rsidR="00C12BDD" w:rsidRPr="00956093" w:rsidDel="009167C1" w:rsidRDefault="00C12BDD" w:rsidP="00C12BDD">
      <w:pPr>
        <w:ind w:left="720"/>
        <w:rPr>
          <w:del w:id="4746" w:author="hari prasath" w:date="2020-08-10T15:47:00Z"/>
          <w:rFonts w:ascii="Courier New" w:hAnsi="Courier New" w:cs="Courier New"/>
        </w:rPr>
      </w:pPr>
      <w:del w:id="4747" w:author="hari prasath" w:date="2020-08-10T15:47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4BC82C58" w14:textId="3B9821D8" w:rsidR="00C12BDD" w:rsidRPr="00956093" w:rsidDel="009167C1" w:rsidRDefault="00C12BDD" w:rsidP="00C12BDD">
      <w:pPr>
        <w:ind w:left="720"/>
        <w:rPr>
          <w:del w:id="4748" w:author="hari prasath" w:date="2020-08-10T15:47:00Z"/>
          <w:rFonts w:ascii="Courier New" w:hAnsi="Courier New" w:cs="Courier New"/>
        </w:rPr>
      </w:pPr>
      <w:del w:id="4749" w:author="hari prasath" w:date="2020-08-10T15:47:00Z">
        <w:r w:rsidRPr="00956093" w:rsidDel="009167C1">
          <w:rPr>
            <w:rFonts w:ascii="Courier New" w:hAnsi="Courier New" w:cs="Courier New"/>
          </w:rPr>
          <w:delText>]</w:delText>
        </w:r>
      </w:del>
    </w:p>
    <w:p w14:paraId="5959FA45" w14:textId="69D8D28D" w:rsidR="00C12BDD" w:rsidRPr="00956093" w:rsidDel="009167C1" w:rsidRDefault="00C12BDD" w:rsidP="00C12BDD">
      <w:pPr>
        <w:ind w:left="720"/>
        <w:rPr>
          <w:del w:id="4750" w:author="hari prasath" w:date="2020-08-10T15:47:00Z"/>
          <w:rFonts w:ascii="Courier New" w:hAnsi="Courier New" w:cs="Courier New"/>
        </w:rPr>
      </w:pPr>
      <w:del w:id="4751" w:author="hari prasath" w:date="2020-08-10T15:47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6BE30740" w14:textId="6179BFBF" w:rsidR="00C12BDD" w:rsidDel="009167C1" w:rsidRDefault="00C12BDD" w:rsidP="00C12BDD">
      <w:pPr>
        <w:ind w:left="720"/>
        <w:rPr>
          <w:del w:id="4752" w:author="hari prasath" w:date="2020-08-10T15:47:00Z"/>
          <w:rFonts w:ascii="Courier New" w:hAnsi="Courier New" w:cs="Courier New"/>
        </w:rPr>
      </w:pPr>
      <w:del w:id="4753" w:author="hari prasath" w:date="2020-08-10T15:47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2E4CE5AD" w14:textId="29D22BA2" w:rsidR="00C12BDD" w:rsidRPr="00C12BDD" w:rsidDel="008F428B" w:rsidRDefault="00C12BDD">
      <w:pPr>
        <w:pStyle w:val="Heading3"/>
        <w:rPr>
          <w:del w:id="4754" w:author="hari prasath" w:date="2020-07-30T19:53:00Z"/>
        </w:rPr>
        <w:pPrChange w:id="4755" w:author="hari prasath" w:date="2020-07-30T19:53:00Z">
          <w:pPr/>
        </w:pPrChange>
      </w:pPr>
      <w:bookmarkStart w:id="4756" w:name="_Toc47031480"/>
      <w:bookmarkStart w:id="4757" w:name="_Toc47116337"/>
      <w:bookmarkStart w:id="4758" w:name="_Toc47445403"/>
      <w:bookmarkEnd w:id="4756"/>
      <w:bookmarkEnd w:id="4757"/>
      <w:bookmarkEnd w:id="4758"/>
    </w:p>
    <w:p w14:paraId="65BED163" w14:textId="2791378A" w:rsidR="00D40F63" w:rsidDel="009167C1" w:rsidRDefault="00D40F63">
      <w:pPr>
        <w:pStyle w:val="Heading3"/>
        <w:rPr>
          <w:del w:id="4759" w:author="hari prasath" w:date="2020-08-10T15:47:00Z"/>
        </w:rPr>
      </w:pPr>
      <w:bookmarkStart w:id="4760" w:name="_Toc43978502"/>
      <w:bookmarkStart w:id="4761" w:name="_Toc43978571"/>
      <w:bookmarkStart w:id="4762" w:name="_Toc44691043"/>
      <w:bookmarkStart w:id="4763" w:name="_Toc45127501"/>
      <w:bookmarkStart w:id="4764" w:name="_Toc45194139"/>
      <w:bookmarkStart w:id="4765" w:name="_Toc45218985"/>
      <w:bookmarkStart w:id="4766" w:name="_Toc45305273"/>
      <w:bookmarkStart w:id="4767" w:name="_Toc45194140"/>
      <w:bookmarkStart w:id="4768" w:name="_Toc45218986"/>
      <w:bookmarkStart w:id="4769" w:name="_Toc45305274"/>
      <w:bookmarkStart w:id="4770" w:name="_Toc45194141"/>
      <w:bookmarkStart w:id="4771" w:name="_Toc45218987"/>
      <w:bookmarkStart w:id="4772" w:name="_Toc45305275"/>
      <w:bookmarkStart w:id="4773" w:name="_Toc45194142"/>
      <w:bookmarkStart w:id="4774" w:name="_Toc45218988"/>
      <w:bookmarkStart w:id="4775" w:name="_Toc45305276"/>
      <w:bookmarkStart w:id="4776" w:name="_Toc45194143"/>
      <w:bookmarkStart w:id="4777" w:name="_Toc45218989"/>
      <w:bookmarkStart w:id="4778" w:name="_Toc45305277"/>
      <w:bookmarkStart w:id="4779" w:name="_Toc45194144"/>
      <w:bookmarkStart w:id="4780" w:name="_Toc45218990"/>
      <w:bookmarkStart w:id="4781" w:name="_Toc45305278"/>
      <w:bookmarkStart w:id="4782" w:name="_Toc45194145"/>
      <w:bookmarkStart w:id="4783" w:name="_Toc45218991"/>
      <w:bookmarkStart w:id="4784" w:name="_Toc45305279"/>
      <w:bookmarkStart w:id="4785" w:name="_Toc45194146"/>
      <w:bookmarkStart w:id="4786" w:name="_Toc45218992"/>
      <w:bookmarkStart w:id="4787" w:name="_Toc45305280"/>
      <w:bookmarkStart w:id="4788" w:name="_Toc45194147"/>
      <w:bookmarkStart w:id="4789" w:name="_Toc45218993"/>
      <w:bookmarkStart w:id="4790" w:name="_Toc45305281"/>
      <w:bookmarkStart w:id="4791" w:name="_Toc45194148"/>
      <w:bookmarkStart w:id="4792" w:name="_Toc45218994"/>
      <w:bookmarkStart w:id="4793" w:name="_Toc45305282"/>
      <w:bookmarkStart w:id="4794" w:name="_Toc45194149"/>
      <w:bookmarkStart w:id="4795" w:name="_Toc45218995"/>
      <w:bookmarkStart w:id="4796" w:name="_Toc45305283"/>
      <w:bookmarkStart w:id="4797" w:name="_Toc45194150"/>
      <w:bookmarkStart w:id="4798" w:name="_Toc45218996"/>
      <w:bookmarkStart w:id="4799" w:name="_Toc45305284"/>
      <w:bookmarkStart w:id="4800" w:name="_Toc45194151"/>
      <w:bookmarkStart w:id="4801" w:name="_Toc45218997"/>
      <w:bookmarkStart w:id="4802" w:name="_Toc45305285"/>
      <w:bookmarkEnd w:id="4760"/>
      <w:bookmarkEnd w:id="4761"/>
      <w:bookmarkEnd w:id="4762"/>
      <w:bookmarkEnd w:id="4763"/>
      <w:bookmarkEnd w:id="4764"/>
      <w:bookmarkEnd w:id="4765"/>
      <w:bookmarkEnd w:id="4766"/>
      <w:bookmarkEnd w:id="4767"/>
      <w:bookmarkEnd w:id="4768"/>
      <w:bookmarkEnd w:id="4769"/>
      <w:bookmarkEnd w:id="4770"/>
      <w:bookmarkEnd w:id="4771"/>
      <w:bookmarkEnd w:id="4772"/>
      <w:bookmarkEnd w:id="4773"/>
      <w:bookmarkEnd w:id="4774"/>
      <w:bookmarkEnd w:id="4775"/>
      <w:bookmarkEnd w:id="4776"/>
      <w:bookmarkEnd w:id="4777"/>
      <w:bookmarkEnd w:id="4778"/>
      <w:bookmarkEnd w:id="4779"/>
      <w:bookmarkEnd w:id="4780"/>
      <w:bookmarkEnd w:id="4781"/>
      <w:bookmarkEnd w:id="4782"/>
      <w:bookmarkEnd w:id="4783"/>
      <w:bookmarkEnd w:id="4784"/>
      <w:bookmarkEnd w:id="4785"/>
      <w:bookmarkEnd w:id="4786"/>
      <w:bookmarkEnd w:id="4787"/>
      <w:bookmarkEnd w:id="4788"/>
      <w:bookmarkEnd w:id="4789"/>
      <w:bookmarkEnd w:id="4790"/>
      <w:bookmarkEnd w:id="4791"/>
      <w:bookmarkEnd w:id="4792"/>
      <w:bookmarkEnd w:id="4793"/>
      <w:bookmarkEnd w:id="4794"/>
      <w:bookmarkEnd w:id="4795"/>
      <w:bookmarkEnd w:id="4796"/>
      <w:bookmarkEnd w:id="4797"/>
      <w:bookmarkEnd w:id="4798"/>
      <w:bookmarkEnd w:id="4799"/>
      <w:bookmarkEnd w:id="4800"/>
      <w:bookmarkEnd w:id="4801"/>
      <w:bookmarkEnd w:id="4802"/>
      <w:commentRangeStart w:id="4803"/>
      <w:commentRangeStart w:id="4804"/>
      <w:del w:id="4805" w:author="hari prasath" w:date="2020-07-11T15:32:00Z">
        <w:r w:rsidDel="00397DE4">
          <w:delText>Zigbee</w:delText>
        </w:r>
      </w:del>
      <w:del w:id="4806" w:author="hari prasath" w:date="2020-08-10T15:47:00Z">
        <w:r w:rsidDel="009167C1">
          <w:delText xml:space="preserve"> </w:delText>
        </w:r>
        <w:commentRangeEnd w:id="4803"/>
        <w:r w:rsidR="00397DE4" w:rsidDel="009167C1">
          <w:rPr>
            <w:rStyle w:val="CommentReference"/>
            <w:rFonts w:ascii="Arial" w:eastAsiaTheme="minorHAnsi" w:hAnsi="Arial" w:cstheme="minorBidi"/>
            <w:color w:val="auto"/>
          </w:rPr>
          <w:commentReference w:id="4803"/>
        </w:r>
        <w:r w:rsidDel="009167C1">
          <w:delText>Decommission packet</w:delText>
        </w:r>
      </w:del>
    </w:p>
    <w:p w14:paraId="0F0FE236" w14:textId="3CF2DFB2" w:rsidR="00D40F63" w:rsidRPr="00956093" w:rsidDel="009167C1" w:rsidRDefault="00D40F63" w:rsidP="00D40F63">
      <w:pPr>
        <w:ind w:left="720"/>
        <w:rPr>
          <w:del w:id="4807" w:author="hari prasath" w:date="2020-08-10T15:47:00Z"/>
          <w:rFonts w:ascii="Courier New" w:hAnsi="Courier New" w:cs="Courier New"/>
        </w:rPr>
      </w:pPr>
      <w:del w:id="4808" w:author="hari prasath" w:date="2020-08-10T15:47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6F65E7F0" w14:textId="21161083" w:rsidR="00D40F63" w:rsidRPr="00956093" w:rsidDel="009167C1" w:rsidRDefault="00D40F63" w:rsidP="00D40F63">
      <w:pPr>
        <w:ind w:left="720"/>
        <w:rPr>
          <w:del w:id="4809" w:author="hari prasath" w:date="2020-08-10T15:47:00Z"/>
          <w:rFonts w:ascii="Courier New" w:hAnsi="Courier New" w:cs="Courier New"/>
        </w:rPr>
      </w:pPr>
      <w:del w:id="4810" w:author="hari prasath" w:date="2020-08-10T15:47:00Z">
        <w:r w:rsidRPr="00956093" w:rsidDel="009167C1">
          <w:rPr>
            <w:rFonts w:ascii="Courier New" w:hAnsi="Courier New" w:cs="Courier New"/>
          </w:rPr>
          <w:delText>“hmac”:’’,</w:delText>
        </w:r>
      </w:del>
    </w:p>
    <w:p w14:paraId="337FD67A" w14:textId="7888B815" w:rsidR="00D40F63" w:rsidRPr="00956093" w:rsidDel="009167C1" w:rsidRDefault="00D40F63" w:rsidP="00D40F63">
      <w:pPr>
        <w:ind w:left="720"/>
        <w:rPr>
          <w:del w:id="4811" w:author="hari prasath" w:date="2020-08-10T15:47:00Z"/>
          <w:rFonts w:ascii="Courier New" w:hAnsi="Courier New" w:cs="Courier New"/>
        </w:rPr>
      </w:pPr>
      <w:del w:id="4812" w:author="hari prasath" w:date="2020-08-10T15:47:00Z">
        <w:r w:rsidRPr="00956093" w:rsidDel="009167C1">
          <w:rPr>
            <w:rFonts w:ascii="Courier New" w:hAnsi="Courier New" w:cs="Courier New"/>
          </w:rPr>
          <w:delText>“payload”:{</w:delText>
        </w:r>
      </w:del>
    </w:p>
    <w:p w14:paraId="4A53DC90" w14:textId="4E575964" w:rsidR="00D40F63" w:rsidRPr="00956093" w:rsidDel="009167C1" w:rsidRDefault="00D40F63" w:rsidP="00D40F63">
      <w:pPr>
        <w:ind w:left="720"/>
        <w:rPr>
          <w:del w:id="4813" w:author="hari prasath" w:date="2020-08-10T15:47:00Z"/>
          <w:rFonts w:ascii="Courier New" w:hAnsi="Courier New" w:cs="Courier New"/>
        </w:rPr>
      </w:pPr>
      <w:del w:id="4814" w:author="hari prasath" w:date="2020-08-10T15:47:00Z">
        <w:r w:rsidDel="009167C1">
          <w:rPr>
            <w:rFonts w:ascii="Courier New" w:hAnsi="Courier New" w:cs="Courier New"/>
          </w:rPr>
          <w:delText xml:space="preserve">  </w:delText>
        </w:r>
        <w:r w:rsidRPr="00956093" w:rsidDel="009167C1">
          <w:rPr>
            <w:rFonts w:ascii="Courier New" w:hAnsi="Courier New" w:cs="Courier New"/>
          </w:rPr>
          <w:delText>“device_uid”:”031219010010002”</w:delText>
        </w:r>
      </w:del>
    </w:p>
    <w:p w14:paraId="0E415CC7" w14:textId="7C3DE24A" w:rsidR="00D40F63" w:rsidDel="009167C1" w:rsidRDefault="00D40F63" w:rsidP="00D40F63">
      <w:pPr>
        <w:ind w:left="720"/>
        <w:rPr>
          <w:del w:id="4815" w:author="hari prasath" w:date="2020-08-10T15:47:00Z"/>
          <w:rFonts w:ascii="Courier New" w:hAnsi="Courier New" w:cs="Courier New"/>
        </w:rPr>
      </w:pPr>
      <w:del w:id="4816" w:author="hari prasath" w:date="2020-08-10T15:47:00Z">
        <w:r w:rsidRPr="00956093" w:rsidDel="009167C1">
          <w:rPr>
            <w:rFonts w:ascii="Courier New" w:hAnsi="Courier New" w:cs="Courier New"/>
          </w:rPr>
          <w:delText xml:space="preserve">  “action”:12,</w:delText>
        </w:r>
      </w:del>
    </w:p>
    <w:p w14:paraId="7C90F74F" w14:textId="4B18E98A" w:rsidR="00D40F63" w:rsidRPr="00956093" w:rsidDel="009167C1" w:rsidRDefault="00D40F63" w:rsidP="00D40F63">
      <w:pPr>
        <w:ind w:left="720"/>
        <w:rPr>
          <w:del w:id="4817" w:author="hari prasath" w:date="2020-08-10T15:47:00Z"/>
          <w:rFonts w:ascii="Courier New" w:hAnsi="Courier New" w:cs="Courier New"/>
        </w:rPr>
      </w:pPr>
      <w:del w:id="4818" w:author="hari prasath" w:date="2020-08-10T15:47:00Z">
        <w:r w:rsidDel="009167C1">
          <w:rPr>
            <w:rFonts w:ascii="Courier New" w:hAnsi="Courier New" w:cs="Courier New"/>
          </w:rPr>
          <w:delText xml:space="preserve">  </w:delText>
        </w:r>
        <w:r w:rsidRPr="00956093" w:rsidDel="009167C1">
          <w:rPr>
            <w:rFonts w:ascii="Courier New" w:hAnsi="Courier New" w:cs="Courier New"/>
          </w:rPr>
          <w:delText>“</w:delText>
        </w:r>
        <w:r w:rsidDel="009167C1">
          <w:rPr>
            <w:rFonts w:ascii="Courier New" w:hAnsi="Courier New" w:cs="Courier New"/>
          </w:rPr>
          <w:delText>device_</w:delText>
        </w:r>
        <w:r w:rsidRPr="00956093" w:rsidDel="009167C1">
          <w:rPr>
            <w:rFonts w:ascii="Courier New" w:hAnsi="Courier New" w:cs="Courier New"/>
          </w:rPr>
          <w:delText>data”:[</w:delText>
        </w:r>
        <w:r w:rsidRPr="00956093" w:rsidDel="009167C1">
          <w:rPr>
            <w:rFonts w:ascii="Courier New" w:hAnsi="Courier New" w:cs="Courier New"/>
          </w:rPr>
          <w:tab/>
        </w:r>
      </w:del>
    </w:p>
    <w:p w14:paraId="606C9AAB" w14:textId="242BC50B" w:rsidR="00D40F63" w:rsidDel="009167C1" w:rsidRDefault="00D40F63" w:rsidP="00D40F63">
      <w:pPr>
        <w:ind w:left="720"/>
        <w:rPr>
          <w:del w:id="4819" w:author="hari prasath" w:date="2020-08-10T15:47:00Z"/>
          <w:rFonts w:ascii="Courier New" w:hAnsi="Courier New" w:cs="Courier New"/>
        </w:rPr>
      </w:pPr>
      <w:del w:id="4820" w:author="hari prasath" w:date="2020-08-10T15:47:00Z">
        <w:r w:rsidRPr="00956093" w:rsidDel="009167C1">
          <w:rPr>
            <w:rFonts w:ascii="Courier New" w:hAnsi="Courier New" w:cs="Courier New"/>
          </w:rPr>
          <w:delText xml:space="preserve">              {</w:delText>
        </w:r>
      </w:del>
    </w:p>
    <w:p w14:paraId="6502EC35" w14:textId="645449CC" w:rsidR="00D40F63" w:rsidRPr="00956093" w:rsidDel="009167C1" w:rsidRDefault="00D40F63" w:rsidP="00D40F63">
      <w:pPr>
        <w:ind w:left="576"/>
        <w:rPr>
          <w:del w:id="4821" w:author="hari prasath" w:date="2020-08-10T15:47:00Z"/>
          <w:rFonts w:ascii="Courier New" w:hAnsi="Courier New" w:cs="Courier New"/>
        </w:rPr>
      </w:pPr>
      <w:del w:id="4822" w:author="hari prasath" w:date="2020-08-10T15:47:00Z">
        <w:r w:rsidDel="009167C1">
          <w:rPr>
            <w:rFonts w:ascii="Courier New" w:hAnsi="Courier New" w:cs="Courier New"/>
          </w:rPr>
          <w:delText xml:space="preserve">   "</w:delText>
        </w:r>
      </w:del>
      <w:del w:id="4823" w:author="hari prasath" w:date="2020-07-20T18:33:00Z">
        <w:r w:rsidDel="00E45772">
          <w:rPr>
            <w:rFonts w:ascii="Courier New" w:hAnsi="Courier New" w:cs="Courier New"/>
          </w:rPr>
          <w:delText>light_</w:delText>
        </w:r>
      </w:del>
      <w:ins w:id="4824" w:author="singh qmax" w:date="2020-07-17T09:34:00Z">
        <w:del w:id="4825" w:author="hari prasath" w:date="2020-07-20T18:33:00Z">
          <w:r w:rsidR="00D25E62" w:rsidDel="00E45772">
            <w:rPr>
              <w:rFonts w:ascii="Courier New" w:hAnsi="Courier New" w:cs="Courier New"/>
            </w:rPr>
            <w:delText>macid</w:delText>
          </w:r>
        </w:del>
      </w:ins>
      <w:del w:id="4826" w:author="hari prasath" w:date="2020-07-16T19:30:00Z">
        <w:r w:rsidDel="004D4305">
          <w:rPr>
            <w:rFonts w:ascii="Courier New" w:hAnsi="Courier New" w:cs="Courier New"/>
          </w:rPr>
          <w:delText>macid</w:delText>
        </w:r>
      </w:del>
      <w:del w:id="4827" w:author="hari prasath" w:date="2020-08-10T15:47:00Z">
        <w:r w:rsidDel="009167C1">
          <w:rPr>
            <w:rFonts w:ascii="Courier New" w:hAnsi="Courier New" w:cs="Courier New"/>
          </w:rPr>
          <w:delText>":"</w:delText>
        </w:r>
        <w:commentRangeStart w:id="4828"/>
        <w:r w:rsidDel="009167C1">
          <w:rPr>
            <w:rFonts w:ascii="Courier New" w:hAnsi="Courier New" w:cs="Courier New"/>
          </w:rPr>
          <w:delText>23E7843D383B</w:delText>
        </w:r>
        <w:r w:rsidR="00A37BCB" w:rsidDel="009167C1">
          <w:rPr>
            <w:rFonts w:ascii="Courier New" w:hAnsi="Courier New" w:cs="Courier New"/>
          </w:rPr>
          <w:delText>4A32</w:delText>
        </w:r>
        <w:commentRangeEnd w:id="4828"/>
        <w:r w:rsidR="00C24541" w:rsidDel="009167C1">
          <w:rPr>
            <w:rStyle w:val="CommentReference"/>
          </w:rPr>
          <w:commentReference w:id="4828"/>
        </w:r>
        <w:r w:rsidRPr="00956093" w:rsidDel="009167C1">
          <w:rPr>
            <w:rFonts w:ascii="Courier New" w:hAnsi="Courier New" w:cs="Courier New"/>
          </w:rPr>
          <w:delText>"</w:delText>
        </w:r>
      </w:del>
    </w:p>
    <w:p w14:paraId="1A9C9B8A" w14:textId="10A01691" w:rsidR="00D40F63" w:rsidRPr="00956093" w:rsidDel="009167C1" w:rsidRDefault="00D40F63" w:rsidP="00D40F63">
      <w:pPr>
        <w:ind w:left="720"/>
        <w:rPr>
          <w:del w:id="4829" w:author="hari prasath" w:date="2020-08-10T15:47:00Z"/>
          <w:rFonts w:ascii="Courier New" w:hAnsi="Courier New" w:cs="Courier New"/>
        </w:rPr>
      </w:pPr>
    </w:p>
    <w:p w14:paraId="41766D75" w14:textId="3AACC7C8" w:rsidR="00D40F63" w:rsidRPr="00956093" w:rsidDel="009167C1" w:rsidRDefault="00D40F63" w:rsidP="00D40F63">
      <w:pPr>
        <w:ind w:left="720"/>
        <w:rPr>
          <w:del w:id="4830" w:author="hari prasath" w:date="2020-08-10T15:47:00Z"/>
          <w:rFonts w:ascii="Courier New" w:hAnsi="Courier New" w:cs="Courier New"/>
        </w:rPr>
      </w:pPr>
      <w:del w:id="4831" w:author="hari prasath" w:date="2020-08-10T15:47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77520B73" w14:textId="6C201D51" w:rsidR="00D40F63" w:rsidRPr="00956093" w:rsidDel="009167C1" w:rsidRDefault="00D40F63" w:rsidP="00D40F63">
      <w:pPr>
        <w:ind w:left="720"/>
        <w:rPr>
          <w:del w:id="4832" w:author="hari prasath" w:date="2020-08-10T15:47:00Z"/>
          <w:rFonts w:ascii="Courier New" w:hAnsi="Courier New" w:cs="Courier New"/>
        </w:rPr>
      </w:pPr>
      <w:del w:id="4833" w:author="hari prasath" w:date="2020-08-10T15:47:00Z">
        <w:r w:rsidRPr="00956093" w:rsidDel="009167C1">
          <w:rPr>
            <w:rFonts w:ascii="Courier New" w:hAnsi="Courier New" w:cs="Courier New"/>
          </w:rPr>
          <w:delText>]</w:delText>
        </w:r>
      </w:del>
    </w:p>
    <w:p w14:paraId="218E34D6" w14:textId="6C26CD83" w:rsidR="00D40F63" w:rsidRPr="00956093" w:rsidDel="009167C1" w:rsidRDefault="00D40F63" w:rsidP="00D40F63">
      <w:pPr>
        <w:ind w:left="720"/>
        <w:rPr>
          <w:del w:id="4834" w:author="hari prasath" w:date="2020-08-10T15:47:00Z"/>
          <w:rFonts w:ascii="Courier New" w:hAnsi="Courier New" w:cs="Courier New"/>
        </w:rPr>
      </w:pPr>
      <w:del w:id="4835" w:author="hari prasath" w:date="2020-08-10T15:47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678DCB88" w14:textId="4000F9BA" w:rsidR="00D40F63" w:rsidDel="009167C1" w:rsidRDefault="00D40F63" w:rsidP="00D40F63">
      <w:pPr>
        <w:ind w:left="720"/>
        <w:rPr>
          <w:del w:id="4836" w:author="hari prasath" w:date="2020-08-10T15:47:00Z"/>
          <w:rFonts w:ascii="Courier New" w:hAnsi="Courier New" w:cs="Courier New"/>
        </w:rPr>
      </w:pPr>
      <w:del w:id="4837" w:author="hari prasath" w:date="2020-08-10T15:47:00Z">
        <w:r w:rsidRPr="00956093" w:rsidDel="009167C1">
          <w:rPr>
            <w:rFonts w:ascii="Courier New" w:hAnsi="Courier New" w:cs="Courier New"/>
          </w:rPr>
          <w:delText>}</w:delText>
        </w:r>
        <w:commentRangeEnd w:id="4804"/>
        <w:r w:rsidDel="009167C1">
          <w:rPr>
            <w:rStyle w:val="CommentReference"/>
          </w:rPr>
          <w:commentReference w:id="4804"/>
        </w:r>
      </w:del>
    </w:p>
    <w:p w14:paraId="2B63806D" w14:textId="73F00395" w:rsidR="00867CC5" w:rsidRPr="00A2695F" w:rsidDel="009167C1" w:rsidRDefault="00867CC5">
      <w:pPr>
        <w:pStyle w:val="Heading2"/>
        <w:rPr>
          <w:del w:id="4838" w:author="hari prasath" w:date="2020-08-10T15:47:00Z"/>
        </w:rPr>
      </w:pPr>
      <w:bookmarkStart w:id="4839" w:name="_Toc45305287"/>
      <w:bookmarkStart w:id="4840" w:name="_Toc41929425"/>
      <w:bookmarkStart w:id="4841" w:name="_Toc41931946"/>
      <w:bookmarkStart w:id="4842" w:name="_Toc43229008"/>
      <w:bookmarkStart w:id="4843" w:name="_Toc43229056"/>
      <w:bookmarkStart w:id="4844" w:name="_Toc43313923"/>
      <w:bookmarkStart w:id="4845" w:name="_Toc43317218"/>
      <w:bookmarkStart w:id="4846" w:name="_Toc41929426"/>
      <w:bookmarkStart w:id="4847" w:name="_Toc41931947"/>
      <w:bookmarkStart w:id="4848" w:name="_Toc43229009"/>
      <w:bookmarkStart w:id="4849" w:name="_Toc43229057"/>
      <w:bookmarkStart w:id="4850" w:name="_Toc43313924"/>
      <w:bookmarkStart w:id="4851" w:name="_Toc43317219"/>
      <w:bookmarkEnd w:id="4839"/>
      <w:bookmarkEnd w:id="4840"/>
      <w:bookmarkEnd w:id="4841"/>
      <w:bookmarkEnd w:id="4842"/>
      <w:bookmarkEnd w:id="4843"/>
      <w:bookmarkEnd w:id="4844"/>
      <w:bookmarkEnd w:id="4845"/>
      <w:bookmarkEnd w:id="4846"/>
      <w:bookmarkEnd w:id="4847"/>
      <w:bookmarkEnd w:id="4848"/>
      <w:bookmarkEnd w:id="4849"/>
      <w:bookmarkEnd w:id="4850"/>
      <w:bookmarkEnd w:id="4851"/>
      <w:del w:id="4852" w:author="hari prasath" w:date="2020-08-10T15:47:00Z">
        <w:r w:rsidRPr="00A2695F" w:rsidDel="009167C1">
          <w:delText>Split AC cont</w:delText>
        </w:r>
        <w:r w:rsidR="00110218" w:rsidRPr="00A2695F" w:rsidDel="009167C1">
          <w:delText>rol packet</w:delText>
        </w:r>
      </w:del>
    </w:p>
    <w:p w14:paraId="23428D1F" w14:textId="2BE26FB2" w:rsidR="00867CC5" w:rsidRPr="00A2695F" w:rsidDel="009167C1" w:rsidRDefault="00110218" w:rsidP="00A80776">
      <w:pPr>
        <w:ind w:firstLine="576"/>
        <w:rPr>
          <w:del w:id="4853" w:author="hari prasath" w:date="2020-08-10T15:47:00Z"/>
          <w:rFonts w:asciiTheme="minorHAnsi" w:hAnsiTheme="minorHAnsi" w:cstheme="minorHAnsi"/>
        </w:rPr>
      </w:pPr>
      <w:del w:id="4854" w:author="hari prasath" w:date="2020-08-10T15:47:00Z">
        <w:r w:rsidRPr="00A2695F" w:rsidDel="009167C1">
          <w:rPr>
            <w:rFonts w:asciiTheme="minorHAnsi" w:hAnsiTheme="minorHAnsi" w:cstheme="minorHAnsi"/>
          </w:rPr>
          <w:delText>Sensor receives this packet to control the Split AC.</w:delText>
        </w:r>
      </w:del>
    </w:p>
    <w:p w14:paraId="4B2CA897" w14:textId="477822E8" w:rsidR="00867CC5" w:rsidRPr="00956093" w:rsidDel="009167C1" w:rsidRDefault="00867CC5" w:rsidP="00A80776">
      <w:pPr>
        <w:ind w:left="576"/>
        <w:rPr>
          <w:del w:id="4855" w:author="hari prasath" w:date="2020-08-10T15:47:00Z"/>
          <w:rFonts w:ascii="Courier New" w:hAnsi="Courier New" w:cs="Courier New"/>
        </w:rPr>
      </w:pPr>
      <w:del w:id="4856" w:author="hari prasath" w:date="2020-08-10T15:47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0B4C89E4" w14:textId="39E26790" w:rsidR="00867CC5" w:rsidRPr="00956093" w:rsidDel="009167C1" w:rsidRDefault="00867CC5" w:rsidP="00A80776">
      <w:pPr>
        <w:ind w:left="576"/>
        <w:rPr>
          <w:del w:id="4857" w:author="hari prasath" w:date="2020-08-10T15:47:00Z"/>
          <w:rFonts w:ascii="Courier New" w:hAnsi="Courier New" w:cs="Courier New"/>
        </w:rPr>
      </w:pPr>
      <w:del w:id="4858" w:author="hari prasath" w:date="2020-08-10T15:47:00Z">
        <w:r w:rsidRPr="00956093" w:rsidDel="009167C1">
          <w:rPr>
            <w:rFonts w:ascii="Courier New" w:hAnsi="Courier New" w:cs="Courier New"/>
          </w:rPr>
          <w:delText>“hmac”:’’,</w:delText>
        </w:r>
      </w:del>
    </w:p>
    <w:p w14:paraId="1252ABEC" w14:textId="03F027C4" w:rsidR="00867CC5" w:rsidRPr="00956093" w:rsidDel="009167C1" w:rsidRDefault="00867CC5" w:rsidP="00A80776">
      <w:pPr>
        <w:ind w:left="576"/>
        <w:rPr>
          <w:del w:id="4859" w:author="hari prasath" w:date="2020-08-10T15:47:00Z"/>
          <w:rFonts w:ascii="Courier New" w:hAnsi="Courier New" w:cs="Courier New"/>
        </w:rPr>
      </w:pPr>
      <w:del w:id="4860" w:author="hari prasath" w:date="2020-08-10T15:47:00Z">
        <w:r w:rsidRPr="00956093" w:rsidDel="009167C1">
          <w:rPr>
            <w:rFonts w:ascii="Courier New" w:hAnsi="Courier New" w:cs="Courier New"/>
          </w:rPr>
          <w:delText>“payload”:</w:delText>
        </w:r>
      </w:del>
    </w:p>
    <w:p w14:paraId="089A4A24" w14:textId="37C2535F" w:rsidR="00867CC5" w:rsidRPr="00956093" w:rsidDel="009167C1" w:rsidRDefault="00867CC5" w:rsidP="00A80776">
      <w:pPr>
        <w:ind w:left="576"/>
        <w:rPr>
          <w:del w:id="4861" w:author="hari prasath" w:date="2020-08-10T15:47:00Z"/>
          <w:rFonts w:ascii="Courier New" w:hAnsi="Courier New" w:cs="Courier New"/>
        </w:rPr>
      </w:pPr>
      <w:del w:id="4862" w:author="hari prasath" w:date="2020-08-10T15:47:00Z">
        <w:r w:rsidRPr="00956093" w:rsidDel="009167C1">
          <w:rPr>
            <w:rFonts w:ascii="Courier New" w:hAnsi="Courier New" w:cs="Courier New"/>
          </w:rPr>
          <w:delText>{</w:delText>
        </w:r>
        <w:r w:rsidRPr="00956093" w:rsidDel="009167C1">
          <w:rPr>
            <w:rFonts w:ascii="Courier New" w:hAnsi="Courier New" w:cs="Courier New"/>
          </w:rPr>
          <w:tab/>
        </w:r>
      </w:del>
    </w:p>
    <w:p w14:paraId="221AEC8B" w14:textId="24DE9991" w:rsidR="00867CC5" w:rsidRPr="00956093" w:rsidDel="009167C1" w:rsidRDefault="00867CC5" w:rsidP="00A80776">
      <w:pPr>
        <w:ind w:left="576"/>
        <w:rPr>
          <w:del w:id="4863" w:author="hari prasath" w:date="2020-08-10T15:47:00Z"/>
          <w:rFonts w:ascii="Courier New" w:hAnsi="Courier New" w:cs="Courier New"/>
        </w:rPr>
      </w:pPr>
      <w:del w:id="4864" w:author="hari prasath" w:date="2020-08-10T15:47:00Z">
        <w:r w:rsidRPr="00956093" w:rsidDel="009167C1">
          <w:rPr>
            <w:rFonts w:ascii="Courier New" w:hAnsi="Courier New" w:cs="Courier New"/>
          </w:rPr>
          <w:delText>“device_uid”: “031219010010002”,</w:delText>
        </w:r>
      </w:del>
    </w:p>
    <w:p w14:paraId="017263D1" w14:textId="7CE025B0" w:rsidR="007D52D7" w:rsidRPr="00956093" w:rsidDel="0033390C" w:rsidRDefault="00867CC5" w:rsidP="00A80776">
      <w:pPr>
        <w:ind w:left="576"/>
        <w:rPr>
          <w:del w:id="4865" w:author="hari prasath" w:date="2020-07-31T18:09:00Z"/>
          <w:rFonts w:ascii="Courier New" w:hAnsi="Courier New" w:cs="Courier New"/>
        </w:rPr>
      </w:pPr>
      <w:del w:id="4866" w:author="hari prasath" w:date="2020-07-31T18:10:00Z">
        <w:r w:rsidRPr="00956093" w:rsidDel="00A13687">
          <w:rPr>
            <w:rFonts w:ascii="Courier New" w:hAnsi="Courier New" w:cs="Courier New"/>
          </w:rPr>
          <w:delText xml:space="preserve">   </w:delText>
        </w:r>
      </w:del>
      <w:del w:id="4867" w:author="hari prasath" w:date="2020-08-10T15:47:00Z">
        <w:r w:rsidRPr="00956093" w:rsidDel="009167C1">
          <w:rPr>
            <w:rFonts w:ascii="Courier New" w:hAnsi="Courier New" w:cs="Courier New"/>
          </w:rPr>
          <w:delText xml:space="preserve">“action”: </w:delText>
        </w:r>
      </w:del>
      <w:commentRangeStart w:id="4868"/>
      <w:del w:id="4869" w:author="hari prasath" w:date="2020-07-14T12:17:00Z">
        <w:r w:rsidRPr="00956093" w:rsidDel="00F824AE">
          <w:rPr>
            <w:rFonts w:ascii="Courier New" w:hAnsi="Courier New" w:cs="Courier New"/>
          </w:rPr>
          <w:delText>1</w:delText>
        </w:r>
      </w:del>
      <w:del w:id="4870" w:author="hari prasath" w:date="2020-08-04T14:22:00Z">
        <w:r w:rsidRPr="00956093" w:rsidDel="004657D9">
          <w:rPr>
            <w:rFonts w:ascii="Courier New" w:hAnsi="Courier New" w:cs="Courier New"/>
          </w:rPr>
          <w:delText>3</w:delText>
        </w:r>
        <w:commentRangeEnd w:id="4868"/>
        <w:r w:rsidR="00F824AE" w:rsidDel="004657D9">
          <w:rPr>
            <w:rStyle w:val="CommentReference"/>
          </w:rPr>
          <w:commentReference w:id="4868"/>
        </w:r>
        <w:r w:rsidRPr="00956093" w:rsidDel="004657D9">
          <w:rPr>
            <w:rFonts w:ascii="Courier New" w:hAnsi="Courier New" w:cs="Courier New"/>
          </w:rPr>
          <w:delText>,</w:delText>
        </w:r>
      </w:del>
    </w:p>
    <w:p w14:paraId="3080C2D0" w14:textId="17A8F4F6" w:rsidR="00867CC5" w:rsidRPr="00956093" w:rsidDel="009167C1" w:rsidRDefault="00867CC5" w:rsidP="00A80776">
      <w:pPr>
        <w:ind w:left="576"/>
        <w:rPr>
          <w:del w:id="4871" w:author="hari prasath" w:date="2020-08-10T15:47:00Z"/>
          <w:rFonts w:ascii="Courier New" w:hAnsi="Courier New" w:cs="Courier New"/>
        </w:rPr>
      </w:pPr>
      <w:del w:id="4872" w:author="hari prasath" w:date="2020-07-28T12:56:00Z">
        <w:r w:rsidRPr="00956093" w:rsidDel="00854A8C">
          <w:rPr>
            <w:rFonts w:ascii="Courier New" w:hAnsi="Courier New" w:cs="Courier New"/>
          </w:rPr>
          <w:delText xml:space="preserve">       </w:delText>
        </w:r>
      </w:del>
      <w:del w:id="4873" w:author="hari prasath" w:date="2020-08-10T15:47:00Z">
        <w:r w:rsidRPr="00956093" w:rsidDel="009167C1">
          <w:rPr>
            <w:rFonts w:ascii="Courier New" w:hAnsi="Courier New" w:cs="Courier New"/>
          </w:rPr>
          <w:delText>“</w:delText>
        </w:r>
        <w:r w:rsidR="00DC52BF" w:rsidDel="009167C1">
          <w:rPr>
            <w:rFonts w:ascii="Courier New" w:hAnsi="Courier New" w:cs="Courier New"/>
          </w:rPr>
          <w:delText>device_</w:delText>
        </w:r>
        <w:r w:rsidRPr="00956093" w:rsidDel="009167C1">
          <w:rPr>
            <w:rFonts w:ascii="Courier New" w:hAnsi="Courier New" w:cs="Courier New"/>
          </w:rPr>
          <w:delText>data”:[</w:delText>
        </w:r>
      </w:del>
    </w:p>
    <w:p w14:paraId="3D5A3D6A" w14:textId="3403AC83" w:rsidR="0055729E" w:rsidRPr="00956093" w:rsidDel="00854A8C" w:rsidRDefault="00867CC5">
      <w:pPr>
        <w:ind w:left="576" w:firstLine="144"/>
        <w:rPr>
          <w:del w:id="4874" w:author="hari prasath" w:date="2020-07-28T12:56:00Z"/>
          <w:rFonts w:ascii="Courier New" w:hAnsi="Courier New" w:cs="Courier New"/>
        </w:rPr>
        <w:pPrChange w:id="4875" w:author="hari prasath" w:date="2020-07-18T13:41:00Z">
          <w:pPr>
            <w:ind w:left="576"/>
          </w:pPr>
        </w:pPrChange>
      </w:pPr>
      <w:del w:id="4876" w:author="hari prasath" w:date="2020-08-10T15:47:00Z">
        <w:r w:rsidRPr="00956093" w:rsidDel="009167C1">
          <w:rPr>
            <w:rFonts w:ascii="Courier New" w:hAnsi="Courier New" w:cs="Courier New"/>
          </w:rPr>
          <w:delText>{</w:delText>
        </w:r>
      </w:del>
    </w:p>
    <w:p w14:paraId="64726C5D" w14:textId="0BFDEA05" w:rsidR="00867CC5" w:rsidRPr="00956093" w:rsidDel="007D52D7" w:rsidRDefault="00867CC5">
      <w:pPr>
        <w:ind w:left="576"/>
        <w:rPr>
          <w:del w:id="4877" w:author="hari prasath" w:date="2020-07-28T12:51:00Z"/>
          <w:rFonts w:ascii="Courier New" w:hAnsi="Courier New" w:cs="Courier New"/>
        </w:rPr>
      </w:pPr>
      <w:del w:id="4878" w:author="hari prasath" w:date="2020-08-10T15:47:00Z">
        <w:r w:rsidRPr="00956093" w:rsidDel="009167C1">
          <w:rPr>
            <w:rFonts w:ascii="Courier New" w:hAnsi="Courier New" w:cs="Courier New"/>
          </w:rPr>
          <w:delText xml:space="preserve"> </w:delText>
        </w:r>
      </w:del>
      <w:del w:id="4879" w:author="hari prasath" w:date="2020-07-28T12:51:00Z">
        <w:r w:rsidRPr="00956093" w:rsidDel="007D52D7">
          <w:rPr>
            <w:rFonts w:ascii="Courier New" w:hAnsi="Courier New" w:cs="Courier New"/>
          </w:rPr>
          <w:delText>“</w:delText>
        </w:r>
      </w:del>
      <w:del w:id="4880" w:author="hari prasath" w:date="2020-07-18T13:42:00Z">
        <w:r w:rsidRPr="00956093" w:rsidDel="00552973">
          <w:rPr>
            <w:rFonts w:ascii="Courier New" w:hAnsi="Courier New" w:cs="Courier New"/>
          </w:rPr>
          <w:delText>operational_mode</w:delText>
        </w:r>
      </w:del>
      <w:del w:id="4881" w:author="hari prasath" w:date="2020-07-28T12:51:00Z">
        <w:r w:rsidRPr="00956093" w:rsidDel="007D52D7">
          <w:rPr>
            <w:rFonts w:ascii="Courier New" w:hAnsi="Courier New" w:cs="Courier New"/>
          </w:rPr>
          <w:delText>”: 1</w:delText>
        </w:r>
        <w:r w:rsidR="00DB6EC2" w:rsidDel="007D52D7">
          <w:rPr>
            <w:rFonts w:ascii="Courier New" w:hAnsi="Courier New" w:cs="Courier New"/>
          </w:rPr>
          <w:delText>,</w:delText>
        </w:r>
      </w:del>
    </w:p>
    <w:p w14:paraId="14B426BF" w14:textId="44BEEC74" w:rsidR="00867CC5" w:rsidRPr="00956093" w:rsidDel="009167C1" w:rsidRDefault="00DB6EC2">
      <w:pPr>
        <w:ind w:left="576"/>
        <w:rPr>
          <w:del w:id="4882" w:author="hari prasath" w:date="2020-08-10T15:47:00Z"/>
          <w:rFonts w:ascii="Courier New" w:hAnsi="Courier New" w:cs="Courier New"/>
        </w:rPr>
        <w:pPrChange w:id="4883" w:author="hari prasath" w:date="2020-07-28T12:51:00Z">
          <w:pPr>
            <w:ind w:firstLine="576"/>
          </w:pPr>
        </w:pPrChange>
      </w:pPr>
      <w:del w:id="4884" w:author="hari prasath" w:date="2020-07-28T12:51:00Z">
        <w:r w:rsidDel="007D52D7">
          <w:rPr>
            <w:rFonts w:ascii="Courier New" w:hAnsi="Courier New" w:cs="Courier New"/>
          </w:rPr>
          <w:delText xml:space="preserve"> </w:delText>
        </w:r>
      </w:del>
      <w:del w:id="4885" w:author="hari prasath" w:date="2020-08-10T15:47:00Z">
        <w:r w:rsidR="00867CC5" w:rsidRPr="00956093" w:rsidDel="009167C1">
          <w:rPr>
            <w:rFonts w:ascii="Courier New" w:hAnsi="Courier New" w:cs="Courier New"/>
          </w:rPr>
          <w:delText>"ac_status":1/0</w:delText>
        </w:r>
        <w:r w:rsidDel="009167C1">
          <w:rPr>
            <w:rFonts w:ascii="Courier New" w:hAnsi="Courier New" w:cs="Courier New"/>
          </w:rPr>
          <w:delText>,</w:delText>
        </w:r>
      </w:del>
    </w:p>
    <w:p w14:paraId="5E3F23A2" w14:textId="554D366A" w:rsidR="00867CC5" w:rsidRPr="00956093" w:rsidDel="009167C1" w:rsidRDefault="00867CC5" w:rsidP="00A80776">
      <w:pPr>
        <w:ind w:left="576"/>
        <w:rPr>
          <w:del w:id="4886" w:author="hari prasath" w:date="2020-08-10T15:47:00Z"/>
          <w:rFonts w:ascii="Courier New" w:hAnsi="Courier New" w:cs="Courier New"/>
        </w:rPr>
      </w:pPr>
      <w:del w:id="4887" w:author="hari prasath" w:date="2020-08-10T15:47:00Z">
        <w:r w:rsidRPr="00956093" w:rsidDel="009167C1">
          <w:rPr>
            <w:rFonts w:ascii="Courier New" w:hAnsi="Courier New" w:cs="Courier New"/>
          </w:rPr>
          <w:tab/>
          <w:delText>"mode":"001"/"010"/"100"/"101"</w:delText>
        </w:r>
        <w:r w:rsidR="00DB6EC2" w:rsidDel="009167C1">
          <w:rPr>
            <w:rFonts w:ascii="Courier New" w:hAnsi="Courier New" w:cs="Courier New"/>
          </w:rPr>
          <w:delText>,</w:delText>
        </w:r>
      </w:del>
    </w:p>
    <w:p w14:paraId="3746EB2C" w14:textId="47A08B47" w:rsidR="00867CC5" w:rsidDel="009167C1" w:rsidRDefault="00867CC5" w:rsidP="00A80776">
      <w:pPr>
        <w:ind w:left="576"/>
        <w:rPr>
          <w:del w:id="4888" w:author="hari prasath" w:date="2020-08-10T15:47:00Z"/>
          <w:rFonts w:ascii="Courier New" w:hAnsi="Courier New" w:cs="Courier New"/>
        </w:rPr>
      </w:pPr>
      <w:del w:id="4889" w:author="hari prasath" w:date="2020-08-10T15:47:00Z">
        <w:r w:rsidRPr="00956093" w:rsidDel="009167C1">
          <w:rPr>
            <w:rFonts w:ascii="Courier New" w:hAnsi="Courier New" w:cs="Courier New"/>
          </w:rPr>
          <w:tab/>
          <w:delText>"</w:delText>
        </w:r>
        <w:commentRangeStart w:id="4890"/>
        <w:r w:rsidRPr="00956093" w:rsidDel="009167C1">
          <w:rPr>
            <w:rFonts w:ascii="Courier New" w:hAnsi="Courier New" w:cs="Courier New"/>
          </w:rPr>
          <w:delText>temperature</w:delText>
        </w:r>
        <w:commentRangeEnd w:id="4890"/>
        <w:r w:rsidR="009F290C" w:rsidDel="009167C1">
          <w:rPr>
            <w:rStyle w:val="CommentReference"/>
          </w:rPr>
          <w:commentReference w:id="4890"/>
        </w:r>
        <w:r w:rsidRPr="00956093" w:rsidDel="009167C1">
          <w:rPr>
            <w:rFonts w:ascii="Courier New" w:hAnsi="Courier New" w:cs="Courier New"/>
          </w:rPr>
          <w:delText>":16-28</w:delText>
        </w:r>
        <w:r w:rsidR="001E2BA7" w:rsidDel="009167C1">
          <w:rPr>
            <w:rFonts w:ascii="Courier New" w:hAnsi="Courier New" w:cs="Courier New"/>
          </w:rPr>
          <w:delText>,</w:delText>
        </w:r>
      </w:del>
    </w:p>
    <w:p w14:paraId="28F5371F" w14:textId="717D4622" w:rsidR="001E2BA7" w:rsidDel="001A52CD" w:rsidRDefault="001E2BA7" w:rsidP="001E2BA7">
      <w:pPr>
        <w:ind w:left="576"/>
        <w:rPr>
          <w:del w:id="4891" w:author="hari prasath" w:date="2020-07-16T18:14:00Z"/>
          <w:rFonts w:ascii="Courier New" w:hAnsi="Courier New" w:cs="Courier New"/>
        </w:rPr>
      </w:pPr>
      <w:commentRangeStart w:id="4892"/>
      <w:del w:id="4893" w:author="hari prasath" w:date="2020-07-16T18:14:00Z">
        <w:r w:rsidDel="001A52CD">
          <w:rPr>
            <w:rFonts w:ascii="Courier New" w:hAnsi="Courier New" w:cs="Courier New"/>
          </w:rPr>
          <w:delText>“day_mode_temperature”:23,</w:delText>
        </w:r>
      </w:del>
    </w:p>
    <w:p w14:paraId="62506139" w14:textId="7CC9F7E9" w:rsidR="001E2BA7" w:rsidRPr="00956093" w:rsidDel="001A52CD" w:rsidRDefault="001E2BA7" w:rsidP="001E2BA7">
      <w:pPr>
        <w:ind w:left="576"/>
        <w:rPr>
          <w:del w:id="4894" w:author="hari prasath" w:date="2020-07-16T18:14:00Z"/>
          <w:rFonts w:ascii="Courier New" w:hAnsi="Courier New" w:cs="Courier New"/>
        </w:rPr>
      </w:pPr>
      <w:del w:id="4895" w:author="hari prasath" w:date="2020-07-16T18:14:00Z">
        <w:r w:rsidDel="001A52CD">
          <w:rPr>
            <w:rFonts w:ascii="Courier New" w:hAnsi="Courier New" w:cs="Courier New"/>
          </w:rPr>
          <w:delText>“night_mode_temperature”:26</w:delText>
        </w:r>
        <w:commentRangeEnd w:id="4892"/>
        <w:r w:rsidR="006E36C0" w:rsidDel="001A52CD">
          <w:rPr>
            <w:rStyle w:val="CommentReference"/>
          </w:rPr>
          <w:commentReference w:id="4892"/>
        </w:r>
      </w:del>
    </w:p>
    <w:p w14:paraId="777D9CCC" w14:textId="750C04F2" w:rsidR="001E2BA7" w:rsidRPr="00956093" w:rsidDel="009167C1" w:rsidRDefault="001E2BA7" w:rsidP="00A80776">
      <w:pPr>
        <w:ind w:left="576"/>
        <w:rPr>
          <w:del w:id="4896" w:author="hari prasath" w:date="2020-08-10T15:47:00Z"/>
          <w:rFonts w:ascii="Courier New" w:hAnsi="Courier New" w:cs="Courier New"/>
        </w:rPr>
      </w:pPr>
    </w:p>
    <w:p w14:paraId="36B8D159" w14:textId="0D276C03" w:rsidR="00867CC5" w:rsidRPr="00956093" w:rsidDel="009167C1" w:rsidRDefault="00867CC5" w:rsidP="00A80776">
      <w:pPr>
        <w:ind w:left="576"/>
        <w:rPr>
          <w:del w:id="4897" w:author="hari prasath" w:date="2020-08-10T15:47:00Z"/>
          <w:rFonts w:ascii="Courier New" w:hAnsi="Courier New" w:cs="Courier New"/>
        </w:rPr>
      </w:pPr>
      <w:del w:id="4898" w:author="hari prasath" w:date="2020-08-10T15:47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6B441F6B" w14:textId="650688CE" w:rsidR="00867CC5" w:rsidRPr="00956093" w:rsidDel="009167C1" w:rsidRDefault="00867CC5" w:rsidP="00A80776">
      <w:pPr>
        <w:ind w:left="576"/>
        <w:rPr>
          <w:del w:id="4899" w:author="hari prasath" w:date="2020-08-10T15:47:00Z"/>
          <w:rFonts w:ascii="Courier New" w:hAnsi="Courier New" w:cs="Courier New"/>
        </w:rPr>
      </w:pPr>
      <w:del w:id="4900" w:author="hari prasath" w:date="2020-08-10T15:47:00Z">
        <w:r w:rsidRPr="00956093" w:rsidDel="009167C1">
          <w:rPr>
            <w:rFonts w:ascii="Courier New" w:hAnsi="Courier New" w:cs="Courier New"/>
          </w:rPr>
          <w:delText>]</w:delText>
        </w:r>
      </w:del>
    </w:p>
    <w:p w14:paraId="2F762EC7" w14:textId="140C7C95" w:rsidR="00867CC5" w:rsidRPr="00956093" w:rsidDel="009167C1" w:rsidRDefault="00867CC5" w:rsidP="00A80776">
      <w:pPr>
        <w:ind w:left="576"/>
        <w:rPr>
          <w:del w:id="4901" w:author="hari prasath" w:date="2020-08-10T15:47:00Z"/>
          <w:rFonts w:ascii="Courier New" w:hAnsi="Courier New" w:cs="Courier New"/>
        </w:rPr>
      </w:pPr>
      <w:del w:id="4902" w:author="hari prasath" w:date="2020-08-10T15:47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63ED5924" w14:textId="256BBA06" w:rsidR="00867CC5" w:rsidRPr="00956093" w:rsidDel="009167C1" w:rsidRDefault="00867CC5" w:rsidP="00A80776">
      <w:pPr>
        <w:ind w:left="576"/>
        <w:rPr>
          <w:del w:id="4903" w:author="hari prasath" w:date="2020-08-10T15:47:00Z"/>
          <w:rFonts w:ascii="Courier New" w:hAnsi="Courier New" w:cs="Courier New"/>
        </w:rPr>
      </w:pPr>
      <w:del w:id="4904" w:author="hari prasath" w:date="2020-08-10T15:47:00Z">
        <w:r w:rsidRPr="00956093" w:rsidDel="009167C1">
          <w:rPr>
            <w:rFonts w:ascii="Courier New" w:hAnsi="Courier New" w:cs="Courier New"/>
          </w:rPr>
          <w:delText>}</w:delText>
        </w:r>
      </w:del>
    </w:p>
    <w:p w14:paraId="2381938B" w14:textId="2ABE0B75" w:rsidR="00110218" w:rsidRPr="00956093" w:rsidDel="009167C1" w:rsidRDefault="00110218" w:rsidP="00A80776">
      <w:pPr>
        <w:ind w:left="576"/>
        <w:rPr>
          <w:del w:id="4905" w:author="hari prasath" w:date="2020-08-10T15:47:00Z"/>
          <w:rFonts w:ascii="Courier New" w:hAnsi="Courier New" w:cs="Courier New"/>
        </w:rPr>
      </w:pPr>
      <w:del w:id="4906" w:author="hari prasath" w:date="2020-08-10T15:47:00Z">
        <w:r w:rsidRPr="00956093" w:rsidDel="009167C1">
          <w:rPr>
            <w:rFonts w:ascii="Courier New" w:hAnsi="Courier New" w:cs="Courier New"/>
          </w:rPr>
          <w:delText>(</w:delText>
        </w:r>
        <w:r w:rsidR="00D06A87" w:rsidRPr="00956093" w:rsidDel="009167C1">
          <w:rPr>
            <w:rFonts w:ascii="Courier New" w:hAnsi="Courier New" w:cs="Courier New"/>
          </w:rPr>
          <w:delText>NOTE:</w:delText>
        </w:r>
      </w:del>
    </w:p>
    <w:p w14:paraId="3D0610B1" w14:textId="09E2C032" w:rsidR="00110218" w:rsidRPr="00956093" w:rsidDel="009167C1" w:rsidRDefault="00110218" w:rsidP="00A80776">
      <w:pPr>
        <w:ind w:left="576"/>
        <w:rPr>
          <w:del w:id="4907" w:author="hari prasath" w:date="2020-08-10T15:47:00Z"/>
          <w:rFonts w:ascii="Courier New" w:hAnsi="Courier New" w:cs="Courier New"/>
        </w:rPr>
      </w:pPr>
      <w:del w:id="4908" w:author="hari prasath" w:date="2020-08-10T15:47:00Z">
        <w:r w:rsidRPr="00956093" w:rsidDel="009167C1">
          <w:rPr>
            <w:rFonts w:ascii="Courier New" w:hAnsi="Courier New" w:cs="Courier New"/>
          </w:rPr>
          <w:tab/>
        </w:r>
      </w:del>
      <w:del w:id="4909" w:author="hari prasath" w:date="2020-07-28T12:51:00Z">
        <w:r w:rsidRPr="00956093" w:rsidDel="007D52D7">
          <w:rPr>
            <w:rFonts w:ascii="Courier New" w:hAnsi="Courier New" w:cs="Courier New"/>
          </w:rPr>
          <w:delText>“operational_mode” : 1 – Split AC mode</w:delText>
        </w:r>
      </w:del>
    </w:p>
    <w:p w14:paraId="2CBB1DEF" w14:textId="60399098" w:rsidR="00110218" w:rsidRPr="00956093" w:rsidDel="009167C1" w:rsidRDefault="00110218">
      <w:pPr>
        <w:ind w:left="720" w:firstLine="720"/>
        <w:rPr>
          <w:del w:id="4910" w:author="hari prasath" w:date="2020-08-10T15:47:00Z"/>
          <w:rFonts w:ascii="Courier New" w:hAnsi="Courier New" w:cs="Courier New"/>
        </w:rPr>
        <w:pPrChange w:id="4911" w:author="singh qmax" w:date="2020-07-17T09:23:00Z">
          <w:pPr>
            <w:ind w:left="576" w:firstLine="720"/>
          </w:pPr>
        </w:pPrChange>
      </w:pPr>
      <w:del w:id="4912" w:author="hari prasath" w:date="2020-08-10T15:47:00Z">
        <w:r w:rsidRPr="00956093" w:rsidDel="009167C1">
          <w:rPr>
            <w:rFonts w:ascii="Courier New" w:hAnsi="Courier New" w:cs="Courier New"/>
          </w:rPr>
          <w:delText>"ac_status":</w:delText>
        </w:r>
      </w:del>
      <w:ins w:id="4913" w:author="singh qmax" w:date="2020-07-17T09:23:00Z">
        <w:del w:id="4914" w:author="hari prasath" w:date="2020-08-10T15:47:00Z">
          <w:r w:rsidR="0060543A" w:rsidDel="009167C1">
            <w:rPr>
              <w:rFonts w:ascii="Courier New" w:hAnsi="Courier New" w:cs="Courier New"/>
            </w:rPr>
            <w:tab/>
          </w:r>
        </w:del>
      </w:ins>
      <w:del w:id="4915" w:author="hari prasath" w:date="2020-08-10T15:47:00Z">
        <w:r w:rsidRPr="00956093" w:rsidDel="009167C1">
          <w:rPr>
            <w:rFonts w:ascii="Courier New" w:hAnsi="Courier New" w:cs="Courier New"/>
          </w:rPr>
          <w:delText>1 – AC ON</w:delText>
        </w:r>
      </w:del>
    </w:p>
    <w:p w14:paraId="2178262E" w14:textId="384BD036" w:rsidR="00110218" w:rsidRPr="00956093" w:rsidDel="009167C1" w:rsidRDefault="00CB4719" w:rsidP="00A80776">
      <w:pPr>
        <w:ind w:left="576" w:firstLine="720"/>
        <w:rPr>
          <w:del w:id="4916" w:author="hari prasath" w:date="2020-08-10T15:47:00Z"/>
          <w:rFonts w:ascii="Courier New" w:hAnsi="Courier New" w:cs="Courier New"/>
        </w:rPr>
      </w:pPr>
      <w:del w:id="4917" w:author="hari prasath" w:date="2020-08-10T15:47:00Z">
        <w:r w:rsidDel="009167C1">
          <w:rPr>
            <w:rFonts w:ascii="Courier New" w:hAnsi="Courier New" w:cs="Courier New"/>
          </w:rPr>
          <w:tab/>
          <w:delText xml:space="preserve">       </w:delText>
        </w:r>
      </w:del>
      <w:ins w:id="4918" w:author="singh qmax" w:date="2020-07-17T09:23:00Z">
        <w:del w:id="4919" w:author="hari prasath" w:date="2020-08-10T15:47:00Z">
          <w:r w:rsidR="0060543A" w:rsidDel="009167C1">
            <w:rPr>
              <w:rFonts w:ascii="Courier New" w:hAnsi="Courier New" w:cs="Courier New"/>
            </w:rPr>
            <w:tab/>
          </w:r>
          <w:r w:rsidR="0060543A" w:rsidDel="009167C1">
            <w:rPr>
              <w:rFonts w:ascii="Courier New" w:hAnsi="Courier New" w:cs="Courier New"/>
            </w:rPr>
            <w:tab/>
          </w:r>
        </w:del>
      </w:ins>
      <w:del w:id="4920" w:author="hari prasath" w:date="2020-08-10T15:47:00Z">
        <w:r w:rsidR="00110218" w:rsidRPr="00956093" w:rsidDel="009167C1">
          <w:rPr>
            <w:rFonts w:ascii="Courier New" w:hAnsi="Courier New" w:cs="Courier New"/>
          </w:rPr>
          <w:delText>0 – AC OFF</w:delText>
        </w:r>
      </w:del>
    </w:p>
    <w:p w14:paraId="195D69B6" w14:textId="1712495F" w:rsidR="00110218" w:rsidRPr="00956093" w:rsidDel="009167C1" w:rsidRDefault="00110218" w:rsidP="00A80776">
      <w:pPr>
        <w:ind w:left="576"/>
        <w:rPr>
          <w:del w:id="4921" w:author="hari prasath" w:date="2020-08-10T15:47:00Z"/>
          <w:rFonts w:ascii="Courier New" w:hAnsi="Courier New" w:cs="Courier New"/>
        </w:rPr>
      </w:pPr>
      <w:del w:id="4922" w:author="hari prasath" w:date="2020-08-10T15:47:00Z">
        <w:r w:rsidRPr="00956093" w:rsidDel="009167C1">
          <w:rPr>
            <w:rFonts w:ascii="Courier New" w:hAnsi="Courier New" w:cs="Courier New"/>
          </w:rPr>
          <w:tab/>
        </w:r>
      </w:del>
      <w:ins w:id="4923" w:author="singh qmax" w:date="2020-07-17T09:23:00Z">
        <w:del w:id="4924" w:author="hari prasath" w:date="2020-08-10T15:47:00Z">
          <w:r w:rsidR="0060543A" w:rsidDel="009167C1">
            <w:rPr>
              <w:rFonts w:ascii="Courier New" w:hAnsi="Courier New" w:cs="Courier New"/>
            </w:rPr>
            <w:tab/>
          </w:r>
        </w:del>
      </w:ins>
      <w:del w:id="4925" w:author="hari prasath" w:date="2020-08-10T15:47:00Z">
        <w:r w:rsidRPr="00956093" w:rsidDel="009167C1">
          <w:rPr>
            <w:rFonts w:ascii="Courier New" w:hAnsi="Courier New" w:cs="Courier New"/>
          </w:rPr>
          <w:delText>"mode":</w:delText>
        </w:r>
        <w:r w:rsidR="00CB4719" w:rsidDel="009167C1">
          <w:rPr>
            <w:rFonts w:ascii="Courier New" w:hAnsi="Courier New" w:cs="Courier New"/>
          </w:rPr>
          <w:tab/>
        </w:r>
      </w:del>
      <w:ins w:id="4926" w:author="singh qmax" w:date="2020-07-17T09:23:00Z">
        <w:del w:id="4927" w:author="hari prasath" w:date="2020-08-10T15:47:00Z">
          <w:r w:rsidR="0060543A" w:rsidDel="009167C1">
            <w:rPr>
              <w:rFonts w:ascii="Courier New" w:hAnsi="Courier New" w:cs="Courier New"/>
            </w:rPr>
            <w:tab/>
          </w:r>
        </w:del>
      </w:ins>
      <w:del w:id="4928" w:author="hari prasath" w:date="2020-08-10T15:47:00Z">
        <w:r w:rsidRPr="00956093" w:rsidDel="009167C1">
          <w:rPr>
            <w:rFonts w:ascii="Courier New" w:hAnsi="Courier New" w:cs="Courier New"/>
          </w:rPr>
          <w:delText>"001"  - Cool</w:delText>
        </w:r>
      </w:del>
    </w:p>
    <w:p w14:paraId="2FAD2B08" w14:textId="2C941101" w:rsidR="00110218" w:rsidRPr="00956093" w:rsidDel="009167C1" w:rsidRDefault="00CB4719" w:rsidP="00A80776">
      <w:pPr>
        <w:ind w:left="576" w:firstLine="720"/>
        <w:rPr>
          <w:del w:id="4929" w:author="hari prasath" w:date="2020-08-10T15:47:00Z"/>
          <w:rFonts w:ascii="Courier New" w:hAnsi="Courier New" w:cs="Courier New"/>
        </w:rPr>
      </w:pPr>
      <w:del w:id="4930" w:author="hari prasath" w:date="2020-08-10T15:47:00Z">
        <w:r w:rsidDel="009167C1">
          <w:rPr>
            <w:rFonts w:ascii="Courier New" w:hAnsi="Courier New" w:cs="Courier New"/>
          </w:rPr>
          <w:delText xml:space="preserve">       </w:delText>
        </w:r>
        <w:r w:rsidDel="009167C1">
          <w:rPr>
            <w:rFonts w:ascii="Courier New" w:hAnsi="Courier New" w:cs="Courier New"/>
          </w:rPr>
          <w:tab/>
        </w:r>
      </w:del>
      <w:ins w:id="4931" w:author="singh qmax" w:date="2020-07-17T09:23:00Z">
        <w:del w:id="4932" w:author="hari prasath" w:date="2020-08-10T15:47:00Z">
          <w:r w:rsidR="0060543A" w:rsidDel="009167C1">
            <w:rPr>
              <w:rFonts w:ascii="Courier New" w:hAnsi="Courier New" w:cs="Courier New"/>
            </w:rPr>
            <w:tab/>
          </w:r>
        </w:del>
      </w:ins>
      <w:del w:id="4933" w:author="hari prasath" w:date="2020-08-10T15:47:00Z">
        <w:r w:rsidR="00110218" w:rsidRPr="00956093" w:rsidDel="009167C1">
          <w:rPr>
            <w:rFonts w:ascii="Courier New" w:hAnsi="Courier New" w:cs="Courier New"/>
          </w:rPr>
          <w:delText>"010" - Auto</w:delText>
        </w:r>
      </w:del>
    </w:p>
    <w:p w14:paraId="2158A96D" w14:textId="2B25B578" w:rsidR="00110218" w:rsidRPr="00956093" w:rsidDel="009167C1" w:rsidRDefault="00CB4719" w:rsidP="00A80776">
      <w:pPr>
        <w:ind w:left="1296" w:firstLine="720"/>
        <w:rPr>
          <w:del w:id="4934" w:author="hari prasath" w:date="2020-08-10T15:47:00Z"/>
          <w:rFonts w:ascii="Courier New" w:hAnsi="Courier New" w:cs="Courier New"/>
        </w:rPr>
      </w:pPr>
      <w:del w:id="4935" w:author="hari prasath" w:date="2020-08-10T15:47:00Z">
        <w:r w:rsidDel="009167C1">
          <w:rPr>
            <w:rFonts w:ascii="Courier New" w:hAnsi="Courier New" w:cs="Courier New"/>
          </w:rPr>
          <w:delText xml:space="preserve">  </w:delText>
        </w:r>
        <w:r w:rsidDel="009167C1">
          <w:rPr>
            <w:rFonts w:ascii="Courier New" w:hAnsi="Courier New" w:cs="Courier New"/>
          </w:rPr>
          <w:tab/>
        </w:r>
      </w:del>
      <w:ins w:id="4936" w:author="singh qmax" w:date="2020-07-17T09:23:00Z">
        <w:del w:id="4937" w:author="hari prasath" w:date="2020-08-10T15:47:00Z">
          <w:r w:rsidR="0060543A" w:rsidDel="009167C1">
            <w:rPr>
              <w:rFonts w:ascii="Courier New" w:hAnsi="Courier New" w:cs="Courier New"/>
            </w:rPr>
            <w:tab/>
          </w:r>
        </w:del>
      </w:ins>
      <w:del w:id="4938" w:author="hari prasath" w:date="2020-08-10T15:47:00Z">
        <w:r w:rsidR="00110218" w:rsidRPr="00956093" w:rsidDel="009167C1">
          <w:rPr>
            <w:rFonts w:ascii="Courier New" w:hAnsi="Courier New" w:cs="Courier New"/>
          </w:rPr>
          <w:delText>"100" - Dry</w:delText>
        </w:r>
      </w:del>
    </w:p>
    <w:p w14:paraId="61687411" w14:textId="55682FE5" w:rsidR="00110218" w:rsidRPr="00956093" w:rsidDel="009167C1" w:rsidRDefault="00CB4719" w:rsidP="00A80776">
      <w:pPr>
        <w:ind w:left="1296" w:firstLine="720"/>
        <w:rPr>
          <w:del w:id="4939" w:author="hari prasath" w:date="2020-08-10T15:47:00Z"/>
          <w:rFonts w:ascii="Courier New" w:hAnsi="Courier New" w:cs="Courier New"/>
        </w:rPr>
      </w:pPr>
      <w:del w:id="4940" w:author="hari prasath" w:date="2020-08-10T15:47:00Z">
        <w:r w:rsidDel="009167C1">
          <w:rPr>
            <w:rFonts w:ascii="Courier New" w:hAnsi="Courier New" w:cs="Courier New"/>
          </w:rPr>
          <w:delText xml:space="preserve">  </w:delText>
        </w:r>
        <w:r w:rsidDel="009167C1">
          <w:rPr>
            <w:rFonts w:ascii="Courier New" w:hAnsi="Courier New" w:cs="Courier New"/>
          </w:rPr>
          <w:tab/>
        </w:r>
      </w:del>
      <w:ins w:id="4941" w:author="singh qmax" w:date="2020-07-17T09:23:00Z">
        <w:del w:id="4942" w:author="hari prasath" w:date="2020-08-10T15:47:00Z">
          <w:r w:rsidR="0060543A" w:rsidDel="009167C1">
            <w:rPr>
              <w:rFonts w:ascii="Courier New" w:hAnsi="Courier New" w:cs="Courier New"/>
            </w:rPr>
            <w:tab/>
          </w:r>
        </w:del>
      </w:ins>
      <w:del w:id="4943" w:author="hari prasath" w:date="2020-08-10T15:47:00Z">
        <w:r w:rsidR="00110218" w:rsidRPr="00956093" w:rsidDel="009167C1">
          <w:rPr>
            <w:rFonts w:ascii="Courier New" w:hAnsi="Courier New" w:cs="Courier New"/>
          </w:rPr>
          <w:delText>"101" - Fan</w:delText>
        </w:r>
      </w:del>
    </w:p>
    <w:p w14:paraId="7F399639" w14:textId="59B348C3" w:rsidR="00110218" w:rsidRPr="00956093" w:rsidDel="009167C1" w:rsidRDefault="00110218" w:rsidP="00A80776">
      <w:pPr>
        <w:ind w:left="576"/>
        <w:rPr>
          <w:del w:id="4944" w:author="hari prasath" w:date="2020-08-10T15:47:00Z"/>
          <w:rFonts w:ascii="Courier New" w:hAnsi="Courier New" w:cs="Courier New"/>
        </w:rPr>
      </w:pPr>
      <w:del w:id="4945" w:author="hari prasath" w:date="2020-08-10T15:47:00Z">
        <w:r w:rsidRPr="00956093" w:rsidDel="009167C1">
          <w:rPr>
            <w:rFonts w:ascii="Courier New" w:hAnsi="Courier New" w:cs="Courier New"/>
          </w:rPr>
          <w:tab/>
        </w:r>
      </w:del>
      <w:ins w:id="4946" w:author="singh qmax" w:date="2020-07-17T09:23:00Z">
        <w:del w:id="4947" w:author="hari prasath" w:date="2020-08-10T15:47:00Z">
          <w:r w:rsidR="0060543A" w:rsidDel="009167C1">
            <w:rPr>
              <w:rFonts w:ascii="Courier New" w:hAnsi="Courier New" w:cs="Courier New"/>
            </w:rPr>
            <w:tab/>
          </w:r>
        </w:del>
      </w:ins>
      <w:del w:id="4948" w:author="hari prasath" w:date="2020-08-10T15:47:00Z">
        <w:r w:rsidRPr="00956093" w:rsidDel="009167C1">
          <w:rPr>
            <w:rFonts w:ascii="Courier New" w:hAnsi="Courier New" w:cs="Courier New"/>
          </w:rPr>
          <w:delText>"temperature":16-28)</w:delText>
        </w:r>
      </w:del>
    </w:p>
    <w:p w14:paraId="5F45180B" w14:textId="77777777" w:rsidR="00867CC5" w:rsidRPr="00956093" w:rsidDel="009167C1" w:rsidRDefault="00867CC5" w:rsidP="00956093">
      <w:pPr>
        <w:rPr>
          <w:del w:id="4949" w:author="hari prasath" w:date="2020-08-10T15:50:00Z"/>
          <w:rFonts w:ascii="Courier New" w:hAnsi="Courier New" w:cs="Courier New"/>
        </w:rPr>
      </w:pPr>
    </w:p>
    <w:p w14:paraId="78B84A44" w14:textId="75186853" w:rsidR="00867CC5" w:rsidDel="009167C1" w:rsidRDefault="00867CC5">
      <w:pPr>
        <w:pStyle w:val="Heading2"/>
        <w:rPr>
          <w:del w:id="4950" w:author="hari prasath" w:date="2020-08-04T14:52:00Z"/>
        </w:rPr>
      </w:pPr>
      <w:del w:id="4951" w:author="hari prasath" w:date="2020-08-04T14:52:00Z">
        <w:r w:rsidRPr="00A2695F" w:rsidDel="00AB4695">
          <w:delText>HVAC AC cont</w:delText>
        </w:r>
        <w:r w:rsidR="007F5441" w:rsidRPr="00A2695F" w:rsidDel="00AB4695">
          <w:delText>rol packet</w:delText>
        </w:r>
        <w:bookmarkStart w:id="4952" w:name="_Toc47445406"/>
        <w:bookmarkEnd w:id="4952"/>
      </w:del>
    </w:p>
    <w:p w14:paraId="44672B18" w14:textId="77777777" w:rsidR="009167C1" w:rsidRPr="009167C1" w:rsidRDefault="009167C1">
      <w:pPr>
        <w:rPr>
          <w:ins w:id="4953" w:author="hari prasath" w:date="2020-08-10T15:50:00Z"/>
          <w:rPrChange w:id="4954" w:author="hari prasath" w:date="2020-08-10T15:50:00Z">
            <w:rPr>
              <w:ins w:id="4955" w:author="hari prasath" w:date="2020-08-10T15:50:00Z"/>
            </w:rPr>
          </w:rPrChange>
        </w:rPr>
        <w:pPrChange w:id="4956" w:author="hari prasath" w:date="2020-08-10T15:50:00Z">
          <w:pPr>
            <w:pStyle w:val="Heading2"/>
            <w:spacing w:before="0"/>
          </w:pPr>
        </w:pPrChange>
      </w:pPr>
    </w:p>
    <w:p w14:paraId="5105FE99" w14:textId="65B5618C" w:rsidR="007F5441" w:rsidDel="009167C1" w:rsidRDefault="007F5441">
      <w:pPr>
        <w:pStyle w:val="Heading2"/>
        <w:rPr>
          <w:del w:id="4957" w:author="hari prasath" w:date="2020-08-04T14:52:00Z"/>
          <w:rFonts w:asciiTheme="minorHAnsi" w:hAnsiTheme="minorHAnsi" w:cstheme="minorHAnsi"/>
        </w:rPr>
      </w:pPr>
      <w:del w:id="4958" w:author="hari prasath" w:date="2020-08-04T14:52:00Z">
        <w:r w:rsidRPr="00A2695F" w:rsidDel="00AB4695">
          <w:rPr>
            <w:rFonts w:asciiTheme="minorHAnsi" w:hAnsiTheme="minorHAnsi" w:cstheme="minorHAnsi"/>
          </w:rPr>
          <w:delText>Sensor receives this packet to control the HVAC</w:delText>
        </w:r>
        <w:bookmarkStart w:id="4959" w:name="_Toc47445407"/>
        <w:bookmarkEnd w:id="4959"/>
      </w:del>
    </w:p>
    <w:p w14:paraId="7A6C239A" w14:textId="77777777" w:rsidR="009167C1" w:rsidRPr="009167C1" w:rsidRDefault="009167C1">
      <w:pPr>
        <w:rPr>
          <w:ins w:id="4960" w:author="hari prasath" w:date="2020-08-10T15:50:00Z"/>
          <w:rPrChange w:id="4961" w:author="hari prasath" w:date="2020-08-10T15:50:00Z">
            <w:rPr>
              <w:ins w:id="4962" w:author="hari prasath" w:date="2020-08-10T15:50:00Z"/>
              <w:rFonts w:asciiTheme="minorHAnsi" w:hAnsiTheme="minorHAnsi" w:cstheme="minorHAnsi"/>
            </w:rPr>
          </w:rPrChange>
        </w:rPr>
        <w:pPrChange w:id="4963" w:author="hari prasath" w:date="2020-08-10T15:50:00Z">
          <w:pPr>
            <w:ind w:firstLine="576"/>
          </w:pPr>
        </w:pPrChange>
      </w:pPr>
    </w:p>
    <w:p w14:paraId="6E0522FF" w14:textId="519E6483" w:rsidR="00867CC5" w:rsidRPr="00956093" w:rsidDel="00AB4695" w:rsidRDefault="00867CC5" w:rsidP="00A80776">
      <w:pPr>
        <w:ind w:left="576"/>
        <w:rPr>
          <w:del w:id="4964" w:author="hari prasath" w:date="2020-08-04T14:52:00Z"/>
          <w:rFonts w:ascii="Courier New" w:hAnsi="Courier New" w:cs="Courier New"/>
        </w:rPr>
      </w:pPr>
      <w:del w:id="4965" w:author="hari prasath" w:date="2020-08-04T14:52:00Z">
        <w:r w:rsidRPr="00956093" w:rsidDel="00AB4695">
          <w:rPr>
            <w:rFonts w:ascii="Courier New" w:hAnsi="Courier New" w:cs="Courier New"/>
          </w:rPr>
          <w:delText>{</w:delText>
        </w:r>
        <w:bookmarkStart w:id="4966" w:name="_Toc47445408"/>
        <w:bookmarkStart w:id="4967" w:name="_Toc47969291"/>
        <w:bookmarkStart w:id="4968" w:name="_Toc47969487"/>
        <w:bookmarkStart w:id="4969" w:name="_Toc47970377"/>
        <w:bookmarkStart w:id="4970" w:name="_Toc47971344"/>
        <w:bookmarkStart w:id="4971" w:name="_Toc49273181"/>
        <w:bookmarkStart w:id="4972" w:name="_Toc50192925"/>
        <w:bookmarkEnd w:id="4966"/>
        <w:bookmarkEnd w:id="4967"/>
        <w:bookmarkEnd w:id="4968"/>
        <w:bookmarkEnd w:id="4969"/>
        <w:bookmarkEnd w:id="4970"/>
        <w:bookmarkEnd w:id="4971"/>
        <w:bookmarkEnd w:id="4972"/>
      </w:del>
    </w:p>
    <w:p w14:paraId="561C94A9" w14:textId="6B05ED7E" w:rsidR="00867CC5" w:rsidRPr="00956093" w:rsidDel="00AB4695" w:rsidRDefault="00867CC5" w:rsidP="00A80776">
      <w:pPr>
        <w:ind w:left="576"/>
        <w:rPr>
          <w:del w:id="4973" w:author="hari prasath" w:date="2020-08-04T14:52:00Z"/>
          <w:rFonts w:ascii="Courier New" w:hAnsi="Courier New" w:cs="Courier New"/>
        </w:rPr>
      </w:pPr>
      <w:del w:id="4974" w:author="hari prasath" w:date="2020-08-04T14:52:00Z">
        <w:r w:rsidRPr="00956093" w:rsidDel="00AB4695">
          <w:rPr>
            <w:rFonts w:ascii="Courier New" w:hAnsi="Courier New" w:cs="Courier New"/>
          </w:rPr>
          <w:delText>“hmac”:’’,</w:delText>
        </w:r>
        <w:bookmarkStart w:id="4975" w:name="_Toc47445409"/>
        <w:bookmarkStart w:id="4976" w:name="_Toc47969292"/>
        <w:bookmarkStart w:id="4977" w:name="_Toc47969488"/>
        <w:bookmarkStart w:id="4978" w:name="_Toc47970378"/>
        <w:bookmarkStart w:id="4979" w:name="_Toc47971345"/>
        <w:bookmarkStart w:id="4980" w:name="_Toc49273182"/>
        <w:bookmarkStart w:id="4981" w:name="_Toc50192926"/>
        <w:bookmarkEnd w:id="4975"/>
        <w:bookmarkEnd w:id="4976"/>
        <w:bookmarkEnd w:id="4977"/>
        <w:bookmarkEnd w:id="4978"/>
        <w:bookmarkEnd w:id="4979"/>
        <w:bookmarkEnd w:id="4980"/>
        <w:bookmarkEnd w:id="4981"/>
      </w:del>
    </w:p>
    <w:p w14:paraId="217FF355" w14:textId="669196D5" w:rsidR="00867CC5" w:rsidRPr="00956093" w:rsidDel="00AB4695" w:rsidRDefault="00867CC5" w:rsidP="00A80776">
      <w:pPr>
        <w:ind w:left="576"/>
        <w:rPr>
          <w:del w:id="4982" w:author="hari prasath" w:date="2020-08-04T14:52:00Z"/>
          <w:rFonts w:ascii="Courier New" w:hAnsi="Courier New" w:cs="Courier New"/>
        </w:rPr>
      </w:pPr>
      <w:del w:id="4983" w:author="hari prasath" w:date="2020-08-04T14:52:00Z">
        <w:r w:rsidRPr="00956093" w:rsidDel="00AB4695">
          <w:rPr>
            <w:rFonts w:ascii="Courier New" w:hAnsi="Courier New" w:cs="Courier New"/>
          </w:rPr>
          <w:delText>“payload”:</w:delText>
        </w:r>
        <w:bookmarkStart w:id="4984" w:name="_Toc47445410"/>
        <w:bookmarkStart w:id="4985" w:name="_Toc47969293"/>
        <w:bookmarkStart w:id="4986" w:name="_Toc47969489"/>
        <w:bookmarkStart w:id="4987" w:name="_Toc47970379"/>
        <w:bookmarkStart w:id="4988" w:name="_Toc47971346"/>
        <w:bookmarkStart w:id="4989" w:name="_Toc49273183"/>
        <w:bookmarkStart w:id="4990" w:name="_Toc50192927"/>
        <w:bookmarkEnd w:id="4984"/>
        <w:bookmarkEnd w:id="4985"/>
        <w:bookmarkEnd w:id="4986"/>
        <w:bookmarkEnd w:id="4987"/>
        <w:bookmarkEnd w:id="4988"/>
        <w:bookmarkEnd w:id="4989"/>
        <w:bookmarkEnd w:id="4990"/>
      </w:del>
    </w:p>
    <w:p w14:paraId="44A6D8D9" w14:textId="0EF3DDE3" w:rsidR="00867CC5" w:rsidRPr="00956093" w:rsidDel="00AB4695" w:rsidRDefault="00867CC5" w:rsidP="00A80776">
      <w:pPr>
        <w:ind w:left="576"/>
        <w:rPr>
          <w:del w:id="4991" w:author="hari prasath" w:date="2020-08-04T14:52:00Z"/>
          <w:rFonts w:ascii="Courier New" w:hAnsi="Courier New" w:cs="Courier New"/>
        </w:rPr>
      </w:pPr>
      <w:del w:id="4992" w:author="hari prasath" w:date="2020-08-04T14:52:00Z">
        <w:r w:rsidRPr="00956093" w:rsidDel="00AB4695">
          <w:rPr>
            <w:rFonts w:ascii="Courier New" w:hAnsi="Courier New" w:cs="Courier New"/>
          </w:rPr>
          <w:delText>{</w:delText>
        </w:r>
        <w:r w:rsidRPr="00956093" w:rsidDel="00AB4695">
          <w:rPr>
            <w:rFonts w:ascii="Courier New" w:hAnsi="Courier New" w:cs="Courier New"/>
          </w:rPr>
          <w:tab/>
        </w:r>
        <w:bookmarkStart w:id="4993" w:name="_Toc47445411"/>
        <w:bookmarkStart w:id="4994" w:name="_Toc47969294"/>
        <w:bookmarkStart w:id="4995" w:name="_Toc47969490"/>
        <w:bookmarkStart w:id="4996" w:name="_Toc47970380"/>
        <w:bookmarkStart w:id="4997" w:name="_Toc47971347"/>
        <w:bookmarkStart w:id="4998" w:name="_Toc49273184"/>
        <w:bookmarkStart w:id="4999" w:name="_Toc50192928"/>
        <w:bookmarkEnd w:id="4993"/>
        <w:bookmarkEnd w:id="4994"/>
        <w:bookmarkEnd w:id="4995"/>
        <w:bookmarkEnd w:id="4996"/>
        <w:bookmarkEnd w:id="4997"/>
        <w:bookmarkEnd w:id="4998"/>
        <w:bookmarkEnd w:id="4999"/>
      </w:del>
    </w:p>
    <w:p w14:paraId="4FD9D5EC" w14:textId="1EF38F7B" w:rsidR="00867CC5" w:rsidRPr="00956093" w:rsidDel="00AB4695" w:rsidRDefault="00867CC5" w:rsidP="00A80776">
      <w:pPr>
        <w:ind w:left="576"/>
        <w:rPr>
          <w:del w:id="5000" w:author="hari prasath" w:date="2020-08-04T14:52:00Z"/>
          <w:rFonts w:ascii="Courier New" w:hAnsi="Courier New" w:cs="Courier New"/>
        </w:rPr>
      </w:pPr>
      <w:del w:id="5001" w:author="hari prasath" w:date="2020-08-04T14:52:00Z">
        <w:r w:rsidRPr="00956093" w:rsidDel="00AB4695">
          <w:rPr>
            <w:rFonts w:ascii="Courier New" w:hAnsi="Courier New" w:cs="Courier New"/>
          </w:rPr>
          <w:delText>“device_uid”: “031219010010002”,</w:delText>
        </w:r>
        <w:bookmarkStart w:id="5002" w:name="_Toc47445412"/>
        <w:bookmarkStart w:id="5003" w:name="_Toc47969295"/>
        <w:bookmarkStart w:id="5004" w:name="_Toc47969491"/>
        <w:bookmarkStart w:id="5005" w:name="_Toc47970381"/>
        <w:bookmarkStart w:id="5006" w:name="_Toc47971348"/>
        <w:bookmarkStart w:id="5007" w:name="_Toc49273185"/>
        <w:bookmarkStart w:id="5008" w:name="_Toc50192929"/>
        <w:bookmarkEnd w:id="5002"/>
        <w:bookmarkEnd w:id="5003"/>
        <w:bookmarkEnd w:id="5004"/>
        <w:bookmarkEnd w:id="5005"/>
        <w:bookmarkEnd w:id="5006"/>
        <w:bookmarkEnd w:id="5007"/>
        <w:bookmarkEnd w:id="5008"/>
      </w:del>
    </w:p>
    <w:p w14:paraId="74C66FEF" w14:textId="451D5810" w:rsidR="00854A8C" w:rsidRPr="00956093" w:rsidDel="0033390C" w:rsidRDefault="00867CC5">
      <w:pPr>
        <w:ind w:left="576" w:firstLine="144"/>
        <w:rPr>
          <w:del w:id="5009" w:author="hari prasath" w:date="2020-07-31T18:09:00Z"/>
          <w:rFonts w:ascii="Courier New" w:hAnsi="Courier New" w:cs="Courier New"/>
        </w:rPr>
        <w:pPrChange w:id="5010" w:author="hari prasath" w:date="2020-07-28T12:56:00Z">
          <w:pPr>
            <w:ind w:left="576"/>
          </w:pPr>
        </w:pPrChange>
      </w:pPr>
      <w:del w:id="5011" w:author="hari prasath" w:date="2020-07-31T18:10:00Z">
        <w:r w:rsidRPr="00956093" w:rsidDel="00A13687">
          <w:rPr>
            <w:rFonts w:ascii="Courier New" w:hAnsi="Courier New" w:cs="Courier New"/>
          </w:rPr>
          <w:delText xml:space="preserve">   </w:delText>
        </w:r>
      </w:del>
      <w:del w:id="5012" w:author="hari prasath" w:date="2020-08-04T14:52:00Z">
        <w:r w:rsidRPr="00956093" w:rsidDel="00AB4695">
          <w:rPr>
            <w:rFonts w:ascii="Courier New" w:hAnsi="Courier New" w:cs="Courier New"/>
          </w:rPr>
          <w:delText xml:space="preserve">“action”: </w:delText>
        </w:r>
      </w:del>
      <w:commentRangeStart w:id="5013"/>
      <w:del w:id="5014" w:author="hari prasath" w:date="2020-07-14T12:17:00Z">
        <w:r w:rsidRPr="00956093" w:rsidDel="00F824AE">
          <w:rPr>
            <w:rFonts w:ascii="Courier New" w:hAnsi="Courier New" w:cs="Courier New"/>
          </w:rPr>
          <w:delText>1</w:delText>
        </w:r>
      </w:del>
      <w:del w:id="5015" w:author="hari prasath" w:date="2020-08-04T14:49:00Z">
        <w:r w:rsidRPr="00956093" w:rsidDel="00AB4695">
          <w:rPr>
            <w:rFonts w:ascii="Courier New" w:hAnsi="Courier New" w:cs="Courier New"/>
          </w:rPr>
          <w:delText>3</w:delText>
        </w:r>
        <w:commentRangeEnd w:id="5013"/>
        <w:r w:rsidR="00F824AE" w:rsidDel="00AB4695">
          <w:rPr>
            <w:rStyle w:val="CommentReference"/>
          </w:rPr>
          <w:commentReference w:id="5013"/>
        </w:r>
        <w:r w:rsidRPr="00956093" w:rsidDel="00AB4695">
          <w:rPr>
            <w:rFonts w:ascii="Courier New" w:hAnsi="Courier New" w:cs="Courier New"/>
          </w:rPr>
          <w:delText>,</w:delText>
        </w:r>
      </w:del>
      <w:bookmarkStart w:id="5016" w:name="_Toc47445413"/>
      <w:bookmarkStart w:id="5017" w:name="_Toc47969296"/>
      <w:bookmarkStart w:id="5018" w:name="_Toc47969492"/>
      <w:bookmarkStart w:id="5019" w:name="_Toc47970382"/>
      <w:bookmarkStart w:id="5020" w:name="_Toc47971349"/>
      <w:bookmarkStart w:id="5021" w:name="_Toc49273186"/>
      <w:bookmarkStart w:id="5022" w:name="_Toc50192930"/>
      <w:bookmarkEnd w:id="5016"/>
      <w:bookmarkEnd w:id="5017"/>
      <w:bookmarkEnd w:id="5018"/>
      <w:bookmarkEnd w:id="5019"/>
      <w:bookmarkEnd w:id="5020"/>
      <w:bookmarkEnd w:id="5021"/>
      <w:bookmarkEnd w:id="5022"/>
    </w:p>
    <w:p w14:paraId="12EEF304" w14:textId="7D42D46C" w:rsidR="00867CC5" w:rsidRPr="00956093" w:rsidDel="00AB4695" w:rsidRDefault="00867CC5" w:rsidP="00A80776">
      <w:pPr>
        <w:ind w:left="576"/>
        <w:rPr>
          <w:del w:id="5023" w:author="hari prasath" w:date="2020-08-04T14:52:00Z"/>
          <w:rFonts w:ascii="Courier New" w:hAnsi="Courier New" w:cs="Courier New"/>
        </w:rPr>
      </w:pPr>
      <w:del w:id="5024" w:author="hari prasath" w:date="2020-07-31T18:09:00Z">
        <w:r w:rsidRPr="00956093" w:rsidDel="0033390C">
          <w:rPr>
            <w:rFonts w:ascii="Courier New" w:hAnsi="Courier New" w:cs="Courier New"/>
          </w:rPr>
          <w:delText xml:space="preserve"> </w:delText>
        </w:r>
      </w:del>
      <w:del w:id="5025" w:author="hari prasath" w:date="2020-07-28T12:56:00Z">
        <w:r w:rsidRPr="00956093" w:rsidDel="00854A8C">
          <w:rPr>
            <w:rFonts w:ascii="Courier New" w:hAnsi="Courier New" w:cs="Courier New"/>
          </w:rPr>
          <w:delText xml:space="preserve">      </w:delText>
        </w:r>
      </w:del>
      <w:del w:id="5026" w:author="hari prasath" w:date="2020-08-04T14:52:00Z">
        <w:r w:rsidRPr="00956093" w:rsidDel="00AB4695">
          <w:rPr>
            <w:rFonts w:ascii="Courier New" w:hAnsi="Courier New" w:cs="Courier New"/>
          </w:rPr>
          <w:delText>“</w:delText>
        </w:r>
        <w:r w:rsidR="00DC52BF" w:rsidDel="00AB4695">
          <w:rPr>
            <w:rFonts w:ascii="Courier New" w:hAnsi="Courier New" w:cs="Courier New"/>
          </w:rPr>
          <w:delText>device_</w:delText>
        </w:r>
        <w:r w:rsidRPr="00956093" w:rsidDel="00AB4695">
          <w:rPr>
            <w:rFonts w:ascii="Courier New" w:hAnsi="Courier New" w:cs="Courier New"/>
          </w:rPr>
          <w:delText>data”:[</w:delText>
        </w:r>
        <w:bookmarkStart w:id="5027" w:name="_Toc47445414"/>
        <w:bookmarkStart w:id="5028" w:name="_Toc47969297"/>
        <w:bookmarkStart w:id="5029" w:name="_Toc47969493"/>
        <w:bookmarkStart w:id="5030" w:name="_Toc47970383"/>
        <w:bookmarkStart w:id="5031" w:name="_Toc47971350"/>
        <w:bookmarkStart w:id="5032" w:name="_Toc49273187"/>
        <w:bookmarkStart w:id="5033" w:name="_Toc50192931"/>
        <w:bookmarkEnd w:id="5027"/>
        <w:bookmarkEnd w:id="5028"/>
        <w:bookmarkEnd w:id="5029"/>
        <w:bookmarkEnd w:id="5030"/>
        <w:bookmarkEnd w:id="5031"/>
        <w:bookmarkEnd w:id="5032"/>
        <w:bookmarkEnd w:id="5033"/>
      </w:del>
    </w:p>
    <w:p w14:paraId="462A3B93" w14:textId="236C5B81" w:rsidR="00552973" w:rsidRPr="00956093" w:rsidDel="00854A8C" w:rsidRDefault="00867CC5">
      <w:pPr>
        <w:ind w:left="576" w:firstLine="144"/>
        <w:rPr>
          <w:del w:id="5034" w:author="hari prasath" w:date="2020-07-28T12:56:00Z"/>
          <w:rFonts w:ascii="Courier New" w:hAnsi="Courier New" w:cs="Courier New"/>
        </w:rPr>
        <w:pPrChange w:id="5035" w:author="hari prasath" w:date="2020-07-18T13:41:00Z">
          <w:pPr>
            <w:ind w:left="576"/>
          </w:pPr>
        </w:pPrChange>
      </w:pPr>
      <w:del w:id="5036" w:author="hari prasath" w:date="2020-08-04T14:52:00Z">
        <w:r w:rsidRPr="00956093" w:rsidDel="00AB4695">
          <w:rPr>
            <w:rFonts w:ascii="Courier New" w:hAnsi="Courier New" w:cs="Courier New"/>
          </w:rPr>
          <w:delText>{</w:delText>
        </w:r>
      </w:del>
      <w:bookmarkStart w:id="5037" w:name="_Toc47445415"/>
      <w:bookmarkStart w:id="5038" w:name="_Toc47969298"/>
      <w:bookmarkStart w:id="5039" w:name="_Toc47969494"/>
      <w:bookmarkStart w:id="5040" w:name="_Toc47970384"/>
      <w:bookmarkStart w:id="5041" w:name="_Toc47971351"/>
      <w:bookmarkStart w:id="5042" w:name="_Toc49273188"/>
      <w:bookmarkStart w:id="5043" w:name="_Toc50192932"/>
      <w:bookmarkEnd w:id="5037"/>
      <w:bookmarkEnd w:id="5038"/>
      <w:bookmarkEnd w:id="5039"/>
      <w:bookmarkEnd w:id="5040"/>
      <w:bookmarkEnd w:id="5041"/>
      <w:bookmarkEnd w:id="5042"/>
      <w:bookmarkEnd w:id="5043"/>
    </w:p>
    <w:p w14:paraId="7FC63B4C" w14:textId="0EFF3B88" w:rsidR="00867CC5" w:rsidRPr="00956093" w:rsidDel="007D52D7" w:rsidRDefault="007A25D4">
      <w:pPr>
        <w:ind w:left="576"/>
        <w:rPr>
          <w:del w:id="5044" w:author="hari prasath" w:date="2020-07-28T12:50:00Z"/>
          <w:rFonts w:ascii="Courier New" w:hAnsi="Courier New" w:cs="Courier New"/>
        </w:rPr>
      </w:pPr>
      <w:del w:id="5045" w:author="hari prasath" w:date="2020-08-04T14:52:00Z">
        <w:r w:rsidRPr="00956093" w:rsidDel="00AB4695">
          <w:rPr>
            <w:rFonts w:ascii="Courier New" w:hAnsi="Courier New" w:cs="Courier New"/>
          </w:rPr>
          <w:delText xml:space="preserve"> </w:delText>
        </w:r>
      </w:del>
      <w:del w:id="5046" w:author="hari prasath" w:date="2020-07-28T12:50:00Z">
        <w:r w:rsidRPr="00956093" w:rsidDel="007D52D7">
          <w:rPr>
            <w:rFonts w:ascii="Courier New" w:hAnsi="Courier New" w:cs="Courier New"/>
          </w:rPr>
          <w:delText>“</w:delText>
        </w:r>
      </w:del>
      <w:del w:id="5047" w:author="hari prasath" w:date="2020-07-18T13:42:00Z">
        <w:r w:rsidRPr="00956093" w:rsidDel="00A02687">
          <w:rPr>
            <w:rFonts w:ascii="Courier New" w:hAnsi="Courier New" w:cs="Courier New"/>
          </w:rPr>
          <w:delText>operational_mode</w:delText>
        </w:r>
      </w:del>
      <w:del w:id="5048" w:author="hari prasath" w:date="2020-07-28T12:50:00Z">
        <w:r w:rsidRPr="00956093" w:rsidDel="007D52D7">
          <w:rPr>
            <w:rFonts w:ascii="Courier New" w:hAnsi="Courier New" w:cs="Courier New"/>
          </w:rPr>
          <w:delText>”: 2</w:delText>
        </w:r>
        <w:r w:rsidR="00CB3F3B" w:rsidDel="007D52D7">
          <w:rPr>
            <w:rFonts w:ascii="Courier New" w:hAnsi="Courier New" w:cs="Courier New"/>
          </w:rPr>
          <w:delText>,</w:delText>
        </w:r>
        <w:bookmarkStart w:id="5049" w:name="_Toc47445416"/>
        <w:bookmarkStart w:id="5050" w:name="_Toc47969299"/>
        <w:bookmarkStart w:id="5051" w:name="_Toc47969495"/>
        <w:bookmarkStart w:id="5052" w:name="_Toc47970385"/>
        <w:bookmarkStart w:id="5053" w:name="_Toc47971352"/>
        <w:bookmarkStart w:id="5054" w:name="_Toc49273189"/>
        <w:bookmarkStart w:id="5055" w:name="_Toc50192933"/>
        <w:bookmarkEnd w:id="5049"/>
        <w:bookmarkEnd w:id="5050"/>
        <w:bookmarkEnd w:id="5051"/>
        <w:bookmarkEnd w:id="5052"/>
        <w:bookmarkEnd w:id="5053"/>
        <w:bookmarkEnd w:id="5054"/>
        <w:bookmarkEnd w:id="5055"/>
      </w:del>
    </w:p>
    <w:p w14:paraId="72DDCF36" w14:textId="7514FA3C" w:rsidR="00867CC5" w:rsidRPr="00956093" w:rsidDel="00AB4695" w:rsidRDefault="00867CC5">
      <w:pPr>
        <w:ind w:left="576"/>
        <w:rPr>
          <w:del w:id="5056" w:author="hari prasath" w:date="2020-08-04T14:52:00Z"/>
          <w:rFonts w:ascii="Courier New" w:hAnsi="Courier New" w:cs="Courier New"/>
        </w:rPr>
      </w:pPr>
      <w:del w:id="5057" w:author="hari prasath" w:date="2020-07-28T12:50:00Z">
        <w:r w:rsidRPr="00956093" w:rsidDel="007D52D7">
          <w:rPr>
            <w:rFonts w:ascii="Courier New" w:hAnsi="Courier New" w:cs="Courier New"/>
          </w:rPr>
          <w:tab/>
        </w:r>
      </w:del>
      <w:del w:id="5058" w:author="hari prasath" w:date="2020-08-04T14:52:00Z">
        <w:r w:rsidRPr="00956093" w:rsidDel="00AB4695">
          <w:rPr>
            <w:rFonts w:ascii="Courier New" w:hAnsi="Courier New" w:cs="Courier New"/>
          </w:rPr>
          <w:delText>"ac_status":1/0</w:delText>
        </w:r>
        <w:r w:rsidR="00CB3F3B" w:rsidDel="00AB4695">
          <w:rPr>
            <w:rFonts w:ascii="Courier New" w:hAnsi="Courier New" w:cs="Courier New"/>
          </w:rPr>
          <w:delText>,</w:delText>
        </w:r>
        <w:bookmarkStart w:id="5059" w:name="_Toc47445417"/>
        <w:bookmarkStart w:id="5060" w:name="_Toc47969300"/>
        <w:bookmarkStart w:id="5061" w:name="_Toc47969496"/>
        <w:bookmarkStart w:id="5062" w:name="_Toc47970386"/>
        <w:bookmarkStart w:id="5063" w:name="_Toc47971353"/>
        <w:bookmarkStart w:id="5064" w:name="_Toc49273190"/>
        <w:bookmarkStart w:id="5065" w:name="_Toc50192934"/>
        <w:bookmarkEnd w:id="5059"/>
        <w:bookmarkEnd w:id="5060"/>
        <w:bookmarkEnd w:id="5061"/>
        <w:bookmarkEnd w:id="5062"/>
        <w:bookmarkEnd w:id="5063"/>
        <w:bookmarkEnd w:id="5064"/>
        <w:bookmarkEnd w:id="5065"/>
      </w:del>
    </w:p>
    <w:p w14:paraId="42634D84" w14:textId="12124A17" w:rsidR="00867CC5" w:rsidRPr="00956093" w:rsidDel="00AB4695" w:rsidRDefault="00867CC5" w:rsidP="00A80776">
      <w:pPr>
        <w:ind w:left="576"/>
        <w:rPr>
          <w:del w:id="5066" w:author="hari prasath" w:date="2020-08-04T14:52:00Z"/>
          <w:rFonts w:ascii="Courier New" w:hAnsi="Courier New" w:cs="Courier New"/>
        </w:rPr>
      </w:pPr>
      <w:del w:id="5067" w:author="hari prasath" w:date="2020-08-04T14:52:00Z">
        <w:r w:rsidRPr="00956093" w:rsidDel="00AB4695">
          <w:rPr>
            <w:rFonts w:ascii="Courier New" w:hAnsi="Courier New" w:cs="Courier New"/>
          </w:rPr>
          <w:tab/>
          <w:delText>"mode":"001"/"010"</w:delText>
        </w:r>
        <w:r w:rsidR="00CB3F3B" w:rsidDel="00AB4695">
          <w:rPr>
            <w:rFonts w:ascii="Courier New" w:hAnsi="Courier New" w:cs="Courier New"/>
          </w:rPr>
          <w:delText>,</w:delText>
        </w:r>
        <w:bookmarkStart w:id="5068" w:name="_Toc47445418"/>
        <w:bookmarkStart w:id="5069" w:name="_Toc47969301"/>
        <w:bookmarkStart w:id="5070" w:name="_Toc47969497"/>
        <w:bookmarkStart w:id="5071" w:name="_Toc47970387"/>
        <w:bookmarkStart w:id="5072" w:name="_Toc47971354"/>
        <w:bookmarkStart w:id="5073" w:name="_Toc49273191"/>
        <w:bookmarkStart w:id="5074" w:name="_Toc50192935"/>
        <w:bookmarkEnd w:id="5068"/>
        <w:bookmarkEnd w:id="5069"/>
        <w:bookmarkEnd w:id="5070"/>
        <w:bookmarkEnd w:id="5071"/>
        <w:bookmarkEnd w:id="5072"/>
        <w:bookmarkEnd w:id="5073"/>
        <w:bookmarkEnd w:id="5074"/>
      </w:del>
    </w:p>
    <w:p w14:paraId="76A1A761" w14:textId="5F5A58A6" w:rsidR="00867CC5" w:rsidDel="00AB4695" w:rsidRDefault="00867CC5" w:rsidP="00A80776">
      <w:pPr>
        <w:ind w:left="576"/>
        <w:rPr>
          <w:del w:id="5075" w:author="hari prasath" w:date="2020-08-04T14:52:00Z"/>
          <w:rFonts w:ascii="Courier New" w:hAnsi="Courier New" w:cs="Courier New"/>
        </w:rPr>
      </w:pPr>
      <w:del w:id="5076" w:author="hari prasath" w:date="2020-08-04T14:52:00Z">
        <w:r w:rsidRPr="00956093" w:rsidDel="00AB4695">
          <w:rPr>
            <w:rFonts w:ascii="Courier New" w:hAnsi="Courier New" w:cs="Courier New"/>
          </w:rPr>
          <w:tab/>
          <w:delText>"</w:delText>
        </w:r>
      </w:del>
      <w:del w:id="5077" w:author="hari prasath" w:date="2020-07-31T19:24:00Z">
        <w:r w:rsidRPr="00956093" w:rsidDel="00290C31">
          <w:rPr>
            <w:rFonts w:ascii="Courier New" w:hAnsi="Courier New" w:cs="Courier New"/>
          </w:rPr>
          <w:delText>temperature</w:delText>
        </w:r>
      </w:del>
      <w:del w:id="5078" w:author="hari prasath" w:date="2020-08-04T14:52:00Z">
        <w:r w:rsidRPr="00956093" w:rsidDel="00AB4695">
          <w:rPr>
            <w:rFonts w:ascii="Courier New" w:hAnsi="Courier New" w:cs="Courier New"/>
          </w:rPr>
          <w:delText>":16-28</w:delText>
        </w:r>
        <w:r w:rsidR="001E2BA7" w:rsidDel="00AB4695">
          <w:rPr>
            <w:rFonts w:ascii="Courier New" w:hAnsi="Courier New" w:cs="Courier New"/>
          </w:rPr>
          <w:delText>,</w:delText>
        </w:r>
        <w:bookmarkStart w:id="5079" w:name="_Toc47445419"/>
        <w:bookmarkStart w:id="5080" w:name="_Toc47969302"/>
        <w:bookmarkStart w:id="5081" w:name="_Toc47969498"/>
        <w:bookmarkStart w:id="5082" w:name="_Toc47970388"/>
        <w:bookmarkStart w:id="5083" w:name="_Toc47971355"/>
        <w:bookmarkStart w:id="5084" w:name="_Toc49273192"/>
        <w:bookmarkStart w:id="5085" w:name="_Toc50192936"/>
        <w:bookmarkEnd w:id="5079"/>
        <w:bookmarkEnd w:id="5080"/>
        <w:bookmarkEnd w:id="5081"/>
        <w:bookmarkEnd w:id="5082"/>
        <w:bookmarkEnd w:id="5083"/>
        <w:bookmarkEnd w:id="5084"/>
        <w:bookmarkEnd w:id="5085"/>
      </w:del>
    </w:p>
    <w:p w14:paraId="77401460" w14:textId="76145507" w:rsidR="001E2BA7" w:rsidDel="001A52CD" w:rsidRDefault="001E2BA7" w:rsidP="00A80776">
      <w:pPr>
        <w:ind w:left="576"/>
        <w:rPr>
          <w:del w:id="5086" w:author="hari prasath" w:date="2020-07-16T18:14:00Z"/>
          <w:rFonts w:ascii="Courier New" w:hAnsi="Courier New" w:cs="Courier New"/>
        </w:rPr>
      </w:pPr>
      <w:commentRangeStart w:id="5087"/>
      <w:del w:id="5088" w:author="hari prasath" w:date="2020-07-16T18:14:00Z">
        <w:r w:rsidDel="001A52CD">
          <w:rPr>
            <w:rFonts w:ascii="Courier New" w:hAnsi="Courier New" w:cs="Courier New"/>
          </w:rPr>
          <w:delText>“day_mode_temperature”:23,</w:delText>
        </w:r>
        <w:bookmarkStart w:id="5089" w:name="_Toc47445420"/>
        <w:bookmarkStart w:id="5090" w:name="_Toc47969303"/>
        <w:bookmarkStart w:id="5091" w:name="_Toc47969499"/>
        <w:bookmarkStart w:id="5092" w:name="_Toc47970389"/>
        <w:bookmarkStart w:id="5093" w:name="_Toc47971356"/>
        <w:bookmarkStart w:id="5094" w:name="_Toc49273193"/>
        <w:bookmarkStart w:id="5095" w:name="_Toc50192937"/>
        <w:bookmarkEnd w:id="5089"/>
        <w:bookmarkEnd w:id="5090"/>
        <w:bookmarkEnd w:id="5091"/>
        <w:bookmarkEnd w:id="5092"/>
        <w:bookmarkEnd w:id="5093"/>
        <w:bookmarkEnd w:id="5094"/>
        <w:bookmarkEnd w:id="5095"/>
      </w:del>
    </w:p>
    <w:p w14:paraId="2786A539" w14:textId="342C1F73" w:rsidR="001E2BA7" w:rsidRPr="00956093" w:rsidDel="001A52CD" w:rsidRDefault="001E2BA7" w:rsidP="00A80776">
      <w:pPr>
        <w:ind w:left="576"/>
        <w:rPr>
          <w:del w:id="5096" w:author="hari prasath" w:date="2020-07-16T18:14:00Z"/>
          <w:rFonts w:ascii="Courier New" w:hAnsi="Courier New" w:cs="Courier New"/>
        </w:rPr>
      </w:pPr>
      <w:del w:id="5097" w:author="hari prasath" w:date="2020-07-16T18:14:00Z">
        <w:r w:rsidDel="001A52CD">
          <w:rPr>
            <w:rFonts w:ascii="Courier New" w:hAnsi="Courier New" w:cs="Courier New"/>
          </w:rPr>
          <w:delText>“night_mode_temperature”:26</w:delText>
        </w:r>
        <w:commentRangeEnd w:id="5087"/>
        <w:r w:rsidR="006E36C0" w:rsidDel="001A52CD">
          <w:rPr>
            <w:rStyle w:val="CommentReference"/>
          </w:rPr>
          <w:commentReference w:id="5087"/>
        </w:r>
        <w:bookmarkStart w:id="5098" w:name="_Toc47445421"/>
        <w:bookmarkStart w:id="5099" w:name="_Toc47969304"/>
        <w:bookmarkStart w:id="5100" w:name="_Toc47969500"/>
        <w:bookmarkStart w:id="5101" w:name="_Toc47970390"/>
        <w:bookmarkStart w:id="5102" w:name="_Toc47971357"/>
        <w:bookmarkStart w:id="5103" w:name="_Toc49273194"/>
        <w:bookmarkStart w:id="5104" w:name="_Toc50192938"/>
        <w:bookmarkEnd w:id="5098"/>
        <w:bookmarkEnd w:id="5099"/>
        <w:bookmarkEnd w:id="5100"/>
        <w:bookmarkEnd w:id="5101"/>
        <w:bookmarkEnd w:id="5102"/>
        <w:bookmarkEnd w:id="5103"/>
        <w:bookmarkEnd w:id="5104"/>
      </w:del>
    </w:p>
    <w:p w14:paraId="329F19B1" w14:textId="4A1089B3" w:rsidR="00867CC5" w:rsidRPr="00956093" w:rsidDel="00AB4695" w:rsidRDefault="00867CC5" w:rsidP="00A80776">
      <w:pPr>
        <w:ind w:left="576"/>
        <w:rPr>
          <w:del w:id="5105" w:author="hari prasath" w:date="2020-08-04T14:52:00Z"/>
          <w:rFonts w:ascii="Courier New" w:hAnsi="Courier New" w:cs="Courier New"/>
        </w:rPr>
      </w:pPr>
      <w:del w:id="5106" w:author="hari prasath" w:date="2020-08-04T14:52:00Z">
        <w:r w:rsidRPr="00956093" w:rsidDel="00AB4695">
          <w:rPr>
            <w:rFonts w:ascii="Courier New" w:hAnsi="Courier New" w:cs="Courier New"/>
          </w:rPr>
          <w:delText>}</w:delText>
        </w:r>
        <w:bookmarkStart w:id="5107" w:name="_Toc47445422"/>
        <w:bookmarkStart w:id="5108" w:name="_Toc47969305"/>
        <w:bookmarkStart w:id="5109" w:name="_Toc47969501"/>
        <w:bookmarkStart w:id="5110" w:name="_Toc47970391"/>
        <w:bookmarkStart w:id="5111" w:name="_Toc47971358"/>
        <w:bookmarkStart w:id="5112" w:name="_Toc49273195"/>
        <w:bookmarkStart w:id="5113" w:name="_Toc50192939"/>
        <w:bookmarkEnd w:id="5107"/>
        <w:bookmarkEnd w:id="5108"/>
        <w:bookmarkEnd w:id="5109"/>
        <w:bookmarkEnd w:id="5110"/>
        <w:bookmarkEnd w:id="5111"/>
        <w:bookmarkEnd w:id="5112"/>
        <w:bookmarkEnd w:id="5113"/>
      </w:del>
    </w:p>
    <w:p w14:paraId="1CA9730B" w14:textId="70095A44" w:rsidR="00867CC5" w:rsidRPr="00956093" w:rsidDel="00AB4695" w:rsidRDefault="00867CC5" w:rsidP="00A80776">
      <w:pPr>
        <w:ind w:left="576"/>
        <w:rPr>
          <w:del w:id="5114" w:author="hari prasath" w:date="2020-08-04T14:52:00Z"/>
          <w:rFonts w:ascii="Courier New" w:hAnsi="Courier New" w:cs="Courier New"/>
        </w:rPr>
      </w:pPr>
      <w:del w:id="5115" w:author="hari prasath" w:date="2020-08-04T14:52:00Z">
        <w:r w:rsidRPr="00956093" w:rsidDel="00AB4695">
          <w:rPr>
            <w:rFonts w:ascii="Courier New" w:hAnsi="Courier New" w:cs="Courier New"/>
          </w:rPr>
          <w:delText>]</w:delText>
        </w:r>
        <w:bookmarkStart w:id="5116" w:name="_Toc47445423"/>
        <w:bookmarkStart w:id="5117" w:name="_Toc47969306"/>
        <w:bookmarkStart w:id="5118" w:name="_Toc47969502"/>
        <w:bookmarkStart w:id="5119" w:name="_Toc47970392"/>
        <w:bookmarkStart w:id="5120" w:name="_Toc47971359"/>
        <w:bookmarkStart w:id="5121" w:name="_Toc49273196"/>
        <w:bookmarkStart w:id="5122" w:name="_Toc50192940"/>
        <w:bookmarkEnd w:id="5116"/>
        <w:bookmarkEnd w:id="5117"/>
        <w:bookmarkEnd w:id="5118"/>
        <w:bookmarkEnd w:id="5119"/>
        <w:bookmarkEnd w:id="5120"/>
        <w:bookmarkEnd w:id="5121"/>
        <w:bookmarkEnd w:id="5122"/>
      </w:del>
    </w:p>
    <w:p w14:paraId="2BAF3B5F" w14:textId="6577D334" w:rsidR="00867CC5" w:rsidRPr="00956093" w:rsidDel="00AB4695" w:rsidRDefault="00867CC5" w:rsidP="00A80776">
      <w:pPr>
        <w:ind w:left="576"/>
        <w:rPr>
          <w:del w:id="5123" w:author="hari prasath" w:date="2020-08-04T14:52:00Z"/>
          <w:rFonts w:ascii="Courier New" w:hAnsi="Courier New" w:cs="Courier New"/>
        </w:rPr>
      </w:pPr>
      <w:del w:id="5124" w:author="hari prasath" w:date="2020-08-04T14:52:00Z">
        <w:r w:rsidRPr="00956093" w:rsidDel="00AB4695">
          <w:rPr>
            <w:rFonts w:ascii="Courier New" w:hAnsi="Courier New" w:cs="Courier New"/>
          </w:rPr>
          <w:delText>}</w:delText>
        </w:r>
        <w:bookmarkStart w:id="5125" w:name="_Toc47445424"/>
        <w:bookmarkStart w:id="5126" w:name="_Toc47969307"/>
        <w:bookmarkStart w:id="5127" w:name="_Toc47969503"/>
        <w:bookmarkStart w:id="5128" w:name="_Toc47970393"/>
        <w:bookmarkStart w:id="5129" w:name="_Toc47971360"/>
        <w:bookmarkStart w:id="5130" w:name="_Toc49273197"/>
        <w:bookmarkStart w:id="5131" w:name="_Toc50192941"/>
        <w:bookmarkEnd w:id="5125"/>
        <w:bookmarkEnd w:id="5126"/>
        <w:bookmarkEnd w:id="5127"/>
        <w:bookmarkEnd w:id="5128"/>
        <w:bookmarkEnd w:id="5129"/>
        <w:bookmarkEnd w:id="5130"/>
        <w:bookmarkEnd w:id="5131"/>
      </w:del>
    </w:p>
    <w:p w14:paraId="7C858533" w14:textId="13181CDF" w:rsidR="00867CC5" w:rsidRPr="00956093" w:rsidDel="00AB4695" w:rsidRDefault="00867CC5" w:rsidP="00A80776">
      <w:pPr>
        <w:ind w:left="576"/>
        <w:rPr>
          <w:del w:id="5132" w:author="hari prasath" w:date="2020-08-04T14:52:00Z"/>
          <w:rFonts w:ascii="Courier New" w:hAnsi="Courier New" w:cs="Courier New"/>
        </w:rPr>
      </w:pPr>
      <w:del w:id="5133" w:author="hari prasath" w:date="2020-08-04T14:52:00Z">
        <w:r w:rsidRPr="00956093" w:rsidDel="00AB4695">
          <w:rPr>
            <w:rFonts w:ascii="Courier New" w:hAnsi="Courier New" w:cs="Courier New"/>
          </w:rPr>
          <w:delText>}</w:delText>
        </w:r>
        <w:bookmarkStart w:id="5134" w:name="_Toc47445425"/>
        <w:bookmarkStart w:id="5135" w:name="_Toc47969308"/>
        <w:bookmarkStart w:id="5136" w:name="_Toc47969504"/>
        <w:bookmarkStart w:id="5137" w:name="_Toc47970394"/>
        <w:bookmarkStart w:id="5138" w:name="_Toc47971361"/>
        <w:bookmarkStart w:id="5139" w:name="_Toc49273198"/>
        <w:bookmarkStart w:id="5140" w:name="_Toc50192942"/>
        <w:bookmarkEnd w:id="5134"/>
        <w:bookmarkEnd w:id="5135"/>
        <w:bookmarkEnd w:id="5136"/>
        <w:bookmarkEnd w:id="5137"/>
        <w:bookmarkEnd w:id="5138"/>
        <w:bookmarkEnd w:id="5139"/>
        <w:bookmarkEnd w:id="5140"/>
      </w:del>
    </w:p>
    <w:p w14:paraId="2953DFA1" w14:textId="0572269B" w:rsidR="009B5D1E" w:rsidRPr="00956093" w:rsidDel="00AB4695" w:rsidRDefault="009B5D1E" w:rsidP="00A80776">
      <w:pPr>
        <w:ind w:left="576"/>
        <w:rPr>
          <w:del w:id="5141" w:author="hari prasath" w:date="2020-08-04T14:52:00Z"/>
          <w:rFonts w:ascii="Courier New" w:hAnsi="Courier New" w:cs="Courier New"/>
        </w:rPr>
      </w:pPr>
      <w:del w:id="5142" w:author="hari prasath" w:date="2020-08-04T14:52:00Z">
        <w:r w:rsidRPr="00956093" w:rsidDel="00AB4695">
          <w:rPr>
            <w:rFonts w:ascii="Courier New" w:hAnsi="Courier New" w:cs="Courier New"/>
          </w:rPr>
          <w:delText>(NOTE :</w:delText>
        </w:r>
        <w:bookmarkStart w:id="5143" w:name="_Toc47445426"/>
        <w:bookmarkStart w:id="5144" w:name="_Toc47969309"/>
        <w:bookmarkStart w:id="5145" w:name="_Toc47969505"/>
        <w:bookmarkStart w:id="5146" w:name="_Toc47970395"/>
        <w:bookmarkStart w:id="5147" w:name="_Toc47971362"/>
        <w:bookmarkStart w:id="5148" w:name="_Toc49273199"/>
        <w:bookmarkStart w:id="5149" w:name="_Toc50192943"/>
        <w:bookmarkEnd w:id="5143"/>
        <w:bookmarkEnd w:id="5144"/>
        <w:bookmarkEnd w:id="5145"/>
        <w:bookmarkEnd w:id="5146"/>
        <w:bookmarkEnd w:id="5147"/>
        <w:bookmarkEnd w:id="5148"/>
        <w:bookmarkEnd w:id="5149"/>
      </w:del>
    </w:p>
    <w:p w14:paraId="11B6DEC2" w14:textId="29E8BC3F" w:rsidR="009B5D1E" w:rsidRPr="00956093" w:rsidDel="00AB4695" w:rsidRDefault="009B5D1E" w:rsidP="00A80776">
      <w:pPr>
        <w:ind w:left="576"/>
        <w:rPr>
          <w:del w:id="5150" w:author="hari prasath" w:date="2020-08-04T14:52:00Z"/>
          <w:rFonts w:ascii="Courier New" w:hAnsi="Courier New" w:cs="Courier New"/>
        </w:rPr>
      </w:pPr>
      <w:del w:id="5151" w:author="hari prasath" w:date="2020-08-04T14:52:00Z">
        <w:r w:rsidRPr="00956093" w:rsidDel="00AB4695">
          <w:rPr>
            <w:rFonts w:ascii="Courier New" w:hAnsi="Courier New" w:cs="Courier New"/>
          </w:rPr>
          <w:tab/>
        </w:r>
      </w:del>
      <w:ins w:id="5152" w:author="singh qmax" w:date="2020-07-17T09:53:00Z">
        <w:del w:id="5153" w:author="hari prasath" w:date="2020-08-04T14:52:00Z">
          <w:r w:rsidR="00BC7EE4" w:rsidDel="00AB4695">
            <w:rPr>
              <w:rFonts w:ascii="Courier New" w:hAnsi="Courier New" w:cs="Courier New"/>
            </w:rPr>
            <w:tab/>
          </w:r>
        </w:del>
      </w:ins>
      <w:del w:id="5154" w:author="hari prasath" w:date="2020-07-28T12:51:00Z">
        <w:r w:rsidRPr="00956093" w:rsidDel="007D52D7">
          <w:rPr>
            <w:rFonts w:ascii="Courier New" w:hAnsi="Courier New" w:cs="Courier New"/>
          </w:rPr>
          <w:delText>“operational_</w:delText>
        </w:r>
        <w:r w:rsidR="007A25D4" w:rsidRPr="00956093" w:rsidDel="007D52D7">
          <w:rPr>
            <w:rFonts w:ascii="Courier New" w:hAnsi="Courier New" w:cs="Courier New"/>
          </w:rPr>
          <w:delText xml:space="preserve">mode” : </w:delText>
        </w:r>
      </w:del>
      <w:ins w:id="5155" w:author="singh qmax" w:date="2020-07-17T09:53:00Z">
        <w:del w:id="5156" w:author="hari prasath" w:date="2020-07-28T12:51:00Z">
          <w:r w:rsidR="00BC7EE4" w:rsidDel="007D52D7">
            <w:rPr>
              <w:rFonts w:ascii="Courier New" w:hAnsi="Courier New" w:cs="Courier New"/>
            </w:rPr>
            <w:tab/>
          </w:r>
        </w:del>
      </w:ins>
      <w:del w:id="5157" w:author="hari prasath" w:date="2020-07-28T12:51:00Z">
        <w:r w:rsidR="007A25D4" w:rsidRPr="00956093" w:rsidDel="007D52D7">
          <w:rPr>
            <w:rFonts w:ascii="Courier New" w:hAnsi="Courier New" w:cs="Courier New"/>
          </w:rPr>
          <w:delText>2</w:delText>
        </w:r>
        <w:r w:rsidRPr="00956093" w:rsidDel="007D52D7">
          <w:rPr>
            <w:rFonts w:ascii="Courier New" w:hAnsi="Courier New" w:cs="Courier New"/>
          </w:rPr>
          <w:delText xml:space="preserve"> – HVAC mode</w:delText>
        </w:r>
      </w:del>
      <w:bookmarkStart w:id="5158" w:name="_Toc47445427"/>
      <w:bookmarkStart w:id="5159" w:name="_Toc47969310"/>
      <w:bookmarkStart w:id="5160" w:name="_Toc47969506"/>
      <w:bookmarkStart w:id="5161" w:name="_Toc47970396"/>
      <w:bookmarkStart w:id="5162" w:name="_Toc47971363"/>
      <w:bookmarkStart w:id="5163" w:name="_Toc49273200"/>
      <w:bookmarkStart w:id="5164" w:name="_Toc50192944"/>
      <w:bookmarkEnd w:id="5158"/>
      <w:bookmarkEnd w:id="5159"/>
      <w:bookmarkEnd w:id="5160"/>
      <w:bookmarkEnd w:id="5161"/>
      <w:bookmarkEnd w:id="5162"/>
      <w:bookmarkEnd w:id="5163"/>
      <w:bookmarkEnd w:id="5164"/>
    </w:p>
    <w:p w14:paraId="2F8C85F4" w14:textId="0710EC85" w:rsidR="009B5D1E" w:rsidRPr="00956093" w:rsidDel="00AB4695" w:rsidRDefault="009B5D1E">
      <w:pPr>
        <w:ind w:left="720" w:firstLine="720"/>
        <w:rPr>
          <w:del w:id="5165" w:author="hari prasath" w:date="2020-08-04T14:52:00Z"/>
          <w:rFonts w:ascii="Courier New" w:hAnsi="Courier New" w:cs="Courier New"/>
        </w:rPr>
        <w:pPrChange w:id="5166" w:author="singh qmax" w:date="2020-07-17T09:53:00Z">
          <w:pPr>
            <w:ind w:left="576" w:firstLine="720"/>
          </w:pPr>
        </w:pPrChange>
      </w:pPr>
      <w:del w:id="5167" w:author="hari prasath" w:date="2020-08-04T14:52:00Z">
        <w:r w:rsidRPr="00956093" w:rsidDel="00AB4695">
          <w:rPr>
            <w:rFonts w:ascii="Courier New" w:hAnsi="Courier New" w:cs="Courier New"/>
          </w:rPr>
          <w:delText>"ac_status":</w:delText>
        </w:r>
        <w:r w:rsidR="0086040B" w:rsidDel="00AB4695">
          <w:rPr>
            <w:rFonts w:ascii="Courier New" w:hAnsi="Courier New" w:cs="Courier New"/>
          </w:rPr>
          <w:delText xml:space="preserve"> </w:delText>
        </w:r>
      </w:del>
      <w:ins w:id="5168" w:author="singh qmax" w:date="2020-07-17T09:53:00Z">
        <w:del w:id="5169" w:author="hari prasath" w:date="2020-08-04T14:52:00Z">
          <w:r w:rsidR="00BC7EE4" w:rsidDel="00AB4695">
            <w:rPr>
              <w:rFonts w:ascii="Courier New" w:hAnsi="Courier New" w:cs="Courier New"/>
            </w:rPr>
            <w:tab/>
          </w:r>
          <w:r w:rsidR="00BC7EE4" w:rsidDel="00AB4695">
            <w:rPr>
              <w:rFonts w:ascii="Courier New" w:hAnsi="Courier New" w:cs="Courier New"/>
            </w:rPr>
            <w:tab/>
          </w:r>
        </w:del>
      </w:ins>
      <w:del w:id="5170" w:author="hari prasath" w:date="2020-08-04T14:52:00Z">
        <w:r w:rsidRPr="00956093" w:rsidDel="00AB4695">
          <w:rPr>
            <w:rFonts w:ascii="Courier New" w:hAnsi="Courier New" w:cs="Courier New"/>
          </w:rPr>
          <w:delText>1 – AC ON</w:delText>
        </w:r>
        <w:bookmarkStart w:id="5171" w:name="_Toc47445428"/>
        <w:bookmarkStart w:id="5172" w:name="_Toc47969311"/>
        <w:bookmarkStart w:id="5173" w:name="_Toc47969507"/>
        <w:bookmarkStart w:id="5174" w:name="_Toc47970397"/>
        <w:bookmarkStart w:id="5175" w:name="_Toc47971364"/>
        <w:bookmarkStart w:id="5176" w:name="_Toc49273201"/>
        <w:bookmarkStart w:id="5177" w:name="_Toc50192945"/>
        <w:bookmarkEnd w:id="5171"/>
        <w:bookmarkEnd w:id="5172"/>
        <w:bookmarkEnd w:id="5173"/>
        <w:bookmarkEnd w:id="5174"/>
        <w:bookmarkEnd w:id="5175"/>
        <w:bookmarkEnd w:id="5176"/>
        <w:bookmarkEnd w:id="5177"/>
      </w:del>
    </w:p>
    <w:p w14:paraId="3CFBB470" w14:textId="1A0CD5A1" w:rsidR="009B5D1E" w:rsidRPr="00956093" w:rsidDel="00AB4695" w:rsidRDefault="0086040B" w:rsidP="00A80776">
      <w:pPr>
        <w:ind w:left="576" w:firstLine="720"/>
        <w:rPr>
          <w:del w:id="5178" w:author="hari prasath" w:date="2020-08-04T14:52:00Z"/>
          <w:rFonts w:ascii="Courier New" w:hAnsi="Courier New" w:cs="Courier New"/>
        </w:rPr>
      </w:pPr>
      <w:del w:id="5179" w:author="hari prasath" w:date="2020-08-04T14:52:00Z">
        <w:r w:rsidDel="00AB4695">
          <w:rPr>
            <w:rFonts w:ascii="Courier New" w:hAnsi="Courier New" w:cs="Courier New"/>
          </w:rPr>
          <w:tab/>
        </w:r>
        <w:r w:rsidR="00CB4719" w:rsidDel="00AB4695">
          <w:rPr>
            <w:rFonts w:ascii="Courier New" w:hAnsi="Courier New" w:cs="Courier New"/>
          </w:rPr>
          <w:tab/>
          <w:delText xml:space="preserve">     </w:delText>
        </w:r>
        <w:r w:rsidDel="00AB4695">
          <w:rPr>
            <w:rFonts w:ascii="Courier New" w:hAnsi="Courier New" w:cs="Courier New"/>
          </w:rPr>
          <w:delText xml:space="preserve"> </w:delText>
        </w:r>
      </w:del>
      <w:ins w:id="5180" w:author="singh qmax" w:date="2020-07-17T09:53:00Z">
        <w:del w:id="5181" w:author="hari prasath" w:date="2020-08-04T14:52:00Z">
          <w:r w:rsidR="00BC7EE4" w:rsidDel="00AB4695">
            <w:rPr>
              <w:rFonts w:ascii="Courier New" w:hAnsi="Courier New" w:cs="Courier New"/>
            </w:rPr>
            <w:tab/>
          </w:r>
          <w:r w:rsidR="00BC7EE4" w:rsidDel="00AB4695">
            <w:rPr>
              <w:rFonts w:ascii="Courier New" w:hAnsi="Courier New" w:cs="Courier New"/>
            </w:rPr>
            <w:tab/>
          </w:r>
        </w:del>
      </w:ins>
      <w:del w:id="5182" w:author="hari prasath" w:date="2020-08-04T14:52:00Z">
        <w:r w:rsidR="009B5D1E" w:rsidRPr="00956093" w:rsidDel="00AB4695">
          <w:rPr>
            <w:rFonts w:ascii="Courier New" w:hAnsi="Courier New" w:cs="Courier New"/>
          </w:rPr>
          <w:delText>0 – AC OFF</w:delText>
        </w:r>
        <w:bookmarkStart w:id="5183" w:name="_Toc47445429"/>
        <w:bookmarkStart w:id="5184" w:name="_Toc47969312"/>
        <w:bookmarkStart w:id="5185" w:name="_Toc47969508"/>
        <w:bookmarkStart w:id="5186" w:name="_Toc47970398"/>
        <w:bookmarkStart w:id="5187" w:name="_Toc47971365"/>
        <w:bookmarkStart w:id="5188" w:name="_Toc49273202"/>
        <w:bookmarkStart w:id="5189" w:name="_Toc50192946"/>
        <w:bookmarkEnd w:id="5183"/>
        <w:bookmarkEnd w:id="5184"/>
        <w:bookmarkEnd w:id="5185"/>
        <w:bookmarkEnd w:id="5186"/>
        <w:bookmarkEnd w:id="5187"/>
        <w:bookmarkEnd w:id="5188"/>
        <w:bookmarkEnd w:id="5189"/>
      </w:del>
    </w:p>
    <w:p w14:paraId="1F45FB84" w14:textId="6977F414" w:rsidR="009B5D1E" w:rsidRPr="00956093" w:rsidDel="00AB4695" w:rsidRDefault="0086040B" w:rsidP="00A80776">
      <w:pPr>
        <w:ind w:left="576"/>
        <w:rPr>
          <w:del w:id="5190" w:author="hari prasath" w:date="2020-08-04T14:52:00Z"/>
          <w:rFonts w:ascii="Courier New" w:hAnsi="Courier New" w:cs="Courier New"/>
        </w:rPr>
      </w:pPr>
      <w:del w:id="5191" w:author="hari prasath" w:date="2020-08-04T14:52:00Z">
        <w:r w:rsidDel="00AB4695">
          <w:rPr>
            <w:rFonts w:ascii="Courier New" w:hAnsi="Courier New" w:cs="Courier New"/>
          </w:rPr>
          <w:tab/>
        </w:r>
        <w:r w:rsidR="009B5D1E" w:rsidRPr="00956093" w:rsidDel="00AB4695">
          <w:rPr>
            <w:rFonts w:ascii="Courier New" w:hAnsi="Courier New" w:cs="Courier New"/>
          </w:rPr>
          <w:tab/>
          <w:delText>"mode":</w:delText>
        </w:r>
        <w:r w:rsidR="00CB4719" w:rsidDel="00AB4695">
          <w:rPr>
            <w:rFonts w:ascii="Courier New" w:hAnsi="Courier New" w:cs="Courier New"/>
          </w:rPr>
          <w:tab/>
        </w:r>
      </w:del>
      <w:ins w:id="5192" w:author="singh qmax" w:date="2020-07-17T09:53:00Z">
        <w:del w:id="5193" w:author="hari prasath" w:date="2020-08-04T14:52:00Z">
          <w:r w:rsidR="00254341" w:rsidDel="00AB4695">
            <w:rPr>
              <w:rFonts w:ascii="Courier New" w:hAnsi="Courier New" w:cs="Courier New"/>
            </w:rPr>
            <w:tab/>
          </w:r>
          <w:r w:rsidR="00254341" w:rsidDel="00AB4695">
            <w:rPr>
              <w:rFonts w:ascii="Courier New" w:hAnsi="Courier New" w:cs="Courier New"/>
            </w:rPr>
            <w:tab/>
          </w:r>
        </w:del>
      </w:ins>
      <w:del w:id="5194" w:author="hari prasath" w:date="2020-08-04T14:52:00Z">
        <w:r w:rsidR="009B5D1E" w:rsidRPr="00956093" w:rsidDel="00AB4695">
          <w:rPr>
            <w:rFonts w:ascii="Courier New" w:hAnsi="Courier New" w:cs="Courier New"/>
          </w:rPr>
          <w:delText>"001"  - Cool</w:delText>
        </w:r>
        <w:bookmarkStart w:id="5195" w:name="_Toc47445430"/>
        <w:bookmarkStart w:id="5196" w:name="_Toc47969313"/>
        <w:bookmarkStart w:id="5197" w:name="_Toc47969509"/>
        <w:bookmarkStart w:id="5198" w:name="_Toc47970399"/>
        <w:bookmarkStart w:id="5199" w:name="_Toc47971366"/>
        <w:bookmarkStart w:id="5200" w:name="_Toc49273203"/>
        <w:bookmarkStart w:id="5201" w:name="_Toc50192947"/>
        <w:bookmarkEnd w:id="5195"/>
        <w:bookmarkEnd w:id="5196"/>
        <w:bookmarkEnd w:id="5197"/>
        <w:bookmarkEnd w:id="5198"/>
        <w:bookmarkEnd w:id="5199"/>
        <w:bookmarkEnd w:id="5200"/>
        <w:bookmarkEnd w:id="5201"/>
      </w:del>
    </w:p>
    <w:p w14:paraId="7817C66D" w14:textId="53B2999A" w:rsidR="009B5D1E" w:rsidRPr="00956093" w:rsidDel="00AB4695" w:rsidRDefault="00CB4719" w:rsidP="000B35FB">
      <w:pPr>
        <w:ind w:left="576" w:firstLine="720"/>
        <w:rPr>
          <w:del w:id="5202" w:author="hari prasath" w:date="2020-08-04T14:52:00Z"/>
          <w:rFonts w:ascii="Courier New" w:hAnsi="Courier New" w:cs="Courier New"/>
        </w:rPr>
      </w:pPr>
      <w:del w:id="5203" w:author="hari prasath" w:date="2020-08-04T14:52:00Z">
        <w:r w:rsidDel="00AB4695">
          <w:rPr>
            <w:rFonts w:ascii="Courier New" w:hAnsi="Courier New" w:cs="Courier New"/>
          </w:rPr>
          <w:delText xml:space="preserve">  </w:delText>
        </w:r>
        <w:r w:rsidR="0086040B" w:rsidDel="00AB4695">
          <w:rPr>
            <w:rFonts w:ascii="Courier New" w:hAnsi="Courier New" w:cs="Courier New"/>
          </w:rPr>
          <w:tab/>
        </w:r>
        <w:r w:rsidDel="00AB4695">
          <w:rPr>
            <w:rFonts w:ascii="Courier New" w:hAnsi="Courier New" w:cs="Courier New"/>
          </w:rPr>
          <w:delText xml:space="preserve">    </w:delText>
        </w:r>
        <w:r w:rsidDel="00AB4695">
          <w:rPr>
            <w:rFonts w:ascii="Courier New" w:hAnsi="Courier New" w:cs="Courier New"/>
          </w:rPr>
          <w:tab/>
        </w:r>
      </w:del>
      <w:ins w:id="5204" w:author="singh qmax" w:date="2020-07-17T09:53:00Z">
        <w:del w:id="5205" w:author="hari prasath" w:date="2020-08-04T14:52:00Z">
          <w:r w:rsidR="00254341" w:rsidDel="00AB4695">
            <w:rPr>
              <w:rFonts w:ascii="Courier New" w:hAnsi="Courier New" w:cs="Courier New"/>
            </w:rPr>
            <w:tab/>
          </w:r>
          <w:r w:rsidR="00254341" w:rsidDel="00AB4695">
            <w:rPr>
              <w:rFonts w:ascii="Courier New" w:hAnsi="Courier New" w:cs="Courier New"/>
            </w:rPr>
            <w:tab/>
          </w:r>
        </w:del>
      </w:ins>
      <w:del w:id="5206" w:author="hari prasath" w:date="2020-08-04T14:52:00Z">
        <w:r w:rsidR="009B5D1E" w:rsidRPr="00956093" w:rsidDel="00AB4695">
          <w:rPr>
            <w:rFonts w:ascii="Courier New" w:hAnsi="Courier New" w:cs="Courier New"/>
          </w:rPr>
          <w:delText>"010" - Auto</w:delText>
        </w:r>
        <w:bookmarkStart w:id="5207" w:name="_Toc47445431"/>
        <w:bookmarkStart w:id="5208" w:name="_Toc47969314"/>
        <w:bookmarkStart w:id="5209" w:name="_Toc47969510"/>
        <w:bookmarkStart w:id="5210" w:name="_Toc47970400"/>
        <w:bookmarkStart w:id="5211" w:name="_Toc47971367"/>
        <w:bookmarkStart w:id="5212" w:name="_Toc49273204"/>
        <w:bookmarkStart w:id="5213" w:name="_Toc50192948"/>
        <w:bookmarkEnd w:id="5207"/>
        <w:bookmarkEnd w:id="5208"/>
        <w:bookmarkEnd w:id="5209"/>
        <w:bookmarkEnd w:id="5210"/>
        <w:bookmarkEnd w:id="5211"/>
        <w:bookmarkEnd w:id="5212"/>
        <w:bookmarkEnd w:id="5213"/>
      </w:del>
    </w:p>
    <w:p w14:paraId="432448AC" w14:textId="366CF0D9" w:rsidR="00A27F0D" w:rsidDel="00AB4695" w:rsidRDefault="009B5D1E" w:rsidP="00A80776">
      <w:pPr>
        <w:ind w:left="576"/>
        <w:rPr>
          <w:del w:id="5214" w:author="hari prasath" w:date="2020-08-04T14:52:00Z"/>
          <w:rFonts w:ascii="Courier New" w:hAnsi="Courier New" w:cs="Courier New"/>
        </w:rPr>
      </w:pPr>
      <w:del w:id="5215" w:author="hari prasath" w:date="2020-08-04T14:52:00Z">
        <w:r w:rsidRPr="00956093" w:rsidDel="00AB4695">
          <w:rPr>
            <w:rFonts w:ascii="Courier New" w:hAnsi="Courier New" w:cs="Courier New"/>
          </w:rPr>
          <w:tab/>
        </w:r>
        <w:r w:rsidR="0086040B" w:rsidDel="00AB4695">
          <w:rPr>
            <w:rFonts w:ascii="Courier New" w:hAnsi="Courier New" w:cs="Courier New"/>
          </w:rPr>
          <w:tab/>
        </w:r>
        <w:r w:rsidR="004066C9" w:rsidDel="00AB4695">
          <w:rPr>
            <w:rFonts w:ascii="Courier New" w:hAnsi="Courier New" w:cs="Courier New"/>
          </w:rPr>
          <w:tab/>
        </w:r>
        <w:r w:rsidR="004066C9" w:rsidDel="00AB4695">
          <w:rPr>
            <w:rFonts w:ascii="Courier New" w:hAnsi="Courier New" w:cs="Courier New"/>
          </w:rPr>
          <w:tab/>
        </w:r>
      </w:del>
      <w:ins w:id="5216" w:author="singh qmax" w:date="2020-07-17T09:58:00Z">
        <w:del w:id="5217" w:author="hari prasath" w:date="2020-08-04T14:52:00Z">
          <w:r w:rsidR="00254341" w:rsidDel="00AB4695">
            <w:rPr>
              <w:rFonts w:ascii="Courier New" w:hAnsi="Courier New" w:cs="Courier New"/>
            </w:rPr>
            <w:tab/>
          </w:r>
          <w:r w:rsidR="00254341" w:rsidDel="00AB4695">
            <w:rPr>
              <w:rFonts w:ascii="Courier New" w:hAnsi="Courier New" w:cs="Courier New"/>
            </w:rPr>
            <w:tab/>
          </w:r>
        </w:del>
      </w:ins>
      <w:del w:id="5218" w:author="hari prasath" w:date="2020-08-04T14:52:00Z">
        <w:r w:rsidRPr="00956093" w:rsidDel="00AB4695">
          <w:rPr>
            <w:rFonts w:ascii="Courier New" w:hAnsi="Courier New" w:cs="Courier New"/>
          </w:rPr>
          <w:delText>"temperature":16-28)</w:delText>
        </w:r>
        <w:bookmarkStart w:id="5219" w:name="_Toc47445432"/>
        <w:bookmarkStart w:id="5220" w:name="_Toc47969315"/>
        <w:bookmarkStart w:id="5221" w:name="_Toc47969511"/>
        <w:bookmarkStart w:id="5222" w:name="_Toc47970401"/>
        <w:bookmarkStart w:id="5223" w:name="_Toc47971368"/>
        <w:bookmarkStart w:id="5224" w:name="_Toc49273205"/>
        <w:bookmarkStart w:id="5225" w:name="_Toc50192949"/>
        <w:bookmarkEnd w:id="5219"/>
        <w:bookmarkEnd w:id="5220"/>
        <w:bookmarkEnd w:id="5221"/>
        <w:bookmarkEnd w:id="5222"/>
        <w:bookmarkEnd w:id="5223"/>
        <w:bookmarkEnd w:id="5224"/>
        <w:bookmarkEnd w:id="5225"/>
      </w:del>
    </w:p>
    <w:p w14:paraId="6204B8BD" w14:textId="7C1F69CB" w:rsidR="00867CC5" w:rsidRPr="00EF13D5" w:rsidDel="0096519F" w:rsidRDefault="002E55B4">
      <w:pPr>
        <w:pStyle w:val="Heading2"/>
        <w:rPr>
          <w:del w:id="5226" w:author="hari prasath" w:date="2020-07-20T20:23:00Z"/>
          <w:rFonts w:ascii="Courier New" w:hAnsi="Courier New" w:cs="Courier New"/>
          <w:rPrChange w:id="5227" w:author="hari prasath" w:date="2020-07-30T19:54:00Z">
            <w:rPr>
              <w:del w:id="5228" w:author="hari prasath" w:date="2020-07-20T20:23:00Z"/>
            </w:rPr>
          </w:rPrChange>
        </w:rPr>
      </w:pPr>
      <w:del w:id="5229" w:author="hari prasath" w:date="2020-07-31T19:29:00Z">
        <w:r w:rsidDel="004B33CC">
          <w:delText xml:space="preserve"> </w:delText>
        </w:r>
      </w:del>
      <w:bookmarkStart w:id="5230" w:name="_Toc43977912"/>
      <w:bookmarkStart w:id="5231" w:name="_Toc43978507"/>
      <w:bookmarkStart w:id="5232" w:name="_Toc43978576"/>
      <w:bookmarkStart w:id="5233" w:name="_Toc44691048"/>
      <w:bookmarkStart w:id="5234" w:name="_Toc45127506"/>
      <w:bookmarkStart w:id="5235" w:name="_Toc45194155"/>
      <w:bookmarkStart w:id="5236" w:name="_Toc45219001"/>
      <w:bookmarkStart w:id="5237" w:name="_Toc45305290"/>
      <w:bookmarkStart w:id="5238" w:name="_Toc43977913"/>
      <w:bookmarkStart w:id="5239" w:name="_Toc43978508"/>
      <w:bookmarkStart w:id="5240" w:name="_Toc43978577"/>
      <w:bookmarkStart w:id="5241" w:name="_Toc44691049"/>
      <w:bookmarkStart w:id="5242" w:name="_Toc45127507"/>
      <w:bookmarkStart w:id="5243" w:name="_Toc45194156"/>
      <w:bookmarkStart w:id="5244" w:name="_Toc45219002"/>
      <w:bookmarkStart w:id="5245" w:name="_Toc45305291"/>
      <w:bookmarkStart w:id="5246" w:name="_Ref43917621"/>
      <w:bookmarkEnd w:id="5230"/>
      <w:bookmarkEnd w:id="5231"/>
      <w:bookmarkEnd w:id="5232"/>
      <w:bookmarkEnd w:id="5233"/>
      <w:bookmarkEnd w:id="5234"/>
      <w:bookmarkEnd w:id="5235"/>
      <w:bookmarkEnd w:id="5236"/>
      <w:bookmarkEnd w:id="5237"/>
      <w:bookmarkEnd w:id="5238"/>
      <w:bookmarkEnd w:id="5239"/>
      <w:bookmarkEnd w:id="5240"/>
      <w:bookmarkEnd w:id="5241"/>
      <w:bookmarkEnd w:id="5242"/>
      <w:bookmarkEnd w:id="5243"/>
      <w:bookmarkEnd w:id="5244"/>
      <w:bookmarkEnd w:id="5245"/>
      <w:ins w:id="5247" w:author="singh qmax" w:date="2020-07-17T09:52:00Z">
        <w:del w:id="5248" w:author="hari prasath" w:date="2020-07-31T19:29:00Z">
          <w:r w:rsidR="00BC7EE4" w:rsidDel="004B33CC">
            <w:rPr>
              <w:rFonts w:ascii="Courier New" w:hAnsi="Courier New" w:cs="Courier New"/>
            </w:rPr>
            <w:tab/>
          </w:r>
          <w:r w:rsidR="00BC7EE4" w:rsidDel="004B33CC">
            <w:rPr>
              <w:rFonts w:ascii="Courier New" w:hAnsi="Courier New" w:cs="Courier New"/>
            </w:rPr>
            <w:tab/>
          </w:r>
        </w:del>
      </w:ins>
      <w:del w:id="5249" w:author="hari prasath" w:date="2020-07-20T20:23:00Z">
        <w:r w:rsidR="00F40821" w:rsidDel="0096519F">
          <w:delText xml:space="preserve">Individual </w:delText>
        </w:r>
        <w:r w:rsidR="00B30080" w:rsidRPr="00A27F0D" w:rsidDel="0096519F">
          <w:delText>Light control packet</w:delText>
        </w:r>
        <w:bookmarkStart w:id="5250" w:name="_Toc47031485"/>
        <w:bookmarkStart w:id="5251" w:name="_Toc47116341"/>
        <w:bookmarkStart w:id="5252" w:name="_Toc47445433"/>
        <w:bookmarkStart w:id="5253" w:name="_Toc47969316"/>
        <w:bookmarkStart w:id="5254" w:name="_Toc47969512"/>
        <w:bookmarkStart w:id="5255" w:name="_Toc47970402"/>
        <w:bookmarkStart w:id="5256" w:name="_Toc47971369"/>
        <w:bookmarkStart w:id="5257" w:name="_Toc49273206"/>
        <w:bookmarkStart w:id="5258" w:name="_Toc50192950"/>
        <w:bookmarkEnd w:id="5246"/>
        <w:bookmarkEnd w:id="5250"/>
        <w:bookmarkEnd w:id="5251"/>
        <w:bookmarkEnd w:id="5252"/>
        <w:bookmarkEnd w:id="5253"/>
        <w:bookmarkEnd w:id="5254"/>
        <w:bookmarkEnd w:id="5255"/>
        <w:bookmarkEnd w:id="5256"/>
        <w:bookmarkEnd w:id="5257"/>
        <w:bookmarkEnd w:id="5258"/>
      </w:del>
    </w:p>
    <w:p w14:paraId="6A3004B9" w14:textId="25642DF0" w:rsidR="00867CC5" w:rsidRPr="00A2695F" w:rsidDel="0096519F" w:rsidRDefault="00B30080">
      <w:pPr>
        <w:pStyle w:val="Heading2"/>
        <w:rPr>
          <w:del w:id="5259" w:author="hari prasath" w:date="2020-07-20T20:23:00Z"/>
          <w:rFonts w:asciiTheme="minorHAnsi" w:hAnsiTheme="minorHAnsi" w:cstheme="minorHAnsi"/>
        </w:rPr>
        <w:pPrChange w:id="5260" w:author="hari prasath" w:date="2020-07-30T19:54:00Z">
          <w:pPr>
            <w:ind w:firstLine="576"/>
          </w:pPr>
        </w:pPrChange>
      </w:pPr>
      <w:del w:id="5261" w:author="hari prasath" w:date="2020-07-20T20:23:00Z">
        <w:r w:rsidRPr="00A2695F" w:rsidDel="0096519F">
          <w:rPr>
            <w:rFonts w:asciiTheme="minorHAnsi" w:hAnsiTheme="minorHAnsi" w:cstheme="minorHAnsi"/>
          </w:rPr>
          <w:delText xml:space="preserve">Sensor receives this packet to control the registered </w:delText>
        </w:r>
        <w:r w:rsidR="00E40F19" w:rsidDel="0096519F">
          <w:rPr>
            <w:rFonts w:asciiTheme="minorHAnsi" w:hAnsiTheme="minorHAnsi" w:cstheme="minorHAnsi"/>
          </w:rPr>
          <w:delText xml:space="preserve">individual </w:delText>
        </w:r>
        <w:r w:rsidRPr="00A2695F" w:rsidDel="0096519F">
          <w:rPr>
            <w:rFonts w:asciiTheme="minorHAnsi" w:hAnsiTheme="minorHAnsi" w:cstheme="minorHAnsi"/>
          </w:rPr>
          <w:delText>light device</w:delText>
        </w:r>
        <w:bookmarkStart w:id="5262" w:name="_Toc47031486"/>
        <w:bookmarkStart w:id="5263" w:name="_Toc47116342"/>
        <w:bookmarkStart w:id="5264" w:name="_Toc47445434"/>
        <w:bookmarkStart w:id="5265" w:name="_Toc47969317"/>
        <w:bookmarkStart w:id="5266" w:name="_Toc47969513"/>
        <w:bookmarkStart w:id="5267" w:name="_Toc47970403"/>
        <w:bookmarkStart w:id="5268" w:name="_Toc47971370"/>
        <w:bookmarkStart w:id="5269" w:name="_Toc49273207"/>
        <w:bookmarkStart w:id="5270" w:name="_Toc50192951"/>
        <w:bookmarkEnd w:id="5262"/>
        <w:bookmarkEnd w:id="5263"/>
        <w:bookmarkEnd w:id="5264"/>
        <w:bookmarkEnd w:id="5265"/>
        <w:bookmarkEnd w:id="5266"/>
        <w:bookmarkEnd w:id="5267"/>
        <w:bookmarkEnd w:id="5268"/>
        <w:bookmarkEnd w:id="5269"/>
        <w:bookmarkEnd w:id="5270"/>
      </w:del>
    </w:p>
    <w:p w14:paraId="4F3213C9" w14:textId="1DBEAB15" w:rsidR="00867CC5" w:rsidRPr="00956093" w:rsidDel="0096519F" w:rsidRDefault="00867CC5">
      <w:pPr>
        <w:pStyle w:val="Heading2"/>
        <w:rPr>
          <w:del w:id="5271" w:author="hari prasath" w:date="2020-07-20T20:23:00Z"/>
          <w:rFonts w:ascii="Courier New" w:hAnsi="Courier New" w:cs="Courier New"/>
        </w:rPr>
        <w:pPrChange w:id="5272" w:author="hari prasath" w:date="2020-07-30T19:54:00Z">
          <w:pPr>
            <w:ind w:left="576"/>
          </w:pPr>
        </w:pPrChange>
      </w:pPr>
      <w:del w:id="5273" w:author="hari prasath" w:date="2020-07-20T20:23:00Z">
        <w:r w:rsidRPr="00956093" w:rsidDel="0096519F">
          <w:rPr>
            <w:rFonts w:ascii="Courier New" w:hAnsi="Courier New" w:cs="Courier New"/>
          </w:rPr>
          <w:delText>{</w:delText>
        </w:r>
        <w:bookmarkStart w:id="5274" w:name="_Toc47031487"/>
        <w:bookmarkStart w:id="5275" w:name="_Toc47116343"/>
        <w:bookmarkStart w:id="5276" w:name="_Toc47445435"/>
        <w:bookmarkStart w:id="5277" w:name="_Toc47969318"/>
        <w:bookmarkStart w:id="5278" w:name="_Toc47969514"/>
        <w:bookmarkStart w:id="5279" w:name="_Toc47970404"/>
        <w:bookmarkStart w:id="5280" w:name="_Toc47971371"/>
        <w:bookmarkStart w:id="5281" w:name="_Toc49273208"/>
        <w:bookmarkStart w:id="5282" w:name="_Toc50192952"/>
        <w:bookmarkEnd w:id="5274"/>
        <w:bookmarkEnd w:id="5275"/>
        <w:bookmarkEnd w:id="5276"/>
        <w:bookmarkEnd w:id="5277"/>
        <w:bookmarkEnd w:id="5278"/>
        <w:bookmarkEnd w:id="5279"/>
        <w:bookmarkEnd w:id="5280"/>
        <w:bookmarkEnd w:id="5281"/>
        <w:bookmarkEnd w:id="5282"/>
      </w:del>
    </w:p>
    <w:p w14:paraId="4F2DD30C" w14:textId="7E0D34B3" w:rsidR="00867CC5" w:rsidRPr="00956093" w:rsidDel="0096519F" w:rsidRDefault="00867CC5">
      <w:pPr>
        <w:pStyle w:val="Heading2"/>
        <w:rPr>
          <w:del w:id="5283" w:author="hari prasath" w:date="2020-07-20T20:23:00Z"/>
          <w:rFonts w:ascii="Courier New" w:hAnsi="Courier New" w:cs="Courier New"/>
        </w:rPr>
        <w:pPrChange w:id="5284" w:author="hari prasath" w:date="2020-07-30T19:54:00Z">
          <w:pPr>
            <w:ind w:left="576"/>
          </w:pPr>
        </w:pPrChange>
      </w:pPr>
      <w:del w:id="5285" w:author="hari prasath" w:date="2020-07-20T20:23:00Z">
        <w:r w:rsidRPr="00956093" w:rsidDel="0096519F">
          <w:rPr>
            <w:rFonts w:ascii="Courier New" w:hAnsi="Courier New" w:cs="Courier New"/>
          </w:rPr>
          <w:delText>“hmac”:’’,</w:delText>
        </w:r>
        <w:bookmarkStart w:id="5286" w:name="_Toc47031488"/>
        <w:bookmarkStart w:id="5287" w:name="_Toc47116344"/>
        <w:bookmarkStart w:id="5288" w:name="_Toc47445436"/>
        <w:bookmarkStart w:id="5289" w:name="_Toc47969319"/>
        <w:bookmarkStart w:id="5290" w:name="_Toc47969515"/>
        <w:bookmarkStart w:id="5291" w:name="_Toc47970405"/>
        <w:bookmarkStart w:id="5292" w:name="_Toc47971372"/>
        <w:bookmarkStart w:id="5293" w:name="_Toc49273209"/>
        <w:bookmarkStart w:id="5294" w:name="_Toc50192953"/>
        <w:bookmarkEnd w:id="5286"/>
        <w:bookmarkEnd w:id="5287"/>
        <w:bookmarkEnd w:id="5288"/>
        <w:bookmarkEnd w:id="5289"/>
        <w:bookmarkEnd w:id="5290"/>
        <w:bookmarkEnd w:id="5291"/>
        <w:bookmarkEnd w:id="5292"/>
        <w:bookmarkEnd w:id="5293"/>
        <w:bookmarkEnd w:id="5294"/>
      </w:del>
    </w:p>
    <w:p w14:paraId="2C0642B6" w14:textId="679B0D6B" w:rsidR="00867CC5" w:rsidRPr="00956093" w:rsidDel="0096519F" w:rsidRDefault="00867CC5">
      <w:pPr>
        <w:pStyle w:val="Heading2"/>
        <w:rPr>
          <w:del w:id="5295" w:author="hari prasath" w:date="2020-07-20T20:23:00Z"/>
          <w:rFonts w:ascii="Courier New" w:hAnsi="Courier New" w:cs="Courier New"/>
        </w:rPr>
        <w:pPrChange w:id="5296" w:author="hari prasath" w:date="2020-07-30T19:54:00Z">
          <w:pPr>
            <w:ind w:left="576"/>
          </w:pPr>
        </w:pPrChange>
      </w:pPr>
      <w:del w:id="5297" w:author="hari prasath" w:date="2020-07-20T20:23:00Z">
        <w:r w:rsidRPr="00956093" w:rsidDel="0096519F">
          <w:rPr>
            <w:rFonts w:ascii="Courier New" w:hAnsi="Courier New" w:cs="Courier New"/>
          </w:rPr>
          <w:delText>“payload”:</w:delText>
        </w:r>
        <w:bookmarkStart w:id="5298" w:name="_Toc47031489"/>
        <w:bookmarkStart w:id="5299" w:name="_Toc47116345"/>
        <w:bookmarkStart w:id="5300" w:name="_Toc47445437"/>
        <w:bookmarkStart w:id="5301" w:name="_Toc47969320"/>
        <w:bookmarkStart w:id="5302" w:name="_Toc47969516"/>
        <w:bookmarkStart w:id="5303" w:name="_Toc47970406"/>
        <w:bookmarkStart w:id="5304" w:name="_Toc47971373"/>
        <w:bookmarkStart w:id="5305" w:name="_Toc49273210"/>
        <w:bookmarkStart w:id="5306" w:name="_Toc50192954"/>
        <w:bookmarkEnd w:id="5298"/>
        <w:bookmarkEnd w:id="5299"/>
        <w:bookmarkEnd w:id="5300"/>
        <w:bookmarkEnd w:id="5301"/>
        <w:bookmarkEnd w:id="5302"/>
        <w:bookmarkEnd w:id="5303"/>
        <w:bookmarkEnd w:id="5304"/>
        <w:bookmarkEnd w:id="5305"/>
        <w:bookmarkEnd w:id="5306"/>
      </w:del>
    </w:p>
    <w:p w14:paraId="073A014F" w14:textId="440C7555" w:rsidR="00867CC5" w:rsidRPr="00956093" w:rsidDel="0096519F" w:rsidRDefault="00867CC5">
      <w:pPr>
        <w:pStyle w:val="Heading2"/>
        <w:rPr>
          <w:del w:id="5307" w:author="hari prasath" w:date="2020-07-20T20:23:00Z"/>
          <w:rFonts w:ascii="Courier New" w:hAnsi="Courier New" w:cs="Courier New"/>
        </w:rPr>
        <w:pPrChange w:id="5308" w:author="hari prasath" w:date="2020-07-30T19:54:00Z">
          <w:pPr>
            <w:ind w:left="576"/>
          </w:pPr>
        </w:pPrChange>
      </w:pPr>
      <w:del w:id="5309" w:author="hari prasath" w:date="2020-07-20T20:23:00Z">
        <w:r w:rsidRPr="00956093" w:rsidDel="0096519F">
          <w:rPr>
            <w:rFonts w:ascii="Courier New" w:hAnsi="Courier New" w:cs="Courier New"/>
          </w:rPr>
          <w:delText>{</w:delText>
        </w:r>
        <w:r w:rsidRPr="00956093" w:rsidDel="0096519F">
          <w:rPr>
            <w:rFonts w:ascii="Courier New" w:hAnsi="Courier New" w:cs="Courier New"/>
          </w:rPr>
          <w:tab/>
        </w:r>
        <w:bookmarkStart w:id="5310" w:name="_Toc47031490"/>
        <w:bookmarkStart w:id="5311" w:name="_Toc47116346"/>
        <w:bookmarkStart w:id="5312" w:name="_Toc47445438"/>
        <w:bookmarkStart w:id="5313" w:name="_Toc47969321"/>
        <w:bookmarkStart w:id="5314" w:name="_Toc47969517"/>
        <w:bookmarkStart w:id="5315" w:name="_Toc47970407"/>
        <w:bookmarkStart w:id="5316" w:name="_Toc47971374"/>
        <w:bookmarkStart w:id="5317" w:name="_Toc49273211"/>
        <w:bookmarkStart w:id="5318" w:name="_Toc50192955"/>
        <w:bookmarkEnd w:id="5310"/>
        <w:bookmarkEnd w:id="5311"/>
        <w:bookmarkEnd w:id="5312"/>
        <w:bookmarkEnd w:id="5313"/>
        <w:bookmarkEnd w:id="5314"/>
        <w:bookmarkEnd w:id="5315"/>
        <w:bookmarkEnd w:id="5316"/>
        <w:bookmarkEnd w:id="5317"/>
        <w:bookmarkEnd w:id="5318"/>
      </w:del>
    </w:p>
    <w:p w14:paraId="5750E839" w14:textId="40C93B19" w:rsidR="00867CC5" w:rsidRPr="00956093" w:rsidDel="0096519F" w:rsidRDefault="00FA3E76">
      <w:pPr>
        <w:pStyle w:val="Heading2"/>
        <w:rPr>
          <w:del w:id="5319" w:author="hari prasath" w:date="2020-07-20T20:23:00Z"/>
          <w:rFonts w:ascii="Courier New" w:hAnsi="Courier New" w:cs="Courier New"/>
        </w:rPr>
        <w:pPrChange w:id="5320" w:author="hari prasath" w:date="2020-07-30T19:54:00Z">
          <w:pPr>
            <w:ind w:left="576"/>
          </w:pPr>
        </w:pPrChange>
      </w:pPr>
      <w:del w:id="5321" w:author="hari prasath" w:date="2020-07-20T20:23:00Z">
        <w:r w:rsidDel="0096519F">
          <w:rPr>
            <w:rFonts w:ascii="Courier New" w:hAnsi="Courier New" w:cs="Courier New"/>
          </w:rPr>
          <w:delText>“device_uid”: “031219010010002</w:delText>
        </w:r>
        <w:r w:rsidR="00867CC5" w:rsidRPr="00956093" w:rsidDel="0096519F">
          <w:rPr>
            <w:rFonts w:ascii="Courier New" w:hAnsi="Courier New" w:cs="Courier New"/>
          </w:rPr>
          <w:delText>”,</w:delText>
        </w:r>
        <w:bookmarkStart w:id="5322" w:name="_Toc47031491"/>
        <w:bookmarkStart w:id="5323" w:name="_Toc47116347"/>
        <w:bookmarkStart w:id="5324" w:name="_Toc47445439"/>
        <w:bookmarkStart w:id="5325" w:name="_Toc47969322"/>
        <w:bookmarkStart w:id="5326" w:name="_Toc47969518"/>
        <w:bookmarkStart w:id="5327" w:name="_Toc47970408"/>
        <w:bookmarkStart w:id="5328" w:name="_Toc47971375"/>
        <w:bookmarkStart w:id="5329" w:name="_Toc49273212"/>
        <w:bookmarkStart w:id="5330" w:name="_Toc50192956"/>
        <w:bookmarkEnd w:id="5322"/>
        <w:bookmarkEnd w:id="5323"/>
        <w:bookmarkEnd w:id="5324"/>
        <w:bookmarkEnd w:id="5325"/>
        <w:bookmarkEnd w:id="5326"/>
        <w:bookmarkEnd w:id="5327"/>
        <w:bookmarkEnd w:id="5328"/>
        <w:bookmarkEnd w:id="5329"/>
        <w:bookmarkEnd w:id="5330"/>
      </w:del>
    </w:p>
    <w:p w14:paraId="55E9B935" w14:textId="5B1371DF" w:rsidR="00867CC5" w:rsidRPr="00956093" w:rsidDel="0096519F" w:rsidRDefault="00867CC5">
      <w:pPr>
        <w:pStyle w:val="Heading2"/>
        <w:rPr>
          <w:del w:id="5331" w:author="hari prasath" w:date="2020-07-20T20:23:00Z"/>
          <w:rFonts w:ascii="Courier New" w:hAnsi="Courier New" w:cs="Courier New"/>
        </w:rPr>
        <w:pPrChange w:id="5332" w:author="hari prasath" w:date="2020-07-30T19:54:00Z">
          <w:pPr>
            <w:ind w:left="576"/>
          </w:pPr>
        </w:pPrChange>
      </w:pPr>
      <w:del w:id="5333" w:author="hari prasath" w:date="2020-07-20T20:23:00Z">
        <w:r w:rsidRPr="00956093" w:rsidDel="0096519F">
          <w:rPr>
            <w:rFonts w:ascii="Courier New" w:hAnsi="Courier New" w:cs="Courier New"/>
          </w:rPr>
          <w:delText xml:space="preserve">   “action”: 15,</w:delText>
        </w:r>
        <w:bookmarkStart w:id="5334" w:name="_Toc47031492"/>
        <w:bookmarkStart w:id="5335" w:name="_Toc47116348"/>
        <w:bookmarkStart w:id="5336" w:name="_Toc47445440"/>
        <w:bookmarkStart w:id="5337" w:name="_Toc47969323"/>
        <w:bookmarkStart w:id="5338" w:name="_Toc47969519"/>
        <w:bookmarkStart w:id="5339" w:name="_Toc47970409"/>
        <w:bookmarkStart w:id="5340" w:name="_Toc47971376"/>
        <w:bookmarkStart w:id="5341" w:name="_Toc49273213"/>
        <w:bookmarkStart w:id="5342" w:name="_Toc50192957"/>
        <w:bookmarkEnd w:id="5334"/>
        <w:bookmarkEnd w:id="5335"/>
        <w:bookmarkEnd w:id="5336"/>
        <w:bookmarkEnd w:id="5337"/>
        <w:bookmarkEnd w:id="5338"/>
        <w:bookmarkEnd w:id="5339"/>
        <w:bookmarkEnd w:id="5340"/>
        <w:bookmarkEnd w:id="5341"/>
        <w:bookmarkEnd w:id="5342"/>
      </w:del>
    </w:p>
    <w:p w14:paraId="027312AE" w14:textId="5BD3D6BF" w:rsidR="00867CC5" w:rsidRPr="00956093" w:rsidDel="0096519F" w:rsidRDefault="00867CC5">
      <w:pPr>
        <w:pStyle w:val="Heading2"/>
        <w:rPr>
          <w:del w:id="5343" w:author="hari prasath" w:date="2020-07-20T20:23:00Z"/>
          <w:rFonts w:ascii="Courier New" w:hAnsi="Courier New" w:cs="Courier New"/>
        </w:rPr>
        <w:pPrChange w:id="5344" w:author="hari prasath" w:date="2020-07-30T19:54:00Z">
          <w:pPr>
            <w:ind w:left="576"/>
          </w:pPr>
        </w:pPrChange>
      </w:pPr>
      <w:del w:id="5345" w:author="hari prasath" w:date="2020-07-20T20:23:00Z">
        <w:r w:rsidRPr="00956093" w:rsidDel="0096519F">
          <w:rPr>
            <w:rFonts w:ascii="Courier New" w:hAnsi="Courier New" w:cs="Courier New"/>
          </w:rPr>
          <w:delText xml:space="preserve">       “</w:delText>
        </w:r>
        <w:r w:rsidR="00053AA2" w:rsidDel="0096519F">
          <w:rPr>
            <w:rFonts w:ascii="Courier New" w:hAnsi="Courier New" w:cs="Courier New"/>
          </w:rPr>
          <w:delText>device_</w:delText>
        </w:r>
        <w:r w:rsidRPr="00956093" w:rsidDel="0096519F">
          <w:rPr>
            <w:rFonts w:ascii="Courier New" w:hAnsi="Courier New" w:cs="Courier New"/>
          </w:rPr>
          <w:delText>data”:[</w:delText>
        </w:r>
        <w:bookmarkStart w:id="5346" w:name="_Toc47031493"/>
        <w:bookmarkStart w:id="5347" w:name="_Toc47116349"/>
        <w:bookmarkStart w:id="5348" w:name="_Toc47445441"/>
        <w:bookmarkStart w:id="5349" w:name="_Toc47969324"/>
        <w:bookmarkStart w:id="5350" w:name="_Toc47969520"/>
        <w:bookmarkStart w:id="5351" w:name="_Toc47970410"/>
        <w:bookmarkStart w:id="5352" w:name="_Toc47971377"/>
        <w:bookmarkStart w:id="5353" w:name="_Toc49273214"/>
        <w:bookmarkStart w:id="5354" w:name="_Toc50192958"/>
        <w:bookmarkEnd w:id="5346"/>
        <w:bookmarkEnd w:id="5347"/>
        <w:bookmarkEnd w:id="5348"/>
        <w:bookmarkEnd w:id="5349"/>
        <w:bookmarkEnd w:id="5350"/>
        <w:bookmarkEnd w:id="5351"/>
        <w:bookmarkEnd w:id="5352"/>
        <w:bookmarkEnd w:id="5353"/>
        <w:bookmarkEnd w:id="5354"/>
      </w:del>
    </w:p>
    <w:p w14:paraId="52C4C87D" w14:textId="5C366E3F" w:rsidR="00CD2BE2" w:rsidDel="0096519F" w:rsidRDefault="00867CC5">
      <w:pPr>
        <w:pStyle w:val="Heading2"/>
        <w:rPr>
          <w:del w:id="5355" w:author="hari prasath" w:date="2020-07-20T20:23:00Z"/>
          <w:rFonts w:ascii="Courier New" w:hAnsi="Courier New" w:cs="Courier New"/>
        </w:rPr>
        <w:pPrChange w:id="5356" w:author="hari prasath" w:date="2020-07-30T19:54:00Z">
          <w:pPr>
            <w:ind w:left="576"/>
          </w:pPr>
        </w:pPrChange>
      </w:pPr>
      <w:del w:id="5357" w:author="hari prasath" w:date="2020-07-20T20:23:00Z">
        <w:r w:rsidRPr="00956093" w:rsidDel="0096519F">
          <w:rPr>
            <w:rFonts w:ascii="Courier New" w:hAnsi="Courier New" w:cs="Courier New"/>
          </w:rPr>
          <w:delText>{</w:delText>
        </w:r>
        <w:bookmarkStart w:id="5358" w:name="_Toc47031494"/>
        <w:bookmarkStart w:id="5359" w:name="_Toc47116350"/>
        <w:bookmarkStart w:id="5360" w:name="_Toc47445442"/>
        <w:bookmarkStart w:id="5361" w:name="_Toc47969325"/>
        <w:bookmarkStart w:id="5362" w:name="_Toc47969521"/>
        <w:bookmarkStart w:id="5363" w:name="_Toc47970411"/>
        <w:bookmarkStart w:id="5364" w:name="_Toc47971378"/>
        <w:bookmarkStart w:id="5365" w:name="_Toc49273215"/>
        <w:bookmarkStart w:id="5366" w:name="_Toc50192959"/>
        <w:bookmarkEnd w:id="5358"/>
        <w:bookmarkEnd w:id="5359"/>
        <w:bookmarkEnd w:id="5360"/>
        <w:bookmarkEnd w:id="5361"/>
        <w:bookmarkEnd w:id="5362"/>
        <w:bookmarkEnd w:id="5363"/>
        <w:bookmarkEnd w:id="5364"/>
        <w:bookmarkEnd w:id="5365"/>
        <w:bookmarkEnd w:id="5366"/>
      </w:del>
    </w:p>
    <w:p w14:paraId="2034C55C" w14:textId="5AFD0E66" w:rsidR="000B2039" w:rsidRPr="00956093" w:rsidDel="0096519F" w:rsidRDefault="00755D0D">
      <w:pPr>
        <w:pStyle w:val="Heading2"/>
        <w:rPr>
          <w:del w:id="5367" w:author="hari prasath" w:date="2020-07-20T20:23:00Z"/>
          <w:rFonts w:ascii="Courier New" w:hAnsi="Courier New" w:cs="Courier New"/>
        </w:rPr>
        <w:pPrChange w:id="5368" w:author="hari prasath" w:date="2020-07-30T19:54:00Z">
          <w:pPr>
            <w:ind w:left="720"/>
          </w:pPr>
        </w:pPrChange>
      </w:pPr>
      <w:del w:id="5369" w:author="hari prasath" w:date="2020-07-20T20:23:00Z">
        <w:r w:rsidDel="0096519F">
          <w:rPr>
            <w:rFonts w:ascii="Courier New" w:hAnsi="Courier New" w:cs="Courier New"/>
          </w:rPr>
          <w:delText>"</w:delText>
        </w:r>
      </w:del>
      <w:del w:id="5370" w:author="hari prasath" w:date="2020-07-20T18:33:00Z">
        <w:r w:rsidDel="00E45772">
          <w:rPr>
            <w:rFonts w:ascii="Courier New" w:hAnsi="Courier New" w:cs="Courier New"/>
          </w:rPr>
          <w:delText>light_</w:delText>
        </w:r>
      </w:del>
      <w:ins w:id="5371" w:author="singh qmax" w:date="2020-07-17T09:30:00Z">
        <w:del w:id="5372" w:author="hari prasath" w:date="2020-07-20T18:33:00Z">
          <w:r w:rsidR="0060543A" w:rsidDel="00E45772">
            <w:rPr>
              <w:rFonts w:ascii="Courier New" w:hAnsi="Courier New" w:cs="Courier New"/>
            </w:rPr>
            <w:delText>macid</w:delText>
          </w:r>
        </w:del>
      </w:ins>
      <w:del w:id="5373" w:author="hari prasath" w:date="2020-07-20T20:23:00Z">
        <w:r w:rsidDel="0096519F">
          <w:rPr>
            <w:rFonts w:ascii="Courier New" w:hAnsi="Courier New" w:cs="Courier New"/>
          </w:rPr>
          <w:delText>m</w:delText>
        </w:r>
      </w:del>
      <w:del w:id="5374" w:author="hari prasath" w:date="2020-07-16T19:30:00Z">
        <w:r w:rsidDel="004D4305">
          <w:rPr>
            <w:rFonts w:ascii="Courier New" w:hAnsi="Courier New" w:cs="Courier New"/>
          </w:rPr>
          <w:delText>acid</w:delText>
        </w:r>
      </w:del>
      <w:del w:id="5375" w:author="hari prasath" w:date="2020-07-20T20:23:00Z">
        <w:r w:rsidDel="0096519F">
          <w:rPr>
            <w:rFonts w:ascii="Courier New" w:hAnsi="Courier New" w:cs="Courier New"/>
          </w:rPr>
          <w:delText>":"</w:delText>
        </w:r>
        <w:commentRangeStart w:id="5376"/>
        <w:r w:rsidR="00EF6777" w:rsidDel="0096519F">
          <w:rPr>
            <w:rFonts w:ascii="Courier New" w:hAnsi="Courier New" w:cs="Courier New"/>
          </w:rPr>
          <w:delText>23E7843D383B4A32</w:delText>
        </w:r>
        <w:commentRangeEnd w:id="5376"/>
        <w:r w:rsidR="00D7364A" w:rsidDel="0096519F">
          <w:rPr>
            <w:rStyle w:val="CommentReference"/>
          </w:rPr>
          <w:commentReference w:id="5376"/>
        </w:r>
        <w:r w:rsidR="000B2039" w:rsidRPr="00956093" w:rsidDel="0096519F">
          <w:rPr>
            <w:rFonts w:ascii="Courier New" w:hAnsi="Courier New" w:cs="Courier New"/>
          </w:rPr>
          <w:delText>",</w:delText>
        </w:r>
        <w:r w:rsidR="000B2039" w:rsidDel="0096519F">
          <w:rPr>
            <w:rFonts w:ascii="Courier New" w:hAnsi="Courier New" w:cs="Courier New"/>
          </w:rPr>
          <w:delText xml:space="preserve">   </w:delText>
        </w:r>
        <w:r w:rsidR="000B2039" w:rsidRPr="00956093" w:rsidDel="0096519F">
          <w:rPr>
            <w:rFonts w:ascii="Courier New" w:hAnsi="Courier New" w:cs="Courier New"/>
          </w:rPr>
          <w:delText xml:space="preserve"> </w:delText>
        </w:r>
        <w:bookmarkStart w:id="5377" w:name="_Toc47031495"/>
        <w:bookmarkStart w:id="5378" w:name="_Toc47116351"/>
        <w:bookmarkStart w:id="5379" w:name="_Toc47445443"/>
        <w:bookmarkStart w:id="5380" w:name="_Toc47969326"/>
        <w:bookmarkStart w:id="5381" w:name="_Toc47969522"/>
        <w:bookmarkStart w:id="5382" w:name="_Toc47970412"/>
        <w:bookmarkStart w:id="5383" w:name="_Toc47971379"/>
        <w:bookmarkStart w:id="5384" w:name="_Toc49273216"/>
        <w:bookmarkStart w:id="5385" w:name="_Toc50192960"/>
        <w:bookmarkEnd w:id="5377"/>
        <w:bookmarkEnd w:id="5378"/>
        <w:bookmarkEnd w:id="5379"/>
        <w:bookmarkEnd w:id="5380"/>
        <w:bookmarkEnd w:id="5381"/>
        <w:bookmarkEnd w:id="5382"/>
        <w:bookmarkEnd w:id="5383"/>
        <w:bookmarkEnd w:id="5384"/>
        <w:bookmarkEnd w:id="5385"/>
      </w:del>
    </w:p>
    <w:p w14:paraId="0AFF4208" w14:textId="3B121ABC" w:rsidR="00B02346" w:rsidRPr="00956093" w:rsidDel="0096519F" w:rsidRDefault="00B02346">
      <w:pPr>
        <w:pStyle w:val="Heading2"/>
        <w:rPr>
          <w:del w:id="5386" w:author="hari prasath" w:date="2020-07-20T20:23:00Z"/>
          <w:rFonts w:ascii="Courier New" w:hAnsi="Courier New" w:cs="Courier New"/>
        </w:rPr>
        <w:pPrChange w:id="5387" w:author="hari prasath" w:date="2020-07-30T19:54:00Z">
          <w:pPr>
            <w:ind w:left="576"/>
          </w:pPr>
        </w:pPrChange>
      </w:pPr>
      <w:del w:id="5388" w:author="hari prasath" w:date="2020-07-20T20:23:00Z">
        <w:r w:rsidRPr="00FE47EA" w:rsidDel="0096519F">
          <w:rPr>
            <w:rFonts w:ascii="Courier New" w:hAnsi="Courier New" w:cs="Courier New"/>
          </w:rPr>
          <w:delText>“color”:</w:delText>
        </w:r>
        <w:commentRangeStart w:id="5389"/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&lt;rrggbb&gt;,</w:delText>
        </w:r>
        <w:r w:rsidRPr="00F73FFD" w:rsidDel="0096519F">
          <w:rPr>
            <w:rFonts w:ascii="Courier New" w:hAnsi="Courier New" w:cs="Courier New"/>
          </w:rPr>
          <w:delText xml:space="preserve"> </w:delText>
        </w:r>
        <w:commentRangeEnd w:id="5389"/>
        <w:r w:rsidDel="0096519F">
          <w:rPr>
            <w:rStyle w:val="CommentReference"/>
          </w:rPr>
          <w:commentReference w:id="5389"/>
        </w:r>
        <w:bookmarkStart w:id="5390" w:name="_Toc47031496"/>
        <w:bookmarkStart w:id="5391" w:name="_Toc47116352"/>
        <w:bookmarkStart w:id="5392" w:name="_Toc47445444"/>
        <w:bookmarkStart w:id="5393" w:name="_Toc47969327"/>
        <w:bookmarkStart w:id="5394" w:name="_Toc47969523"/>
        <w:bookmarkStart w:id="5395" w:name="_Toc47970413"/>
        <w:bookmarkStart w:id="5396" w:name="_Toc47971380"/>
        <w:bookmarkStart w:id="5397" w:name="_Toc49273217"/>
        <w:bookmarkStart w:id="5398" w:name="_Toc50192961"/>
        <w:bookmarkEnd w:id="5390"/>
        <w:bookmarkEnd w:id="5391"/>
        <w:bookmarkEnd w:id="5392"/>
        <w:bookmarkEnd w:id="5393"/>
        <w:bookmarkEnd w:id="5394"/>
        <w:bookmarkEnd w:id="5395"/>
        <w:bookmarkEnd w:id="5396"/>
        <w:bookmarkEnd w:id="5397"/>
        <w:bookmarkEnd w:id="5398"/>
      </w:del>
    </w:p>
    <w:p w14:paraId="1FB67875" w14:textId="50CA03C0" w:rsidR="00867CC5" w:rsidRPr="00956093" w:rsidDel="0096519F" w:rsidRDefault="002F313B">
      <w:pPr>
        <w:pStyle w:val="Heading2"/>
        <w:rPr>
          <w:del w:id="5399" w:author="hari prasath" w:date="2020-07-20T20:23:00Z"/>
          <w:rFonts w:ascii="Courier New" w:hAnsi="Courier New" w:cs="Courier New"/>
        </w:rPr>
        <w:pPrChange w:id="5400" w:author="hari prasath" w:date="2020-07-30T19:54:00Z">
          <w:pPr>
            <w:ind w:left="576"/>
          </w:pPr>
        </w:pPrChange>
      </w:pPr>
      <w:del w:id="5401" w:author="hari prasath" w:date="2020-07-20T20:23:00Z">
        <w:r w:rsidDel="0096519F">
          <w:rPr>
            <w:rFonts w:ascii="Courier New" w:hAnsi="Courier New" w:cs="Courier New"/>
          </w:rPr>
          <w:delText xml:space="preserve"> </w:delText>
        </w:r>
        <w:r w:rsidR="00867CC5" w:rsidRPr="00956093" w:rsidDel="0096519F">
          <w:rPr>
            <w:rFonts w:ascii="Courier New" w:hAnsi="Courier New" w:cs="Courier New"/>
          </w:rPr>
          <w:delText>"light_status":1/0</w:delText>
        </w:r>
        <w:r w:rsidR="00CB3F3B" w:rsidDel="0096519F">
          <w:rPr>
            <w:rFonts w:ascii="Courier New" w:hAnsi="Courier New" w:cs="Courier New"/>
          </w:rPr>
          <w:delText>,</w:delText>
        </w:r>
        <w:bookmarkStart w:id="5402" w:name="_Toc47031497"/>
        <w:bookmarkStart w:id="5403" w:name="_Toc47116353"/>
        <w:bookmarkStart w:id="5404" w:name="_Toc47445445"/>
        <w:bookmarkStart w:id="5405" w:name="_Toc47969328"/>
        <w:bookmarkStart w:id="5406" w:name="_Toc47969524"/>
        <w:bookmarkStart w:id="5407" w:name="_Toc47970414"/>
        <w:bookmarkStart w:id="5408" w:name="_Toc47971381"/>
        <w:bookmarkStart w:id="5409" w:name="_Toc49273218"/>
        <w:bookmarkStart w:id="5410" w:name="_Toc50192962"/>
        <w:bookmarkEnd w:id="5402"/>
        <w:bookmarkEnd w:id="5403"/>
        <w:bookmarkEnd w:id="5404"/>
        <w:bookmarkEnd w:id="5405"/>
        <w:bookmarkEnd w:id="5406"/>
        <w:bookmarkEnd w:id="5407"/>
        <w:bookmarkEnd w:id="5408"/>
        <w:bookmarkEnd w:id="5409"/>
        <w:bookmarkEnd w:id="5410"/>
      </w:del>
    </w:p>
    <w:p w14:paraId="3637DF25" w14:textId="659EF986" w:rsidR="00867CC5" w:rsidDel="0096519F" w:rsidRDefault="002F313B">
      <w:pPr>
        <w:pStyle w:val="Heading2"/>
        <w:rPr>
          <w:del w:id="5411" w:author="hari prasath" w:date="2020-07-20T20:23:00Z"/>
          <w:rFonts w:ascii="Courier New" w:hAnsi="Courier New" w:cs="Courier New"/>
        </w:rPr>
        <w:pPrChange w:id="5412" w:author="hari prasath" w:date="2020-07-30T19:54:00Z">
          <w:pPr>
            <w:ind w:left="576"/>
          </w:pPr>
        </w:pPrChange>
      </w:pPr>
      <w:del w:id="5413" w:author="hari prasath" w:date="2020-07-20T20:23:00Z">
        <w:r w:rsidDel="0096519F">
          <w:rPr>
            <w:rFonts w:ascii="Courier New" w:hAnsi="Courier New" w:cs="Courier New"/>
          </w:rPr>
          <w:delText xml:space="preserve"> </w:delText>
        </w:r>
        <w:r w:rsidR="00867CC5" w:rsidRPr="00956093" w:rsidDel="0096519F">
          <w:rPr>
            <w:rFonts w:ascii="Courier New" w:hAnsi="Courier New" w:cs="Courier New"/>
          </w:rPr>
          <w:delText>"contrast":"dim"/"brighten"</w:delText>
        </w:r>
        <w:bookmarkStart w:id="5414" w:name="_Toc47031498"/>
        <w:bookmarkStart w:id="5415" w:name="_Toc47116354"/>
        <w:bookmarkStart w:id="5416" w:name="_Toc47445446"/>
        <w:bookmarkStart w:id="5417" w:name="_Toc47969329"/>
        <w:bookmarkStart w:id="5418" w:name="_Toc47969525"/>
        <w:bookmarkStart w:id="5419" w:name="_Toc47970415"/>
        <w:bookmarkStart w:id="5420" w:name="_Toc47971382"/>
        <w:bookmarkStart w:id="5421" w:name="_Toc49273219"/>
        <w:bookmarkStart w:id="5422" w:name="_Toc50192963"/>
        <w:bookmarkEnd w:id="5414"/>
        <w:bookmarkEnd w:id="5415"/>
        <w:bookmarkEnd w:id="5416"/>
        <w:bookmarkEnd w:id="5417"/>
        <w:bookmarkEnd w:id="5418"/>
        <w:bookmarkEnd w:id="5419"/>
        <w:bookmarkEnd w:id="5420"/>
        <w:bookmarkEnd w:id="5421"/>
        <w:bookmarkEnd w:id="5422"/>
      </w:del>
    </w:p>
    <w:p w14:paraId="18786297" w14:textId="4D58BA34" w:rsidR="00867CC5" w:rsidRPr="00956093" w:rsidDel="0096519F" w:rsidRDefault="00867CC5">
      <w:pPr>
        <w:pStyle w:val="Heading2"/>
        <w:rPr>
          <w:del w:id="5423" w:author="hari prasath" w:date="2020-07-20T20:23:00Z"/>
          <w:rFonts w:ascii="Courier New" w:hAnsi="Courier New" w:cs="Courier New"/>
        </w:rPr>
        <w:pPrChange w:id="5424" w:author="hari prasath" w:date="2020-07-30T19:54:00Z">
          <w:pPr>
            <w:ind w:left="576"/>
          </w:pPr>
        </w:pPrChange>
      </w:pPr>
      <w:del w:id="5425" w:author="hari prasath" w:date="2020-07-20T20:23:00Z">
        <w:r w:rsidRPr="00956093" w:rsidDel="0096519F">
          <w:rPr>
            <w:rFonts w:ascii="Courier New" w:hAnsi="Courier New" w:cs="Courier New"/>
          </w:rPr>
          <w:delText>}</w:delText>
        </w:r>
        <w:bookmarkStart w:id="5426" w:name="_Toc47031499"/>
        <w:bookmarkStart w:id="5427" w:name="_Toc47116355"/>
        <w:bookmarkStart w:id="5428" w:name="_Toc47445447"/>
        <w:bookmarkStart w:id="5429" w:name="_Toc47969330"/>
        <w:bookmarkStart w:id="5430" w:name="_Toc47969526"/>
        <w:bookmarkStart w:id="5431" w:name="_Toc47970416"/>
        <w:bookmarkStart w:id="5432" w:name="_Toc47971383"/>
        <w:bookmarkStart w:id="5433" w:name="_Toc49273220"/>
        <w:bookmarkStart w:id="5434" w:name="_Toc50192964"/>
        <w:bookmarkEnd w:id="5426"/>
        <w:bookmarkEnd w:id="5427"/>
        <w:bookmarkEnd w:id="5428"/>
        <w:bookmarkEnd w:id="5429"/>
        <w:bookmarkEnd w:id="5430"/>
        <w:bookmarkEnd w:id="5431"/>
        <w:bookmarkEnd w:id="5432"/>
        <w:bookmarkEnd w:id="5433"/>
        <w:bookmarkEnd w:id="5434"/>
      </w:del>
    </w:p>
    <w:p w14:paraId="5D6AEDA8" w14:textId="06DC5480" w:rsidR="00867CC5" w:rsidRPr="00956093" w:rsidDel="0096519F" w:rsidRDefault="00867CC5">
      <w:pPr>
        <w:pStyle w:val="Heading2"/>
        <w:rPr>
          <w:del w:id="5435" w:author="hari prasath" w:date="2020-07-20T20:23:00Z"/>
          <w:rFonts w:ascii="Courier New" w:hAnsi="Courier New" w:cs="Courier New"/>
        </w:rPr>
        <w:pPrChange w:id="5436" w:author="hari prasath" w:date="2020-07-30T19:54:00Z">
          <w:pPr>
            <w:ind w:left="576"/>
          </w:pPr>
        </w:pPrChange>
      </w:pPr>
      <w:del w:id="5437" w:author="hari prasath" w:date="2020-07-20T20:23:00Z">
        <w:r w:rsidRPr="00956093" w:rsidDel="0096519F">
          <w:rPr>
            <w:rFonts w:ascii="Courier New" w:hAnsi="Courier New" w:cs="Courier New"/>
          </w:rPr>
          <w:delText>]</w:delText>
        </w:r>
        <w:bookmarkStart w:id="5438" w:name="_Toc47031500"/>
        <w:bookmarkStart w:id="5439" w:name="_Toc47116356"/>
        <w:bookmarkStart w:id="5440" w:name="_Toc47445448"/>
        <w:bookmarkStart w:id="5441" w:name="_Toc47969331"/>
        <w:bookmarkStart w:id="5442" w:name="_Toc47969527"/>
        <w:bookmarkStart w:id="5443" w:name="_Toc47970417"/>
        <w:bookmarkStart w:id="5444" w:name="_Toc47971384"/>
        <w:bookmarkStart w:id="5445" w:name="_Toc49273221"/>
        <w:bookmarkStart w:id="5446" w:name="_Toc50192965"/>
        <w:bookmarkEnd w:id="5438"/>
        <w:bookmarkEnd w:id="5439"/>
        <w:bookmarkEnd w:id="5440"/>
        <w:bookmarkEnd w:id="5441"/>
        <w:bookmarkEnd w:id="5442"/>
        <w:bookmarkEnd w:id="5443"/>
        <w:bookmarkEnd w:id="5444"/>
        <w:bookmarkEnd w:id="5445"/>
        <w:bookmarkEnd w:id="5446"/>
      </w:del>
    </w:p>
    <w:p w14:paraId="6A2C25B6" w14:textId="6CFD9929" w:rsidR="00867CC5" w:rsidRPr="00956093" w:rsidDel="0096519F" w:rsidRDefault="00867CC5">
      <w:pPr>
        <w:pStyle w:val="Heading2"/>
        <w:rPr>
          <w:del w:id="5447" w:author="hari prasath" w:date="2020-07-20T20:23:00Z"/>
          <w:rFonts w:ascii="Courier New" w:hAnsi="Courier New" w:cs="Courier New"/>
        </w:rPr>
        <w:pPrChange w:id="5448" w:author="hari prasath" w:date="2020-07-30T19:54:00Z">
          <w:pPr>
            <w:ind w:left="576"/>
          </w:pPr>
        </w:pPrChange>
      </w:pPr>
      <w:del w:id="5449" w:author="hari prasath" w:date="2020-07-20T20:23:00Z">
        <w:r w:rsidRPr="00956093" w:rsidDel="0096519F">
          <w:rPr>
            <w:rFonts w:ascii="Courier New" w:hAnsi="Courier New" w:cs="Courier New"/>
          </w:rPr>
          <w:delText>}</w:delText>
        </w:r>
        <w:bookmarkStart w:id="5450" w:name="_Toc47031501"/>
        <w:bookmarkStart w:id="5451" w:name="_Toc47116357"/>
        <w:bookmarkStart w:id="5452" w:name="_Toc47445449"/>
        <w:bookmarkStart w:id="5453" w:name="_Toc47969332"/>
        <w:bookmarkStart w:id="5454" w:name="_Toc47969528"/>
        <w:bookmarkStart w:id="5455" w:name="_Toc47970418"/>
        <w:bookmarkStart w:id="5456" w:name="_Toc47971385"/>
        <w:bookmarkStart w:id="5457" w:name="_Toc49273222"/>
        <w:bookmarkStart w:id="5458" w:name="_Toc50192966"/>
        <w:bookmarkEnd w:id="5450"/>
        <w:bookmarkEnd w:id="5451"/>
        <w:bookmarkEnd w:id="5452"/>
        <w:bookmarkEnd w:id="5453"/>
        <w:bookmarkEnd w:id="5454"/>
        <w:bookmarkEnd w:id="5455"/>
        <w:bookmarkEnd w:id="5456"/>
        <w:bookmarkEnd w:id="5457"/>
        <w:bookmarkEnd w:id="5458"/>
      </w:del>
    </w:p>
    <w:p w14:paraId="3AAFB599" w14:textId="3798DC40" w:rsidR="00867CC5" w:rsidRPr="00956093" w:rsidDel="0096519F" w:rsidRDefault="00867CC5">
      <w:pPr>
        <w:pStyle w:val="Heading2"/>
        <w:rPr>
          <w:del w:id="5459" w:author="hari prasath" w:date="2020-07-20T20:23:00Z"/>
          <w:rFonts w:ascii="Courier New" w:hAnsi="Courier New" w:cs="Courier New"/>
        </w:rPr>
        <w:pPrChange w:id="5460" w:author="hari prasath" w:date="2020-07-30T19:54:00Z">
          <w:pPr>
            <w:ind w:left="576"/>
          </w:pPr>
        </w:pPrChange>
      </w:pPr>
      <w:del w:id="5461" w:author="hari prasath" w:date="2020-07-20T20:23:00Z">
        <w:r w:rsidRPr="00956093" w:rsidDel="0096519F">
          <w:rPr>
            <w:rFonts w:ascii="Courier New" w:hAnsi="Courier New" w:cs="Courier New"/>
          </w:rPr>
          <w:delText>}</w:delText>
        </w:r>
        <w:bookmarkStart w:id="5462" w:name="_Toc47031502"/>
        <w:bookmarkStart w:id="5463" w:name="_Toc47116358"/>
        <w:bookmarkStart w:id="5464" w:name="_Toc47445450"/>
        <w:bookmarkStart w:id="5465" w:name="_Toc47969333"/>
        <w:bookmarkStart w:id="5466" w:name="_Toc47969529"/>
        <w:bookmarkStart w:id="5467" w:name="_Toc47970419"/>
        <w:bookmarkStart w:id="5468" w:name="_Toc47971386"/>
        <w:bookmarkStart w:id="5469" w:name="_Toc49273223"/>
        <w:bookmarkStart w:id="5470" w:name="_Toc50192967"/>
        <w:bookmarkEnd w:id="5462"/>
        <w:bookmarkEnd w:id="5463"/>
        <w:bookmarkEnd w:id="5464"/>
        <w:bookmarkEnd w:id="5465"/>
        <w:bookmarkEnd w:id="5466"/>
        <w:bookmarkEnd w:id="5467"/>
        <w:bookmarkEnd w:id="5468"/>
        <w:bookmarkEnd w:id="5469"/>
        <w:bookmarkEnd w:id="5470"/>
      </w:del>
    </w:p>
    <w:p w14:paraId="01D67971" w14:textId="6BA7B5F3" w:rsidR="00831C16" w:rsidRPr="00956093" w:rsidDel="0096519F" w:rsidRDefault="00831C16">
      <w:pPr>
        <w:pStyle w:val="Heading2"/>
        <w:rPr>
          <w:del w:id="5471" w:author="hari prasath" w:date="2020-07-20T20:23:00Z"/>
          <w:rFonts w:ascii="Courier New" w:hAnsi="Courier New" w:cs="Courier New"/>
        </w:rPr>
        <w:pPrChange w:id="5472" w:author="hari prasath" w:date="2020-07-30T19:54:00Z">
          <w:pPr>
            <w:ind w:left="576"/>
          </w:pPr>
        </w:pPrChange>
      </w:pPr>
      <w:del w:id="5473" w:author="hari prasath" w:date="2020-07-20T20:23:00Z">
        <w:r w:rsidRPr="00956093" w:rsidDel="0096519F">
          <w:rPr>
            <w:rFonts w:ascii="Courier New" w:hAnsi="Courier New" w:cs="Courier New"/>
          </w:rPr>
          <w:delText>(NOTE: "light_status":1 – Turn ON light</w:delText>
        </w:r>
        <w:bookmarkStart w:id="5474" w:name="_Toc47031503"/>
        <w:bookmarkStart w:id="5475" w:name="_Toc47116359"/>
        <w:bookmarkStart w:id="5476" w:name="_Toc47445451"/>
        <w:bookmarkStart w:id="5477" w:name="_Toc47969334"/>
        <w:bookmarkStart w:id="5478" w:name="_Toc47969530"/>
        <w:bookmarkStart w:id="5479" w:name="_Toc47970420"/>
        <w:bookmarkStart w:id="5480" w:name="_Toc47971387"/>
        <w:bookmarkStart w:id="5481" w:name="_Toc49273224"/>
        <w:bookmarkStart w:id="5482" w:name="_Toc50192968"/>
        <w:bookmarkEnd w:id="5474"/>
        <w:bookmarkEnd w:id="5475"/>
        <w:bookmarkEnd w:id="5476"/>
        <w:bookmarkEnd w:id="5477"/>
        <w:bookmarkEnd w:id="5478"/>
        <w:bookmarkEnd w:id="5479"/>
        <w:bookmarkEnd w:id="5480"/>
        <w:bookmarkEnd w:id="5481"/>
        <w:bookmarkEnd w:id="5482"/>
      </w:del>
    </w:p>
    <w:p w14:paraId="5FC31392" w14:textId="7B81B8D8" w:rsidR="00F87D23" w:rsidDel="0096519F" w:rsidRDefault="00086D65">
      <w:pPr>
        <w:pStyle w:val="Heading2"/>
        <w:rPr>
          <w:del w:id="5483" w:author="hari prasath" w:date="2020-07-20T20:23:00Z"/>
          <w:rFonts w:ascii="Courier New" w:hAnsi="Courier New" w:cs="Courier New"/>
        </w:rPr>
        <w:pPrChange w:id="5484" w:author="hari prasath" w:date="2020-07-30T19:54:00Z">
          <w:pPr>
            <w:ind w:left="576"/>
          </w:pPr>
        </w:pPrChange>
      </w:pPr>
      <w:del w:id="5485" w:author="hari prasath" w:date="2020-07-20T20:23:00Z">
        <w:r w:rsidDel="0096519F">
          <w:rPr>
            <w:rFonts w:ascii="Courier New" w:hAnsi="Courier New" w:cs="Courier New"/>
          </w:rPr>
          <w:tab/>
          <w:delText>"light_status":0</w:delText>
        </w:r>
        <w:r w:rsidR="00831C16" w:rsidRPr="00956093" w:rsidDel="0096519F">
          <w:rPr>
            <w:rFonts w:ascii="Courier New" w:hAnsi="Courier New" w:cs="Courier New"/>
          </w:rPr>
          <w:delText xml:space="preserve"> – Turn OFF </w:delText>
        </w:r>
        <w:r w:rsidR="00A80776" w:rsidRPr="00956093" w:rsidDel="0096519F">
          <w:rPr>
            <w:rFonts w:ascii="Courier New" w:hAnsi="Courier New" w:cs="Courier New"/>
          </w:rPr>
          <w:delText>light</w:delText>
        </w:r>
        <w:bookmarkStart w:id="5486" w:name="_Toc47031504"/>
        <w:bookmarkStart w:id="5487" w:name="_Toc47116360"/>
        <w:bookmarkStart w:id="5488" w:name="_Toc47445452"/>
        <w:bookmarkStart w:id="5489" w:name="_Toc47969335"/>
        <w:bookmarkStart w:id="5490" w:name="_Toc47969531"/>
        <w:bookmarkStart w:id="5491" w:name="_Toc47970421"/>
        <w:bookmarkStart w:id="5492" w:name="_Toc47971388"/>
        <w:bookmarkStart w:id="5493" w:name="_Toc49273225"/>
        <w:bookmarkStart w:id="5494" w:name="_Toc50192969"/>
        <w:bookmarkEnd w:id="5486"/>
        <w:bookmarkEnd w:id="5487"/>
        <w:bookmarkEnd w:id="5488"/>
        <w:bookmarkEnd w:id="5489"/>
        <w:bookmarkEnd w:id="5490"/>
        <w:bookmarkEnd w:id="5491"/>
        <w:bookmarkEnd w:id="5492"/>
        <w:bookmarkEnd w:id="5493"/>
        <w:bookmarkEnd w:id="5494"/>
      </w:del>
    </w:p>
    <w:p w14:paraId="7FF68B08" w14:textId="24BF31B6" w:rsidR="00DD26D6" w:rsidRPr="00FE47EA" w:rsidDel="0096519F" w:rsidRDefault="00DD26D6">
      <w:pPr>
        <w:pStyle w:val="Heading2"/>
        <w:rPr>
          <w:del w:id="5495" w:author="hari prasath" w:date="2020-07-20T20:23:00Z"/>
          <w:rFonts w:ascii="Courier New" w:hAnsi="Courier New" w:cs="Courier New"/>
          <w:bCs/>
          <w:color w:val="1D1C1D"/>
          <w:sz w:val="23"/>
          <w:szCs w:val="23"/>
          <w:shd w:val="clear" w:color="auto" w:fill="FFFFFF"/>
        </w:rPr>
        <w:pPrChange w:id="5496" w:author="hari prasath" w:date="2020-07-30T19:54:00Z">
          <w:pPr>
            <w:ind w:left="576"/>
          </w:pPr>
        </w:pPrChange>
      </w:pPr>
      <w:del w:id="5497" w:author="hari prasath" w:date="2020-07-20T20:23:00Z">
        <w:r w:rsidRPr="00FE47EA" w:rsidDel="0096519F">
          <w:rPr>
            <w:rFonts w:ascii="Courier New" w:hAnsi="Courier New" w:cs="Courier New"/>
            <w:bCs/>
            <w:color w:val="1D1C1D"/>
            <w:sz w:val="23"/>
            <w:szCs w:val="23"/>
            <w:shd w:val="clear" w:color="auto" w:fill="FFFFFF"/>
          </w:rPr>
          <w:delText xml:space="preserve">For the field </w:delText>
        </w:r>
        <w:r w:rsidDel="0096519F">
          <w:rPr>
            <w:rFonts w:ascii="Courier New" w:hAnsi="Courier New" w:cs="Courier New"/>
            <w:bCs/>
            <w:color w:val="1D1C1D"/>
            <w:sz w:val="23"/>
            <w:szCs w:val="23"/>
            <w:shd w:val="clear" w:color="auto" w:fill="FFFFFF"/>
          </w:rPr>
          <w:delText>“</w:delText>
        </w:r>
        <w:r w:rsidRPr="00FE47EA" w:rsidDel="0096519F">
          <w:rPr>
            <w:rFonts w:ascii="Courier New" w:hAnsi="Courier New" w:cs="Courier New"/>
            <w:bCs/>
            <w:color w:val="1D1C1D"/>
            <w:sz w:val="23"/>
            <w:szCs w:val="23"/>
            <w:shd w:val="clear" w:color="auto" w:fill="FFFFFF"/>
          </w:rPr>
          <w:delText>color</w:delText>
        </w:r>
        <w:r w:rsidDel="0096519F">
          <w:rPr>
            <w:rFonts w:ascii="Courier New" w:hAnsi="Courier New" w:cs="Courier New"/>
            <w:bCs/>
            <w:color w:val="1D1C1D"/>
            <w:sz w:val="23"/>
            <w:szCs w:val="23"/>
            <w:shd w:val="clear" w:color="auto" w:fill="FFFFFF"/>
          </w:rPr>
          <w:delText>”</w:delText>
        </w:r>
        <w:r w:rsidRPr="00FE47EA" w:rsidDel="0096519F">
          <w:rPr>
            <w:rFonts w:ascii="Courier New" w:hAnsi="Courier New" w:cs="Courier New"/>
            <w:bCs/>
            <w:color w:val="1D1C1D"/>
            <w:sz w:val="23"/>
            <w:szCs w:val="23"/>
            <w:shd w:val="clear" w:color="auto" w:fill="FFFFFF"/>
          </w:rPr>
          <w:delText xml:space="preserve"> use any one of the below RGB color code</w:delText>
        </w:r>
        <w:bookmarkStart w:id="5498" w:name="_Toc47031505"/>
        <w:bookmarkStart w:id="5499" w:name="_Toc47116361"/>
        <w:bookmarkStart w:id="5500" w:name="_Toc47445453"/>
        <w:bookmarkStart w:id="5501" w:name="_Toc47969336"/>
        <w:bookmarkStart w:id="5502" w:name="_Toc47969532"/>
        <w:bookmarkStart w:id="5503" w:name="_Toc47970422"/>
        <w:bookmarkStart w:id="5504" w:name="_Toc47971389"/>
        <w:bookmarkStart w:id="5505" w:name="_Toc49273226"/>
        <w:bookmarkStart w:id="5506" w:name="_Toc50192970"/>
        <w:bookmarkEnd w:id="5498"/>
        <w:bookmarkEnd w:id="5499"/>
        <w:bookmarkEnd w:id="5500"/>
        <w:bookmarkEnd w:id="5501"/>
        <w:bookmarkEnd w:id="5502"/>
        <w:bookmarkEnd w:id="5503"/>
        <w:bookmarkEnd w:id="5504"/>
        <w:bookmarkEnd w:id="5505"/>
        <w:bookmarkEnd w:id="5506"/>
      </w:del>
    </w:p>
    <w:p w14:paraId="3040B482" w14:textId="784B427E" w:rsidR="00DD26D6" w:rsidDel="0096519F" w:rsidRDefault="00DD26D6">
      <w:pPr>
        <w:pStyle w:val="Heading2"/>
        <w:rPr>
          <w:del w:id="5507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  <w:pPrChange w:id="5508" w:author="hari prasath" w:date="2020-07-30T19:54:00Z">
          <w:pPr>
            <w:ind w:left="576"/>
          </w:pPr>
        </w:pPrChange>
      </w:pPr>
      <w:del w:id="5509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“yellow” 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- 0xFFFF00</w:delText>
        </w:r>
        <w:bookmarkStart w:id="5510" w:name="_Toc47031506"/>
        <w:bookmarkStart w:id="5511" w:name="_Toc47116362"/>
        <w:bookmarkStart w:id="5512" w:name="_Toc47445454"/>
        <w:bookmarkStart w:id="5513" w:name="_Toc47969337"/>
        <w:bookmarkStart w:id="5514" w:name="_Toc47969533"/>
        <w:bookmarkStart w:id="5515" w:name="_Toc47970423"/>
        <w:bookmarkStart w:id="5516" w:name="_Toc47971390"/>
        <w:bookmarkStart w:id="5517" w:name="_Toc49273227"/>
        <w:bookmarkStart w:id="5518" w:name="_Toc50192971"/>
        <w:bookmarkEnd w:id="5510"/>
        <w:bookmarkEnd w:id="5511"/>
        <w:bookmarkEnd w:id="5512"/>
        <w:bookmarkEnd w:id="5513"/>
        <w:bookmarkEnd w:id="5514"/>
        <w:bookmarkEnd w:id="5515"/>
        <w:bookmarkEnd w:id="5516"/>
        <w:bookmarkEnd w:id="5517"/>
        <w:bookmarkEnd w:id="5518"/>
      </w:del>
    </w:p>
    <w:p w14:paraId="3D59A9C8" w14:textId="6E2C8389" w:rsidR="00DD26D6" w:rsidDel="0096519F" w:rsidRDefault="00DD26D6">
      <w:pPr>
        <w:pStyle w:val="Heading2"/>
        <w:rPr>
          <w:del w:id="5519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  <w:pPrChange w:id="5520" w:author="hari prasath" w:date="2020-07-30T19:54:00Z">
          <w:pPr>
            <w:ind w:left="576"/>
          </w:pPr>
        </w:pPrChange>
      </w:pPr>
      <w:del w:id="5521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“red”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- 0xFF0000</w:delText>
        </w:r>
        <w:bookmarkStart w:id="5522" w:name="_Toc47031507"/>
        <w:bookmarkStart w:id="5523" w:name="_Toc47116363"/>
        <w:bookmarkStart w:id="5524" w:name="_Toc47445455"/>
        <w:bookmarkStart w:id="5525" w:name="_Toc47969338"/>
        <w:bookmarkStart w:id="5526" w:name="_Toc47969534"/>
        <w:bookmarkStart w:id="5527" w:name="_Toc47970424"/>
        <w:bookmarkStart w:id="5528" w:name="_Toc47971391"/>
        <w:bookmarkStart w:id="5529" w:name="_Toc49273228"/>
        <w:bookmarkStart w:id="5530" w:name="_Toc50192972"/>
        <w:bookmarkEnd w:id="5522"/>
        <w:bookmarkEnd w:id="5523"/>
        <w:bookmarkEnd w:id="5524"/>
        <w:bookmarkEnd w:id="5525"/>
        <w:bookmarkEnd w:id="5526"/>
        <w:bookmarkEnd w:id="5527"/>
        <w:bookmarkEnd w:id="5528"/>
        <w:bookmarkEnd w:id="5529"/>
        <w:bookmarkEnd w:id="5530"/>
      </w:del>
    </w:p>
    <w:p w14:paraId="33D32D3B" w14:textId="09539C62" w:rsidR="00DD26D6" w:rsidDel="0096519F" w:rsidRDefault="00DD26D6">
      <w:pPr>
        <w:pStyle w:val="Heading2"/>
        <w:rPr>
          <w:del w:id="5531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  <w:pPrChange w:id="5532" w:author="hari prasath" w:date="2020-07-30T19:54:00Z">
          <w:pPr>
            <w:ind w:left="576"/>
          </w:pPr>
        </w:pPrChange>
      </w:pPr>
      <w:del w:id="5533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“blue”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- 0x0000FF</w:delText>
        </w:r>
        <w:bookmarkStart w:id="5534" w:name="_Toc47031508"/>
        <w:bookmarkStart w:id="5535" w:name="_Toc47116364"/>
        <w:bookmarkStart w:id="5536" w:name="_Toc47445456"/>
        <w:bookmarkStart w:id="5537" w:name="_Toc47969339"/>
        <w:bookmarkStart w:id="5538" w:name="_Toc47969535"/>
        <w:bookmarkStart w:id="5539" w:name="_Toc47970425"/>
        <w:bookmarkStart w:id="5540" w:name="_Toc47971392"/>
        <w:bookmarkStart w:id="5541" w:name="_Toc49273229"/>
        <w:bookmarkStart w:id="5542" w:name="_Toc50192973"/>
        <w:bookmarkEnd w:id="5534"/>
        <w:bookmarkEnd w:id="5535"/>
        <w:bookmarkEnd w:id="5536"/>
        <w:bookmarkEnd w:id="5537"/>
        <w:bookmarkEnd w:id="5538"/>
        <w:bookmarkEnd w:id="5539"/>
        <w:bookmarkEnd w:id="5540"/>
        <w:bookmarkEnd w:id="5541"/>
        <w:bookmarkEnd w:id="5542"/>
      </w:del>
    </w:p>
    <w:p w14:paraId="477B0687" w14:textId="751BE8B8" w:rsidR="00DD26D6" w:rsidDel="0096519F" w:rsidRDefault="00DD26D6">
      <w:pPr>
        <w:pStyle w:val="Heading2"/>
        <w:rPr>
          <w:del w:id="5543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  <w:pPrChange w:id="5544" w:author="hari prasath" w:date="2020-07-30T19:54:00Z">
          <w:pPr>
            <w:ind w:left="576"/>
          </w:pPr>
        </w:pPrChange>
      </w:pPr>
      <w:del w:id="5545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“purple”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- 0x800080</w:delText>
        </w:r>
        <w:bookmarkStart w:id="5546" w:name="_Toc47031509"/>
        <w:bookmarkStart w:id="5547" w:name="_Toc47116365"/>
        <w:bookmarkStart w:id="5548" w:name="_Toc47445457"/>
        <w:bookmarkStart w:id="5549" w:name="_Toc47969340"/>
        <w:bookmarkStart w:id="5550" w:name="_Toc47969536"/>
        <w:bookmarkStart w:id="5551" w:name="_Toc47970426"/>
        <w:bookmarkStart w:id="5552" w:name="_Toc47971393"/>
        <w:bookmarkStart w:id="5553" w:name="_Toc49273230"/>
        <w:bookmarkStart w:id="5554" w:name="_Toc50192974"/>
        <w:bookmarkEnd w:id="5546"/>
        <w:bookmarkEnd w:id="5547"/>
        <w:bookmarkEnd w:id="5548"/>
        <w:bookmarkEnd w:id="5549"/>
        <w:bookmarkEnd w:id="5550"/>
        <w:bookmarkEnd w:id="5551"/>
        <w:bookmarkEnd w:id="5552"/>
        <w:bookmarkEnd w:id="5553"/>
        <w:bookmarkEnd w:id="5554"/>
      </w:del>
    </w:p>
    <w:p w14:paraId="55B63791" w14:textId="23988F7E" w:rsidR="00DD26D6" w:rsidDel="0096519F" w:rsidRDefault="00DD26D6">
      <w:pPr>
        <w:pStyle w:val="Heading2"/>
        <w:rPr>
          <w:del w:id="5555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  <w:pPrChange w:id="5556" w:author="hari prasath" w:date="2020-07-30T19:54:00Z">
          <w:pPr>
            <w:ind w:left="576"/>
          </w:pPr>
        </w:pPrChange>
      </w:pPr>
      <w:del w:id="5557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“orange”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- 0xFFD700</w:delText>
        </w:r>
        <w:bookmarkStart w:id="5558" w:name="_Toc47031510"/>
        <w:bookmarkStart w:id="5559" w:name="_Toc47116366"/>
        <w:bookmarkStart w:id="5560" w:name="_Toc47445458"/>
        <w:bookmarkStart w:id="5561" w:name="_Toc47969341"/>
        <w:bookmarkStart w:id="5562" w:name="_Toc47969537"/>
        <w:bookmarkStart w:id="5563" w:name="_Toc47970427"/>
        <w:bookmarkStart w:id="5564" w:name="_Toc47971394"/>
        <w:bookmarkStart w:id="5565" w:name="_Toc49273231"/>
        <w:bookmarkStart w:id="5566" w:name="_Toc50192975"/>
        <w:bookmarkEnd w:id="5558"/>
        <w:bookmarkEnd w:id="5559"/>
        <w:bookmarkEnd w:id="5560"/>
        <w:bookmarkEnd w:id="5561"/>
        <w:bookmarkEnd w:id="5562"/>
        <w:bookmarkEnd w:id="5563"/>
        <w:bookmarkEnd w:id="5564"/>
        <w:bookmarkEnd w:id="5565"/>
        <w:bookmarkEnd w:id="5566"/>
      </w:del>
    </w:p>
    <w:p w14:paraId="4A7E9D4D" w14:textId="6B33EEFB" w:rsidR="00DD26D6" w:rsidDel="0096519F" w:rsidRDefault="00DD26D6">
      <w:pPr>
        <w:pStyle w:val="Heading2"/>
        <w:rPr>
          <w:del w:id="5567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  <w:pPrChange w:id="5568" w:author="hari prasath" w:date="2020-07-30T19:54:00Z">
          <w:pPr>
            <w:ind w:left="576"/>
          </w:pPr>
        </w:pPrChange>
      </w:pPr>
      <w:del w:id="5569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“green”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- 0x008000</w:delText>
        </w:r>
        <w:bookmarkStart w:id="5570" w:name="_Toc47031511"/>
        <w:bookmarkStart w:id="5571" w:name="_Toc47116367"/>
        <w:bookmarkStart w:id="5572" w:name="_Toc47445459"/>
        <w:bookmarkStart w:id="5573" w:name="_Toc47969342"/>
        <w:bookmarkStart w:id="5574" w:name="_Toc47969538"/>
        <w:bookmarkStart w:id="5575" w:name="_Toc47970428"/>
        <w:bookmarkStart w:id="5576" w:name="_Toc47971395"/>
        <w:bookmarkStart w:id="5577" w:name="_Toc49273232"/>
        <w:bookmarkStart w:id="5578" w:name="_Toc50192976"/>
        <w:bookmarkEnd w:id="5570"/>
        <w:bookmarkEnd w:id="5571"/>
        <w:bookmarkEnd w:id="5572"/>
        <w:bookmarkEnd w:id="5573"/>
        <w:bookmarkEnd w:id="5574"/>
        <w:bookmarkEnd w:id="5575"/>
        <w:bookmarkEnd w:id="5576"/>
        <w:bookmarkEnd w:id="5577"/>
        <w:bookmarkEnd w:id="5578"/>
      </w:del>
    </w:p>
    <w:p w14:paraId="766574D3" w14:textId="10B397E5" w:rsidR="00DD26D6" w:rsidDel="0096519F" w:rsidRDefault="00DD26D6">
      <w:pPr>
        <w:pStyle w:val="Heading2"/>
        <w:rPr>
          <w:del w:id="5579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  <w:pPrChange w:id="5580" w:author="hari prasath" w:date="2020-07-30T19:54:00Z">
          <w:pPr>
            <w:ind w:left="576"/>
          </w:pPr>
        </w:pPrChange>
      </w:pPr>
      <w:del w:id="5581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“pink”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- 0xFFC0CB</w:delText>
        </w:r>
        <w:bookmarkStart w:id="5582" w:name="_Toc47031512"/>
        <w:bookmarkStart w:id="5583" w:name="_Toc47116368"/>
        <w:bookmarkStart w:id="5584" w:name="_Toc47445460"/>
        <w:bookmarkStart w:id="5585" w:name="_Toc47969343"/>
        <w:bookmarkStart w:id="5586" w:name="_Toc47969539"/>
        <w:bookmarkStart w:id="5587" w:name="_Toc47970429"/>
        <w:bookmarkStart w:id="5588" w:name="_Toc47971396"/>
        <w:bookmarkStart w:id="5589" w:name="_Toc49273233"/>
        <w:bookmarkStart w:id="5590" w:name="_Toc50192977"/>
        <w:bookmarkEnd w:id="5582"/>
        <w:bookmarkEnd w:id="5583"/>
        <w:bookmarkEnd w:id="5584"/>
        <w:bookmarkEnd w:id="5585"/>
        <w:bookmarkEnd w:id="5586"/>
        <w:bookmarkEnd w:id="5587"/>
        <w:bookmarkEnd w:id="5588"/>
        <w:bookmarkEnd w:id="5589"/>
        <w:bookmarkEnd w:id="5590"/>
      </w:del>
    </w:p>
    <w:p w14:paraId="2D3FCB66" w14:textId="53C803DA" w:rsidR="00DD26D6" w:rsidDel="0096519F" w:rsidRDefault="00DD26D6">
      <w:pPr>
        <w:pStyle w:val="Heading2"/>
        <w:rPr>
          <w:del w:id="5591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  <w:pPrChange w:id="5592" w:author="hari prasath" w:date="2020-07-30T19:54:00Z">
          <w:pPr>
            <w:ind w:left="576"/>
          </w:pPr>
        </w:pPrChange>
      </w:pPr>
      <w:del w:id="5593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“none”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- 0xFFFFFF</w:delText>
        </w:r>
        <w:bookmarkStart w:id="5594" w:name="_Toc47031513"/>
        <w:bookmarkStart w:id="5595" w:name="_Toc47116369"/>
        <w:bookmarkStart w:id="5596" w:name="_Toc47445461"/>
        <w:bookmarkStart w:id="5597" w:name="_Toc47969344"/>
        <w:bookmarkStart w:id="5598" w:name="_Toc47969540"/>
        <w:bookmarkStart w:id="5599" w:name="_Toc47970430"/>
        <w:bookmarkStart w:id="5600" w:name="_Toc47971397"/>
        <w:bookmarkStart w:id="5601" w:name="_Toc49273234"/>
        <w:bookmarkStart w:id="5602" w:name="_Toc50192978"/>
        <w:bookmarkEnd w:id="5594"/>
        <w:bookmarkEnd w:id="5595"/>
        <w:bookmarkEnd w:id="5596"/>
        <w:bookmarkEnd w:id="5597"/>
        <w:bookmarkEnd w:id="5598"/>
        <w:bookmarkEnd w:id="5599"/>
        <w:bookmarkEnd w:id="5600"/>
        <w:bookmarkEnd w:id="5601"/>
        <w:bookmarkEnd w:id="5602"/>
      </w:del>
    </w:p>
    <w:p w14:paraId="7F80818A" w14:textId="6B1B3C80" w:rsidR="00DD26D6" w:rsidDel="0096519F" w:rsidRDefault="00AE1934">
      <w:pPr>
        <w:pStyle w:val="Heading2"/>
        <w:rPr>
          <w:del w:id="5603" w:author="hari prasath" w:date="2020-07-20T20:23:00Z"/>
          <w:rFonts w:ascii="Courier New" w:hAnsi="Courier New" w:cs="Courier New"/>
        </w:rPr>
        <w:pPrChange w:id="5604" w:author="hari prasath" w:date="2020-07-30T19:54:00Z">
          <w:pPr>
            <w:ind w:left="576"/>
          </w:pPr>
        </w:pPrChange>
      </w:pPr>
      <w:del w:id="5605" w:author="hari prasath" w:date="2020-07-20T20:23:00Z">
        <w:r w:rsidDel="0096519F">
          <w:rPr>
            <w:rFonts w:ascii="Courier New" w:hAnsi="Courier New" w:cs="Courier New"/>
          </w:rPr>
          <w:delText>)</w:delText>
        </w:r>
        <w:bookmarkStart w:id="5606" w:name="_Toc47031514"/>
        <w:bookmarkStart w:id="5607" w:name="_Toc47116370"/>
        <w:bookmarkStart w:id="5608" w:name="_Toc47445462"/>
        <w:bookmarkStart w:id="5609" w:name="_Toc47969345"/>
        <w:bookmarkStart w:id="5610" w:name="_Toc47969541"/>
        <w:bookmarkStart w:id="5611" w:name="_Toc47970431"/>
        <w:bookmarkStart w:id="5612" w:name="_Toc47971398"/>
        <w:bookmarkStart w:id="5613" w:name="_Toc49273235"/>
        <w:bookmarkStart w:id="5614" w:name="_Toc50192979"/>
        <w:bookmarkEnd w:id="5606"/>
        <w:bookmarkEnd w:id="5607"/>
        <w:bookmarkEnd w:id="5608"/>
        <w:bookmarkEnd w:id="5609"/>
        <w:bookmarkEnd w:id="5610"/>
        <w:bookmarkEnd w:id="5611"/>
        <w:bookmarkEnd w:id="5612"/>
        <w:bookmarkEnd w:id="5613"/>
        <w:bookmarkEnd w:id="5614"/>
      </w:del>
    </w:p>
    <w:p w14:paraId="1BFD82C6" w14:textId="4D80ECEE" w:rsidR="00831C16" w:rsidDel="00EF13D5" w:rsidRDefault="00831C16">
      <w:pPr>
        <w:pStyle w:val="Heading2"/>
        <w:rPr>
          <w:del w:id="5615" w:author="hari prasath" w:date="2020-07-30T19:54:00Z"/>
          <w:rFonts w:ascii="Courier New" w:hAnsi="Courier New" w:cs="Courier New"/>
        </w:rPr>
        <w:pPrChange w:id="5616" w:author="hari prasath" w:date="2020-07-30T19:54:00Z">
          <w:pPr>
            <w:ind w:left="576"/>
          </w:pPr>
        </w:pPrChange>
      </w:pPr>
      <w:bookmarkStart w:id="5617" w:name="_Toc47031515"/>
      <w:bookmarkStart w:id="5618" w:name="_Toc47116371"/>
      <w:bookmarkStart w:id="5619" w:name="_Toc47445463"/>
      <w:bookmarkStart w:id="5620" w:name="_Toc47969346"/>
      <w:bookmarkStart w:id="5621" w:name="_Toc47969542"/>
      <w:bookmarkStart w:id="5622" w:name="_Toc47970432"/>
      <w:bookmarkStart w:id="5623" w:name="_Toc47971399"/>
      <w:bookmarkStart w:id="5624" w:name="_Toc49273236"/>
      <w:bookmarkStart w:id="5625" w:name="_Toc50192980"/>
      <w:bookmarkEnd w:id="5617"/>
      <w:bookmarkEnd w:id="5618"/>
      <w:bookmarkEnd w:id="5619"/>
      <w:bookmarkEnd w:id="5620"/>
      <w:bookmarkEnd w:id="5621"/>
      <w:bookmarkEnd w:id="5622"/>
      <w:bookmarkEnd w:id="5623"/>
      <w:bookmarkEnd w:id="5624"/>
      <w:bookmarkEnd w:id="5625"/>
    </w:p>
    <w:p w14:paraId="0DD10250" w14:textId="13D97EEF" w:rsidR="00831C16" w:rsidRPr="000B35FB" w:rsidDel="009167C1" w:rsidRDefault="00DD26D6">
      <w:pPr>
        <w:pStyle w:val="Heading2"/>
        <w:rPr>
          <w:del w:id="5626" w:author="hari prasath" w:date="2020-08-10T15:46:00Z"/>
          <w:rFonts w:asciiTheme="minorHAnsi" w:hAnsiTheme="minorHAnsi" w:cstheme="minorHAnsi"/>
        </w:rPr>
      </w:pPr>
      <w:del w:id="5627" w:author="hari prasath" w:date="2020-08-10T15:46:00Z">
        <w:r w:rsidDel="009167C1">
          <w:delText xml:space="preserve"> </w:delText>
        </w:r>
        <w:bookmarkStart w:id="5628" w:name="_Toc45127509"/>
        <w:bookmarkStart w:id="5629" w:name="_Toc45194158"/>
        <w:bookmarkStart w:id="5630" w:name="_Toc45219004"/>
        <w:bookmarkStart w:id="5631" w:name="_Toc45305293"/>
        <w:bookmarkStart w:id="5632" w:name="_Toc45127510"/>
        <w:bookmarkStart w:id="5633" w:name="_Toc45194159"/>
        <w:bookmarkStart w:id="5634" w:name="_Toc45219005"/>
        <w:bookmarkStart w:id="5635" w:name="_Toc45305294"/>
        <w:bookmarkStart w:id="5636" w:name="_Ref43977962"/>
        <w:bookmarkEnd w:id="5628"/>
        <w:bookmarkEnd w:id="5629"/>
        <w:bookmarkEnd w:id="5630"/>
        <w:bookmarkEnd w:id="5631"/>
        <w:bookmarkEnd w:id="5632"/>
        <w:bookmarkEnd w:id="5633"/>
        <w:bookmarkEnd w:id="5634"/>
        <w:bookmarkEnd w:id="5635"/>
        <w:commentRangeStart w:id="5637"/>
        <w:r w:rsidR="00E40F19" w:rsidDel="009167C1">
          <w:delText>Zone light control packet</w:delText>
        </w:r>
        <w:commentRangeEnd w:id="5637"/>
        <w:r w:rsidR="007335C1" w:rsidDel="009167C1">
          <w:rPr>
            <w:rStyle w:val="CommentReference"/>
            <w:rFonts w:ascii="Arial" w:eastAsiaTheme="minorHAnsi" w:hAnsi="Arial" w:cstheme="minorBidi"/>
            <w:b w:val="0"/>
            <w:color w:val="auto"/>
          </w:rPr>
          <w:commentReference w:id="5637"/>
        </w:r>
        <w:bookmarkStart w:id="5638" w:name="_Toc47969347"/>
        <w:bookmarkStart w:id="5639" w:name="_Toc47969543"/>
        <w:bookmarkStart w:id="5640" w:name="_Toc47970433"/>
        <w:bookmarkStart w:id="5641" w:name="_Toc47971400"/>
        <w:bookmarkStart w:id="5642" w:name="_Toc49273237"/>
        <w:bookmarkStart w:id="5643" w:name="_Toc50192981"/>
        <w:bookmarkEnd w:id="5636"/>
        <w:bookmarkEnd w:id="5638"/>
        <w:bookmarkEnd w:id="5639"/>
        <w:bookmarkEnd w:id="5640"/>
        <w:bookmarkEnd w:id="5641"/>
        <w:bookmarkEnd w:id="5642"/>
        <w:bookmarkEnd w:id="5643"/>
      </w:del>
    </w:p>
    <w:p w14:paraId="4515220A" w14:textId="19E74FC6" w:rsidR="00F73FFD" w:rsidRPr="000B35FB" w:rsidDel="009167C1" w:rsidRDefault="00F73FFD" w:rsidP="000B35FB">
      <w:pPr>
        <w:rPr>
          <w:del w:id="5644" w:author="hari prasath" w:date="2020-08-10T15:46:00Z"/>
        </w:rPr>
      </w:pPr>
      <w:bookmarkStart w:id="5645" w:name="_Toc47969348"/>
      <w:bookmarkStart w:id="5646" w:name="_Toc47969544"/>
      <w:bookmarkStart w:id="5647" w:name="_Toc47970434"/>
      <w:bookmarkStart w:id="5648" w:name="_Toc47971401"/>
      <w:bookmarkStart w:id="5649" w:name="_Toc49273238"/>
      <w:bookmarkStart w:id="5650" w:name="_Toc50192982"/>
      <w:bookmarkEnd w:id="5645"/>
      <w:bookmarkEnd w:id="5646"/>
      <w:bookmarkEnd w:id="5647"/>
      <w:bookmarkEnd w:id="5648"/>
      <w:bookmarkEnd w:id="5649"/>
      <w:bookmarkEnd w:id="5650"/>
    </w:p>
    <w:p w14:paraId="2A23907F" w14:textId="610A5C7F" w:rsidR="00F73FFD" w:rsidRPr="00A2695F" w:rsidDel="009167C1" w:rsidRDefault="00F73FFD" w:rsidP="00F73FFD">
      <w:pPr>
        <w:ind w:firstLine="576"/>
        <w:rPr>
          <w:del w:id="5651" w:author="hari prasath" w:date="2020-08-10T15:46:00Z"/>
          <w:rFonts w:asciiTheme="minorHAnsi" w:hAnsiTheme="minorHAnsi" w:cstheme="minorHAnsi"/>
        </w:rPr>
      </w:pPr>
      <w:del w:id="5652" w:author="hari prasath" w:date="2020-08-10T15:46:00Z">
        <w:r w:rsidRPr="00A2695F" w:rsidDel="009167C1">
          <w:rPr>
            <w:rFonts w:asciiTheme="minorHAnsi" w:hAnsiTheme="minorHAnsi" w:cstheme="minorHAnsi"/>
          </w:rPr>
          <w:delText xml:space="preserve">Sensor receives this packet to control the registered </w:delText>
        </w:r>
        <w:r w:rsidDel="009167C1">
          <w:rPr>
            <w:rFonts w:asciiTheme="minorHAnsi" w:hAnsiTheme="minorHAnsi" w:cstheme="minorHAnsi"/>
          </w:rPr>
          <w:delText xml:space="preserve">zone </w:delText>
        </w:r>
        <w:r w:rsidRPr="00A2695F" w:rsidDel="009167C1">
          <w:rPr>
            <w:rFonts w:asciiTheme="minorHAnsi" w:hAnsiTheme="minorHAnsi" w:cstheme="minorHAnsi"/>
          </w:rPr>
          <w:delText>light device</w:delText>
        </w:r>
        <w:bookmarkStart w:id="5653" w:name="_Toc47969349"/>
        <w:bookmarkStart w:id="5654" w:name="_Toc47969545"/>
        <w:bookmarkStart w:id="5655" w:name="_Toc47970435"/>
        <w:bookmarkStart w:id="5656" w:name="_Toc47971402"/>
        <w:bookmarkStart w:id="5657" w:name="_Toc49273239"/>
        <w:bookmarkStart w:id="5658" w:name="_Toc50192983"/>
        <w:bookmarkEnd w:id="5653"/>
        <w:bookmarkEnd w:id="5654"/>
        <w:bookmarkEnd w:id="5655"/>
        <w:bookmarkEnd w:id="5656"/>
        <w:bookmarkEnd w:id="5657"/>
        <w:bookmarkEnd w:id="5658"/>
      </w:del>
    </w:p>
    <w:p w14:paraId="39714C90" w14:textId="2EB3A50B" w:rsidR="00F73FFD" w:rsidRPr="000B35FB" w:rsidDel="009167C1" w:rsidRDefault="00F73FFD" w:rsidP="000B35FB">
      <w:pPr>
        <w:ind w:left="576"/>
        <w:rPr>
          <w:del w:id="5659" w:author="hari prasath" w:date="2020-08-10T15:46:00Z"/>
          <w:rFonts w:ascii="Courier New" w:hAnsi="Courier New" w:cs="Courier New"/>
        </w:rPr>
      </w:pPr>
      <w:del w:id="5660" w:author="hari prasath" w:date="2020-08-10T15:46:00Z">
        <w:r w:rsidRPr="000B35FB" w:rsidDel="009167C1">
          <w:rPr>
            <w:rFonts w:ascii="Courier New" w:hAnsi="Courier New" w:cs="Courier New"/>
          </w:rPr>
          <w:delText>{</w:delText>
        </w:r>
        <w:bookmarkStart w:id="5661" w:name="_Toc47969350"/>
        <w:bookmarkStart w:id="5662" w:name="_Toc47969546"/>
        <w:bookmarkStart w:id="5663" w:name="_Toc47970436"/>
        <w:bookmarkStart w:id="5664" w:name="_Toc47971403"/>
        <w:bookmarkStart w:id="5665" w:name="_Toc49273240"/>
        <w:bookmarkStart w:id="5666" w:name="_Toc50192984"/>
        <w:bookmarkEnd w:id="5661"/>
        <w:bookmarkEnd w:id="5662"/>
        <w:bookmarkEnd w:id="5663"/>
        <w:bookmarkEnd w:id="5664"/>
        <w:bookmarkEnd w:id="5665"/>
        <w:bookmarkEnd w:id="5666"/>
      </w:del>
    </w:p>
    <w:p w14:paraId="4A931192" w14:textId="7973FE17" w:rsidR="00F73FFD" w:rsidRPr="000B35FB" w:rsidDel="009167C1" w:rsidRDefault="00F73FFD" w:rsidP="000B35FB">
      <w:pPr>
        <w:ind w:left="576"/>
        <w:rPr>
          <w:del w:id="5667" w:author="hari prasath" w:date="2020-08-10T15:46:00Z"/>
          <w:rFonts w:ascii="Courier New" w:hAnsi="Courier New" w:cs="Courier New"/>
        </w:rPr>
      </w:pPr>
      <w:del w:id="5668" w:author="hari prasath" w:date="2020-08-10T15:46:00Z">
        <w:r w:rsidRPr="000B35FB" w:rsidDel="009167C1">
          <w:rPr>
            <w:rFonts w:ascii="Courier New" w:hAnsi="Courier New" w:cs="Courier New"/>
          </w:rPr>
          <w:delText>“hmac”:’’,</w:delText>
        </w:r>
        <w:bookmarkStart w:id="5669" w:name="_Toc47969351"/>
        <w:bookmarkStart w:id="5670" w:name="_Toc47969547"/>
        <w:bookmarkStart w:id="5671" w:name="_Toc47970437"/>
        <w:bookmarkStart w:id="5672" w:name="_Toc47971404"/>
        <w:bookmarkStart w:id="5673" w:name="_Toc49273241"/>
        <w:bookmarkStart w:id="5674" w:name="_Toc50192985"/>
        <w:bookmarkEnd w:id="5669"/>
        <w:bookmarkEnd w:id="5670"/>
        <w:bookmarkEnd w:id="5671"/>
        <w:bookmarkEnd w:id="5672"/>
        <w:bookmarkEnd w:id="5673"/>
        <w:bookmarkEnd w:id="5674"/>
      </w:del>
    </w:p>
    <w:p w14:paraId="0715DF0A" w14:textId="5E643CF1" w:rsidR="00F73FFD" w:rsidRPr="000B35FB" w:rsidDel="009167C1" w:rsidRDefault="00F73FFD" w:rsidP="000B35FB">
      <w:pPr>
        <w:ind w:left="576"/>
        <w:rPr>
          <w:del w:id="5675" w:author="hari prasath" w:date="2020-08-10T15:46:00Z"/>
          <w:rFonts w:ascii="Courier New" w:hAnsi="Courier New" w:cs="Courier New"/>
        </w:rPr>
      </w:pPr>
      <w:del w:id="5676" w:author="hari prasath" w:date="2020-08-10T15:46:00Z">
        <w:r w:rsidRPr="000B35FB" w:rsidDel="009167C1">
          <w:rPr>
            <w:rFonts w:ascii="Courier New" w:hAnsi="Courier New" w:cs="Courier New"/>
          </w:rPr>
          <w:delText>“payload”:</w:delText>
        </w:r>
        <w:bookmarkStart w:id="5677" w:name="_Toc47969352"/>
        <w:bookmarkStart w:id="5678" w:name="_Toc47969548"/>
        <w:bookmarkStart w:id="5679" w:name="_Toc47970438"/>
        <w:bookmarkStart w:id="5680" w:name="_Toc47971405"/>
        <w:bookmarkStart w:id="5681" w:name="_Toc49273242"/>
        <w:bookmarkStart w:id="5682" w:name="_Toc50192986"/>
        <w:bookmarkEnd w:id="5677"/>
        <w:bookmarkEnd w:id="5678"/>
        <w:bookmarkEnd w:id="5679"/>
        <w:bookmarkEnd w:id="5680"/>
        <w:bookmarkEnd w:id="5681"/>
        <w:bookmarkEnd w:id="5682"/>
      </w:del>
    </w:p>
    <w:p w14:paraId="6D1A43AB" w14:textId="222F9DC3" w:rsidR="00F73FFD" w:rsidRPr="000B35FB" w:rsidDel="009167C1" w:rsidRDefault="00F73FFD" w:rsidP="000B35FB">
      <w:pPr>
        <w:ind w:left="576"/>
        <w:rPr>
          <w:del w:id="5683" w:author="hari prasath" w:date="2020-08-10T15:46:00Z"/>
          <w:rFonts w:ascii="Courier New" w:hAnsi="Courier New" w:cs="Courier New"/>
        </w:rPr>
      </w:pPr>
      <w:del w:id="5684" w:author="hari prasath" w:date="2020-08-10T15:46:00Z">
        <w:r w:rsidRPr="000B35FB" w:rsidDel="009167C1">
          <w:rPr>
            <w:rFonts w:ascii="Courier New" w:hAnsi="Courier New" w:cs="Courier New"/>
          </w:rPr>
          <w:delText>{</w:delText>
        </w:r>
        <w:r w:rsidRPr="000B35FB" w:rsidDel="009167C1">
          <w:rPr>
            <w:rFonts w:ascii="Courier New" w:hAnsi="Courier New" w:cs="Courier New"/>
          </w:rPr>
          <w:tab/>
        </w:r>
        <w:bookmarkStart w:id="5685" w:name="_Toc47969353"/>
        <w:bookmarkStart w:id="5686" w:name="_Toc47969549"/>
        <w:bookmarkStart w:id="5687" w:name="_Toc47970439"/>
        <w:bookmarkStart w:id="5688" w:name="_Toc47971406"/>
        <w:bookmarkStart w:id="5689" w:name="_Toc49273243"/>
        <w:bookmarkStart w:id="5690" w:name="_Toc50192987"/>
        <w:bookmarkEnd w:id="5685"/>
        <w:bookmarkEnd w:id="5686"/>
        <w:bookmarkEnd w:id="5687"/>
        <w:bookmarkEnd w:id="5688"/>
        <w:bookmarkEnd w:id="5689"/>
        <w:bookmarkEnd w:id="5690"/>
      </w:del>
    </w:p>
    <w:p w14:paraId="23A2EA70" w14:textId="537EB7E8" w:rsidR="00F73FFD" w:rsidRPr="000B35FB" w:rsidDel="009167C1" w:rsidRDefault="00F73FFD" w:rsidP="000B35FB">
      <w:pPr>
        <w:ind w:left="576"/>
        <w:rPr>
          <w:del w:id="5691" w:author="hari prasath" w:date="2020-08-10T15:46:00Z"/>
          <w:rFonts w:ascii="Courier New" w:hAnsi="Courier New" w:cs="Courier New"/>
        </w:rPr>
      </w:pPr>
      <w:del w:id="5692" w:author="hari prasath" w:date="2020-08-10T15:46:00Z">
        <w:r w:rsidRPr="000B35FB" w:rsidDel="009167C1">
          <w:rPr>
            <w:rFonts w:ascii="Courier New" w:hAnsi="Courier New" w:cs="Courier New"/>
          </w:rPr>
          <w:delText>“device_uid”: “031219010010002”,</w:delText>
        </w:r>
        <w:bookmarkStart w:id="5693" w:name="_Toc47969354"/>
        <w:bookmarkStart w:id="5694" w:name="_Toc47969550"/>
        <w:bookmarkStart w:id="5695" w:name="_Toc47970440"/>
        <w:bookmarkStart w:id="5696" w:name="_Toc47971407"/>
        <w:bookmarkStart w:id="5697" w:name="_Toc49273244"/>
        <w:bookmarkStart w:id="5698" w:name="_Toc50192988"/>
        <w:bookmarkEnd w:id="5693"/>
        <w:bookmarkEnd w:id="5694"/>
        <w:bookmarkEnd w:id="5695"/>
        <w:bookmarkEnd w:id="5696"/>
        <w:bookmarkEnd w:id="5697"/>
        <w:bookmarkEnd w:id="5698"/>
      </w:del>
    </w:p>
    <w:p w14:paraId="2D65BB64" w14:textId="057FA8C4" w:rsidR="007D52D7" w:rsidRPr="000B35FB" w:rsidDel="00CD2AA0" w:rsidRDefault="00F73FFD">
      <w:pPr>
        <w:rPr>
          <w:del w:id="5699" w:author="hari prasath" w:date="2020-07-31T19:13:00Z"/>
          <w:rFonts w:ascii="Courier New" w:hAnsi="Courier New" w:cs="Courier New"/>
        </w:rPr>
        <w:pPrChange w:id="5700" w:author="hari prasath" w:date="2020-07-31T19:13:00Z">
          <w:pPr>
            <w:ind w:left="576"/>
          </w:pPr>
        </w:pPrChange>
      </w:pPr>
      <w:del w:id="5701" w:author="hari prasath" w:date="2020-08-10T15:46:00Z">
        <w:r w:rsidRPr="000B35FB" w:rsidDel="009167C1">
          <w:rPr>
            <w:rFonts w:ascii="Courier New" w:hAnsi="Courier New" w:cs="Courier New"/>
          </w:rPr>
          <w:delText xml:space="preserve"> </w:delText>
        </w:r>
      </w:del>
      <w:del w:id="5702" w:author="hari prasath" w:date="2020-07-31T19:13:00Z">
        <w:r w:rsidRPr="000B35FB" w:rsidDel="00CD2AA0">
          <w:rPr>
            <w:rFonts w:ascii="Courier New" w:hAnsi="Courier New" w:cs="Courier New"/>
          </w:rPr>
          <w:delText xml:space="preserve">  </w:delText>
        </w:r>
      </w:del>
      <w:del w:id="5703" w:author="hari prasath" w:date="2020-08-10T15:46:00Z">
        <w:r w:rsidRPr="000B35FB" w:rsidDel="009167C1">
          <w:rPr>
            <w:rFonts w:ascii="Courier New" w:hAnsi="Courier New" w:cs="Courier New"/>
          </w:rPr>
          <w:delText xml:space="preserve">“action”: </w:delText>
        </w:r>
      </w:del>
      <w:del w:id="5704" w:author="hari prasath" w:date="2020-07-11T15:21:00Z">
        <w:r w:rsidRPr="000B35FB" w:rsidDel="00741FAC">
          <w:rPr>
            <w:rFonts w:ascii="Courier New" w:hAnsi="Courier New" w:cs="Courier New"/>
          </w:rPr>
          <w:delText>15</w:delText>
        </w:r>
      </w:del>
      <w:del w:id="5705" w:author="hari prasath" w:date="2020-08-10T15:46:00Z">
        <w:r w:rsidRPr="000B35FB" w:rsidDel="009167C1">
          <w:rPr>
            <w:rFonts w:ascii="Courier New" w:hAnsi="Courier New" w:cs="Courier New"/>
          </w:rPr>
          <w:delText>,</w:delText>
        </w:r>
      </w:del>
      <w:bookmarkStart w:id="5706" w:name="_Toc47969355"/>
      <w:bookmarkStart w:id="5707" w:name="_Toc47969551"/>
      <w:bookmarkStart w:id="5708" w:name="_Toc47970441"/>
      <w:bookmarkStart w:id="5709" w:name="_Toc47971408"/>
      <w:bookmarkStart w:id="5710" w:name="_Toc49273245"/>
      <w:bookmarkStart w:id="5711" w:name="_Toc50192989"/>
      <w:bookmarkEnd w:id="5706"/>
      <w:bookmarkEnd w:id="5707"/>
      <w:bookmarkEnd w:id="5708"/>
      <w:bookmarkEnd w:id="5709"/>
      <w:bookmarkEnd w:id="5710"/>
      <w:bookmarkEnd w:id="5711"/>
    </w:p>
    <w:p w14:paraId="3001BEB8" w14:textId="22020401" w:rsidR="00F73FFD" w:rsidRPr="000B35FB" w:rsidDel="009167C1" w:rsidRDefault="00F73FFD">
      <w:pPr>
        <w:rPr>
          <w:del w:id="5712" w:author="hari prasath" w:date="2020-08-10T15:46:00Z"/>
          <w:rFonts w:ascii="Courier New" w:hAnsi="Courier New" w:cs="Courier New"/>
        </w:rPr>
        <w:pPrChange w:id="5713" w:author="hari prasath" w:date="2020-07-31T19:13:00Z">
          <w:pPr>
            <w:ind w:left="576"/>
          </w:pPr>
        </w:pPrChange>
      </w:pPr>
      <w:del w:id="5714" w:author="hari prasath" w:date="2020-07-31T19:13:00Z">
        <w:r w:rsidRPr="000B35FB" w:rsidDel="00CD2AA0">
          <w:rPr>
            <w:rFonts w:ascii="Courier New" w:hAnsi="Courier New" w:cs="Courier New"/>
          </w:rPr>
          <w:delText xml:space="preserve">  </w:delText>
        </w:r>
      </w:del>
      <w:del w:id="5715" w:author="hari prasath" w:date="2020-07-28T12:54:00Z">
        <w:r w:rsidRPr="000B35FB" w:rsidDel="007D52D7">
          <w:rPr>
            <w:rFonts w:ascii="Courier New" w:hAnsi="Courier New" w:cs="Courier New"/>
          </w:rPr>
          <w:delText xml:space="preserve">     </w:delText>
        </w:r>
      </w:del>
      <w:del w:id="5716" w:author="hari prasath" w:date="2020-08-10T15:46:00Z">
        <w:r w:rsidRPr="000B35FB" w:rsidDel="009167C1">
          <w:rPr>
            <w:rFonts w:ascii="Courier New" w:hAnsi="Courier New" w:cs="Courier New"/>
          </w:rPr>
          <w:delText>“device_data”:[</w:delText>
        </w:r>
        <w:bookmarkStart w:id="5717" w:name="_Toc47969356"/>
        <w:bookmarkStart w:id="5718" w:name="_Toc47969552"/>
        <w:bookmarkStart w:id="5719" w:name="_Toc47970442"/>
        <w:bookmarkStart w:id="5720" w:name="_Toc47971409"/>
        <w:bookmarkStart w:id="5721" w:name="_Toc49273246"/>
        <w:bookmarkStart w:id="5722" w:name="_Toc50192990"/>
        <w:bookmarkEnd w:id="5717"/>
        <w:bookmarkEnd w:id="5718"/>
        <w:bookmarkEnd w:id="5719"/>
        <w:bookmarkEnd w:id="5720"/>
        <w:bookmarkEnd w:id="5721"/>
        <w:bookmarkEnd w:id="5722"/>
      </w:del>
    </w:p>
    <w:p w14:paraId="1F3F6437" w14:textId="05576E9B" w:rsidR="00CD2BE2" w:rsidRPr="000B35FB" w:rsidDel="007D52D7" w:rsidRDefault="00F73FFD">
      <w:pPr>
        <w:ind w:left="576"/>
        <w:rPr>
          <w:del w:id="5723" w:author="hari prasath" w:date="2020-07-28T12:54:00Z"/>
          <w:rFonts w:ascii="Courier New" w:hAnsi="Courier New" w:cs="Courier New"/>
        </w:rPr>
      </w:pPr>
      <w:del w:id="5724" w:author="hari prasath" w:date="2020-08-10T15:46:00Z">
        <w:r w:rsidRPr="000B35FB" w:rsidDel="009167C1">
          <w:rPr>
            <w:rFonts w:ascii="Courier New" w:hAnsi="Courier New" w:cs="Courier New"/>
          </w:rPr>
          <w:delText>{</w:delText>
        </w:r>
      </w:del>
      <w:bookmarkStart w:id="5725" w:name="_Toc47969357"/>
      <w:bookmarkStart w:id="5726" w:name="_Toc47969553"/>
      <w:bookmarkStart w:id="5727" w:name="_Toc47970443"/>
      <w:bookmarkStart w:id="5728" w:name="_Toc47971410"/>
      <w:bookmarkStart w:id="5729" w:name="_Toc49273247"/>
      <w:bookmarkStart w:id="5730" w:name="_Toc50192991"/>
      <w:bookmarkEnd w:id="5725"/>
      <w:bookmarkEnd w:id="5726"/>
      <w:bookmarkEnd w:id="5727"/>
      <w:bookmarkEnd w:id="5728"/>
      <w:bookmarkEnd w:id="5729"/>
      <w:bookmarkEnd w:id="5730"/>
    </w:p>
    <w:p w14:paraId="1831C44F" w14:textId="1BE9490D" w:rsidR="00F73FFD" w:rsidRPr="000B35FB" w:rsidDel="009167C1" w:rsidRDefault="00F73FFD" w:rsidP="000B35FB">
      <w:pPr>
        <w:ind w:left="576"/>
        <w:rPr>
          <w:del w:id="5731" w:author="hari prasath" w:date="2020-08-10T15:46:00Z"/>
          <w:rFonts w:ascii="Courier New" w:hAnsi="Courier New" w:cs="Courier New"/>
        </w:rPr>
      </w:pPr>
      <w:del w:id="5732" w:author="hari prasath" w:date="2020-07-28T12:54:00Z">
        <w:r w:rsidRPr="000B35FB" w:rsidDel="007D52D7">
          <w:rPr>
            <w:rFonts w:ascii="Courier New" w:hAnsi="Courier New" w:cs="Courier New"/>
          </w:rPr>
          <w:delText xml:space="preserve"> </w:delText>
        </w:r>
      </w:del>
      <w:del w:id="5733" w:author="hari prasath" w:date="2020-08-10T15:46:00Z">
        <w:r w:rsidRPr="000B35FB" w:rsidDel="009167C1">
          <w:rPr>
            <w:rFonts w:ascii="Courier New" w:hAnsi="Courier New" w:cs="Courier New"/>
          </w:rPr>
          <w:delText>“color”:</w:delText>
        </w:r>
        <w:commentRangeStart w:id="5734"/>
        <w:r w:rsidR="00C847C3" w:rsidDel="009167C1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&lt;rrggbb&gt;,</w:delText>
        </w:r>
        <w:r w:rsidR="000A13C8" w:rsidRPr="00F73FFD" w:rsidDel="009167C1">
          <w:rPr>
            <w:rFonts w:ascii="Courier New" w:hAnsi="Courier New" w:cs="Courier New"/>
          </w:rPr>
          <w:delText xml:space="preserve"> </w:delText>
        </w:r>
        <w:commentRangeEnd w:id="5734"/>
        <w:r w:rsidR="0064068B" w:rsidDel="009167C1">
          <w:rPr>
            <w:rStyle w:val="CommentReference"/>
          </w:rPr>
          <w:commentReference w:id="5734"/>
        </w:r>
        <w:bookmarkStart w:id="5735" w:name="_Toc47969358"/>
        <w:bookmarkStart w:id="5736" w:name="_Toc47969554"/>
        <w:bookmarkStart w:id="5737" w:name="_Toc47970444"/>
        <w:bookmarkStart w:id="5738" w:name="_Toc47971411"/>
        <w:bookmarkStart w:id="5739" w:name="_Toc49273248"/>
        <w:bookmarkStart w:id="5740" w:name="_Toc50192992"/>
        <w:bookmarkEnd w:id="5735"/>
        <w:bookmarkEnd w:id="5736"/>
        <w:bookmarkEnd w:id="5737"/>
        <w:bookmarkEnd w:id="5738"/>
        <w:bookmarkEnd w:id="5739"/>
        <w:bookmarkEnd w:id="5740"/>
      </w:del>
    </w:p>
    <w:p w14:paraId="4844C7B1" w14:textId="4BF889FA" w:rsidR="00F73FFD" w:rsidRPr="000B35FB" w:rsidDel="009167C1" w:rsidRDefault="00F73FFD" w:rsidP="000B35FB">
      <w:pPr>
        <w:ind w:left="576"/>
        <w:rPr>
          <w:del w:id="5741" w:author="hari prasath" w:date="2020-08-10T15:46:00Z"/>
          <w:rFonts w:ascii="Courier New" w:hAnsi="Courier New" w:cs="Courier New"/>
        </w:rPr>
      </w:pPr>
      <w:del w:id="5742" w:author="hari prasath" w:date="2020-08-10T15:46:00Z">
        <w:r w:rsidRPr="000B35FB" w:rsidDel="009167C1">
          <w:rPr>
            <w:rFonts w:ascii="Courier New" w:hAnsi="Courier New" w:cs="Courier New"/>
          </w:rPr>
          <w:delText xml:space="preserve"> "light_status":1/0</w:delText>
        </w:r>
        <w:r w:rsidR="00CB3F3B" w:rsidDel="009167C1">
          <w:rPr>
            <w:rFonts w:ascii="Courier New" w:hAnsi="Courier New" w:cs="Courier New"/>
          </w:rPr>
          <w:delText>,</w:delText>
        </w:r>
        <w:bookmarkStart w:id="5743" w:name="_Toc47969359"/>
        <w:bookmarkStart w:id="5744" w:name="_Toc47969555"/>
        <w:bookmarkStart w:id="5745" w:name="_Toc47970445"/>
        <w:bookmarkStart w:id="5746" w:name="_Toc47971412"/>
        <w:bookmarkStart w:id="5747" w:name="_Toc49273249"/>
        <w:bookmarkStart w:id="5748" w:name="_Toc50192993"/>
        <w:bookmarkEnd w:id="5743"/>
        <w:bookmarkEnd w:id="5744"/>
        <w:bookmarkEnd w:id="5745"/>
        <w:bookmarkEnd w:id="5746"/>
        <w:bookmarkEnd w:id="5747"/>
        <w:bookmarkEnd w:id="5748"/>
      </w:del>
    </w:p>
    <w:p w14:paraId="11ADA599" w14:textId="5C8C15D6" w:rsidR="00F73FFD" w:rsidRPr="000B35FB" w:rsidDel="009167C1" w:rsidRDefault="00F73FFD" w:rsidP="000B35FB">
      <w:pPr>
        <w:ind w:left="576"/>
        <w:rPr>
          <w:del w:id="5749" w:author="hari prasath" w:date="2020-08-10T15:46:00Z"/>
          <w:rFonts w:ascii="Courier New" w:hAnsi="Courier New" w:cs="Courier New"/>
        </w:rPr>
      </w:pPr>
      <w:del w:id="5750" w:author="hari prasath" w:date="2020-08-10T15:46:00Z">
        <w:r w:rsidRPr="000B35FB" w:rsidDel="009167C1">
          <w:rPr>
            <w:rFonts w:ascii="Courier New" w:hAnsi="Courier New" w:cs="Courier New"/>
          </w:rPr>
          <w:delText xml:space="preserve"> "contrast":</w:delText>
        </w:r>
      </w:del>
      <w:del w:id="5751" w:author="hari prasath" w:date="2020-07-28T12:53:00Z">
        <w:r w:rsidRPr="000B35FB" w:rsidDel="007D52D7">
          <w:rPr>
            <w:rFonts w:ascii="Courier New" w:hAnsi="Courier New" w:cs="Courier New"/>
          </w:rPr>
          <w:delText>"dim"/"brighten"</w:delText>
        </w:r>
        <w:r w:rsidR="00CB3F3B" w:rsidDel="007D52D7">
          <w:rPr>
            <w:rFonts w:ascii="Courier New" w:hAnsi="Courier New" w:cs="Courier New"/>
          </w:rPr>
          <w:delText>,</w:delText>
        </w:r>
      </w:del>
      <w:bookmarkStart w:id="5752" w:name="_Toc47969360"/>
      <w:bookmarkStart w:id="5753" w:name="_Toc47969556"/>
      <w:bookmarkStart w:id="5754" w:name="_Toc47970446"/>
      <w:bookmarkStart w:id="5755" w:name="_Toc47971413"/>
      <w:bookmarkStart w:id="5756" w:name="_Toc49273250"/>
      <w:bookmarkStart w:id="5757" w:name="_Toc50192994"/>
      <w:bookmarkEnd w:id="5752"/>
      <w:bookmarkEnd w:id="5753"/>
      <w:bookmarkEnd w:id="5754"/>
      <w:bookmarkEnd w:id="5755"/>
      <w:bookmarkEnd w:id="5756"/>
      <w:bookmarkEnd w:id="5757"/>
    </w:p>
    <w:p w14:paraId="4DB69F52" w14:textId="204ED529" w:rsidR="00F73FFD" w:rsidRPr="000B35FB" w:rsidDel="009167C1" w:rsidRDefault="00F73FFD" w:rsidP="000B35FB">
      <w:pPr>
        <w:ind w:left="576"/>
        <w:rPr>
          <w:del w:id="5758" w:author="hari prasath" w:date="2020-08-10T15:46:00Z"/>
          <w:rFonts w:ascii="Courier New" w:hAnsi="Courier New" w:cs="Courier New"/>
        </w:rPr>
      </w:pPr>
      <w:del w:id="5759" w:author="hari prasath" w:date="2020-08-10T15:46:00Z">
        <w:r w:rsidRPr="000B35FB" w:rsidDel="009167C1">
          <w:rPr>
            <w:rFonts w:ascii="Courier New" w:hAnsi="Courier New" w:cs="Courier New"/>
          </w:rPr>
          <w:delText xml:space="preserve">“zone”: </w:delText>
        </w:r>
      </w:del>
      <w:del w:id="5760" w:author="hari prasath" w:date="2020-07-20T13:29:00Z">
        <w:r w:rsidR="006A1D18" w:rsidDel="007C0F92">
          <w:rPr>
            <w:rFonts w:ascii="Courier New" w:hAnsi="Courier New" w:cs="Courier New"/>
          </w:rPr>
          <w:delText>0/</w:delText>
        </w:r>
      </w:del>
      <w:del w:id="5761" w:author="hari prasath" w:date="2020-08-10T15:46:00Z">
        <w:r w:rsidRPr="000B35FB" w:rsidDel="009167C1">
          <w:rPr>
            <w:rFonts w:ascii="Courier New" w:hAnsi="Courier New" w:cs="Courier New"/>
          </w:rPr>
          <w:delText>1/2/3</w:delText>
        </w:r>
      </w:del>
      <w:del w:id="5762" w:author="hari prasath" w:date="2020-07-20T13:29:00Z">
        <w:r w:rsidRPr="000B35FB" w:rsidDel="007C0F92">
          <w:rPr>
            <w:rFonts w:ascii="Courier New" w:hAnsi="Courier New" w:cs="Courier New"/>
          </w:rPr>
          <w:delText>/4/5/6</w:delText>
        </w:r>
      </w:del>
      <w:bookmarkStart w:id="5763" w:name="_Toc47969361"/>
      <w:bookmarkStart w:id="5764" w:name="_Toc47969557"/>
      <w:bookmarkStart w:id="5765" w:name="_Toc47970447"/>
      <w:bookmarkStart w:id="5766" w:name="_Toc47971414"/>
      <w:bookmarkStart w:id="5767" w:name="_Toc49273251"/>
      <w:bookmarkStart w:id="5768" w:name="_Toc50192995"/>
      <w:bookmarkEnd w:id="5763"/>
      <w:bookmarkEnd w:id="5764"/>
      <w:bookmarkEnd w:id="5765"/>
      <w:bookmarkEnd w:id="5766"/>
      <w:bookmarkEnd w:id="5767"/>
      <w:bookmarkEnd w:id="5768"/>
    </w:p>
    <w:p w14:paraId="720AE43A" w14:textId="3DA4AF95" w:rsidR="00F73FFD" w:rsidRPr="000B35FB" w:rsidDel="009167C1" w:rsidRDefault="00F73FFD" w:rsidP="000B35FB">
      <w:pPr>
        <w:ind w:left="576"/>
        <w:rPr>
          <w:del w:id="5769" w:author="hari prasath" w:date="2020-08-10T15:46:00Z"/>
          <w:rFonts w:ascii="Courier New" w:hAnsi="Courier New" w:cs="Courier New"/>
        </w:rPr>
      </w:pPr>
      <w:del w:id="5770" w:author="hari prasath" w:date="2020-08-10T15:46:00Z">
        <w:r w:rsidRPr="000B35FB" w:rsidDel="009167C1">
          <w:rPr>
            <w:rFonts w:ascii="Courier New" w:hAnsi="Courier New" w:cs="Courier New"/>
          </w:rPr>
          <w:delText>}</w:delText>
        </w:r>
        <w:bookmarkStart w:id="5771" w:name="_Toc47969362"/>
        <w:bookmarkStart w:id="5772" w:name="_Toc47969558"/>
        <w:bookmarkStart w:id="5773" w:name="_Toc47970448"/>
        <w:bookmarkStart w:id="5774" w:name="_Toc47971415"/>
        <w:bookmarkStart w:id="5775" w:name="_Toc49273252"/>
        <w:bookmarkStart w:id="5776" w:name="_Toc50192996"/>
        <w:bookmarkEnd w:id="5771"/>
        <w:bookmarkEnd w:id="5772"/>
        <w:bookmarkEnd w:id="5773"/>
        <w:bookmarkEnd w:id="5774"/>
        <w:bookmarkEnd w:id="5775"/>
        <w:bookmarkEnd w:id="5776"/>
      </w:del>
    </w:p>
    <w:p w14:paraId="26E2844D" w14:textId="3CE2935C" w:rsidR="00F73FFD" w:rsidRPr="000B35FB" w:rsidDel="009167C1" w:rsidRDefault="00F73FFD" w:rsidP="000B35FB">
      <w:pPr>
        <w:ind w:left="576"/>
        <w:rPr>
          <w:del w:id="5777" w:author="hari prasath" w:date="2020-08-10T15:46:00Z"/>
          <w:rFonts w:ascii="Courier New" w:hAnsi="Courier New" w:cs="Courier New"/>
        </w:rPr>
      </w:pPr>
      <w:del w:id="5778" w:author="hari prasath" w:date="2020-08-10T15:46:00Z">
        <w:r w:rsidRPr="000B35FB" w:rsidDel="009167C1">
          <w:rPr>
            <w:rFonts w:ascii="Courier New" w:hAnsi="Courier New" w:cs="Courier New"/>
          </w:rPr>
          <w:delText>]</w:delText>
        </w:r>
        <w:bookmarkStart w:id="5779" w:name="_Toc47969363"/>
        <w:bookmarkStart w:id="5780" w:name="_Toc47969559"/>
        <w:bookmarkStart w:id="5781" w:name="_Toc47970449"/>
        <w:bookmarkStart w:id="5782" w:name="_Toc47971416"/>
        <w:bookmarkStart w:id="5783" w:name="_Toc49273253"/>
        <w:bookmarkStart w:id="5784" w:name="_Toc50192997"/>
        <w:bookmarkEnd w:id="5779"/>
        <w:bookmarkEnd w:id="5780"/>
        <w:bookmarkEnd w:id="5781"/>
        <w:bookmarkEnd w:id="5782"/>
        <w:bookmarkEnd w:id="5783"/>
        <w:bookmarkEnd w:id="5784"/>
      </w:del>
    </w:p>
    <w:p w14:paraId="5AFA41EE" w14:textId="296DFD7F" w:rsidR="00F73FFD" w:rsidRPr="000B35FB" w:rsidDel="009167C1" w:rsidRDefault="00F73FFD" w:rsidP="000B35FB">
      <w:pPr>
        <w:ind w:left="576"/>
        <w:rPr>
          <w:del w:id="5785" w:author="hari prasath" w:date="2020-08-10T15:46:00Z"/>
          <w:rFonts w:ascii="Courier New" w:hAnsi="Courier New" w:cs="Courier New"/>
        </w:rPr>
      </w:pPr>
      <w:del w:id="5786" w:author="hari prasath" w:date="2020-08-10T15:46:00Z">
        <w:r w:rsidRPr="000B35FB" w:rsidDel="009167C1">
          <w:rPr>
            <w:rFonts w:ascii="Courier New" w:hAnsi="Courier New" w:cs="Courier New"/>
          </w:rPr>
          <w:delText>}</w:delText>
        </w:r>
        <w:bookmarkStart w:id="5787" w:name="_Toc47969364"/>
        <w:bookmarkStart w:id="5788" w:name="_Toc47969560"/>
        <w:bookmarkStart w:id="5789" w:name="_Toc47970450"/>
        <w:bookmarkStart w:id="5790" w:name="_Toc47971417"/>
        <w:bookmarkStart w:id="5791" w:name="_Toc49273254"/>
        <w:bookmarkStart w:id="5792" w:name="_Toc50192998"/>
        <w:bookmarkEnd w:id="5787"/>
        <w:bookmarkEnd w:id="5788"/>
        <w:bookmarkEnd w:id="5789"/>
        <w:bookmarkEnd w:id="5790"/>
        <w:bookmarkEnd w:id="5791"/>
        <w:bookmarkEnd w:id="5792"/>
      </w:del>
    </w:p>
    <w:p w14:paraId="4DC03DFF" w14:textId="2CC807B9" w:rsidR="00F73FFD" w:rsidRPr="000B35FB" w:rsidDel="009167C1" w:rsidRDefault="00F73FFD" w:rsidP="000B35FB">
      <w:pPr>
        <w:ind w:left="576"/>
        <w:rPr>
          <w:del w:id="5793" w:author="hari prasath" w:date="2020-08-10T15:46:00Z"/>
          <w:rFonts w:ascii="Courier New" w:hAnsi="Courier New" w:cs="Courier New"/>
        </w:rPr>
      </w:pPr>
      <w:del w:id="5794" w:author="hari prasath" w:date="2020-08-10T15:46:00Z">
        <w:r w:rsidRPr="000B35FB" w:rsidDel="009167C1">
          <w:rPr>
            <w:rFonts w:ascii="Courier New" w:hAnsi="Courier New" w:cs="Courier New"/>
          </w:rPr>
          <w:delText>}</w:delText>
        </w:r>
        <w:bookmarkStart w:id="5795" w:name="_Toc47969365"/>
        <w:bookmarkStart w:id="5796" w:name="_Toc47969561"/>
        <w:bookmarkStart w:id="5797" w:name="_Toc47970451"/>
        <w:bookmarkStart w:id="5798" w:name="_Toc47971418"/>
        <w:bookmarkStart w:id="5799" w:name="_Toc49273255"/>
        <w:bookmarkStart w:id="5800" w:name="_Toc50192999"/>
        <w:bookmarkEnd w:id="5795"/>
        <w:bookmarkEnd w:id="5796"/>
        <w:bookmarkEnd w:id="5797"/>
        <w:bookmarkEnd w:id="5798"/>
        <w:bookmarkEnd w:id="5799"/>
        <w:bookmarkEnd w:id="5800"/>
      </w:del>
    </w:p>
    <w:p w14:paraId="6317471C" w14:textId="099DB4A9" w:rsidR="00F73FFD" w:rsidRPr="000B35FB" w:rsidDel="009167C1" w:rsidRDefault="00F73FFD" w:rsidP="000B35FB">
      <w:pPr>
        <w:ind w:left="576"/>
        <w:rPr>
          <w:del w:id="5801" w:author="hari prasath" w:date="2020-08-10T15:46:00Z"/>
          <w:rFonts w:ascii="Courier New" w:hAnsi="Courier New" w:cs="Courier New"/>
        </w:rPr>
      </w:pPr>
      <w:del w:id="5802" w:author="hari prasath" w:date="2020-08-10T15:46:00Z">
        <w:r w:rsidRPr="000B35FB" w:rsidDel="009167C1">
          <w:rPr>
            <w:rFonts w:ascii="Courier New" w:hAnsi="Courier New" w:cs="Courier New"/>
          </w:rPr>
          <w:delText>(NOTE: "light_status":1 – Turn ON light</w:delText>
        </w:r>
        <w:bookmarkStart w:id="5803" w:name="_Toc47969366"/>
        <w:bookmarkStart w:id="5804" w:name="_Toc47969562"/>
        <w:bookmarkStart w:id="5805" w:name="_Toc47970452"/>
        <w:bookmarkStart w:id="5806" w:name="_Toc47971419"/>
        <w:bookmarkStart w:id="5807" w:name="_Toc49273256"/>
        <w:bookmarkStart w:id="5808" w:name="_Toc50193000"/>
        <w:bookmarkEnd w:id="5803"/>
        <w:bookmarkEnd w:id="5804"/>
        <w:bookmarkEnd w:id="5805"/>
        <w:bookmarkEnd w:id="5806"/>
        <w:bookmarkEnd w:id="5807"/>
        <w:bookmarkEnd w:id="5808"/>
      </w:del>
    </w:p>
    <w:p w14:paraId="0F0FF775" w14:textId="65C66598" w:rsidR="00F73FFD" w:rsidRPr="000B35FB" w:rsidDel="009167C1" w:rsidRDefault="00F73FFD" w:rsidP="000B35FB">
      <w:pPr>
        <w:ind w:left="576"/>
        <w:rPr>
          <w:del w:id="5809" w:author="hari prasath" w:date="2020-08-10T15:46:00Z"/>
          <w:rFonts w:ascii="Courier New" w:hAnsi="Courier New" w:cs="Courier New"/>
        </w:rPr>
      </w:pPr>
      <w:del w:id="5810" w:author="hari prasath" w:date="2020-08-10T15:46:00Z">
        <w:r w:rsidRPr="000B35FB" w:rsidDel="009167C1">
          <w:rPr>
            <w:rFonts w:ascii="Courier New" w:hAnsi="Courier New" w:cs="Courier New"/>
          </w:rPr>
          <w:tab/>
          <w:delText>"light_status":0 – Turn OFF light</w:delText>
        </w:r>
        <w:bookmarkStart w:id="5811" w:name="_Toc47969367"/>
        <w:bookmarkStart w:id="5812" w:name="_Toc47969563"/>
        <w:bookmarkStart w:id="5813" w:name="_Toc47970453"/>
        <w:bookmarkStart w:id="5814" w:name="_Toc47971420"/>
        <w:bookmarkStart w:id="5815" w:name="_Toc49273257"/>
        <w:bookmarkStart w:id="5816" w:name="_Toc50193001"/>
        <w:bookmarkEnd w:id="5811"/>
        <w:bookmarkEnd w:id="5812"/>
        <w:bookmarkEnd w:id="5813"/>
        <w:bookmarkEnd w:id="5814"/>
        <w:bookmarkEnd w:id="5815"/>
        <w:bookmarkEnd w:id="5816"/>
      </w:del>
    </w:p>
    <w:p w14:paraId="1B7A2BB6" w14:textId="69C459BC" w:rsidR="006A1D18" w:rsidDel="007C0F92" w:rsidRDefault="006A1D18" w:rsidP="006A1D18">
      <w:pPr>
        <w:ind w:left="576"/>
        <w:rPr>
          <w:del w:id="5817" w:author="hari prasath" w:date="2020-07-20T13:29:00Z"/>
          <w:rFonts w:ascii="Courier New" w:hAnsi="Courier New" w:cs="Courier New"/>
        </w:rPr>
      </w:pPr>
      <w:del w:id="5818" w:author="hari prasath" w:date="2020-07-20T13:29:00Z">
        <w:r w:rsidDel="007C0F92">
          <w:rPr>
            <w:rFonts w:ascii="Courier New" w:hAnsi="Courier New" w:cs="Courier New"/>
          </w:rPr>
          <w:delText>“all_zone”</w:delText>
        </w:r>
        <w:r w:rsidDel="007C0F92">
          <w:rPr>
            <w:rFonts w:ascii="Courier New" w:hAnsi="Courier New" w:cs="Courier New"/>
          </w:rPr>
          <w:tab/>
        </w:r>
        <w:r w:rsidDel="007C0F92">
          <w:rPr>
            <w:rFonts w:ascii="Courier New" w:hAnsi="Courier New" w:cs="Courier New"/>
          </w:rPr>
          <w:tab/>
          <w:delText>- 0</w:delText>
        </w:r>
        <w:bookmarkStart w:id="5819" w:name="_Toc47969368"/>
        <w:bookmarkStart w:id="5820" w:name="_Toc47969564"/>
        <w:bookmarkStart w:id="5821" w:name="_Toc47970454"/>
        <w:bookmarkStart w:id="5822" w:name="_Toc47971421"/>
        <w:bookmarkStart w:id="5823" w:name="_Toc49273258"/>
        <w:bookmarkStart w:id="5824" w:name="_Toc50193002"/>
        <w:bookmarkEnd w:id="5819"/>
        <w:bookmarkEnd w:id="5820"/>
        <w:bookmarkEnd w:id="5821"/>
        <w:bookmarkEnd w:id="5822"/>
        <w:bookmarkEnd w:id="5823"/>
        <w:bookmarkEnd w:id="5824"/>
      </w:del>
    </w:p>
    <w:p w14:paraId="38EBB84A" w14:textId="5EBDB6C8" w:rsidR="006A1D18" w:rsidDel="007C0F92" w:rsidRDefault="006A1D18" w:rsidP="006A1D18">
      <w:pPr>
        <w:ind w:left="576"/>
        <w:rPr>
          <w:del w:id="5825" w:author="hari prasath" w:date="2020-07-20T13:29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826" w:author="hari prasath" w:date="2020-07-20T13:29:00Z"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Night Lamps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” 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- 1</w:delText>
        </w:r>
        <w:bookmarkStart w:id="5827" w:name="_Toc47969369"/>
        <w:bookmarkStart w:id="5828" w:name="_Toc47969565"/>
        <w:bookmarkStart w:id="5829" w:name="_Toc47970455"/>
        <w:bookmarkStart w:id="5830" w:name="_Toc47971422"/>
        <w:bookmarkStart w:id="5831" w:name="_Toc49273259"/>
        <w:bookmarkStart w:id="5832" w:name="_Toc50193003"/>
        <w:bookmarkEnd w:id="5827"/>
        <w:bookmarkEnd w:id="5828"/>
        <w:bookmarkEnd w:id="5829"/>
        <w:bookmarkEnd w:id="5830"/>
        <w:bookmarkEnd w:id="5831"/>
        <w:bookmarkEnd w:id="5832"/>
      </w:del>
    </w:p>
    <w:p w14:paraId="4609BA30" w14:textId="0BEBD377" w:rsidR="006A1D18" w:rsidDel="007C0F92" w:rsidRDefault="006A1D18" w:rsidP="006A1D18">
      <w:pPr>
        <w:ind w:left="576"/>
        <w:rPr>
          <w:del w:id="5833" w:author="hari prasath" w:date="2020-07-20T13:29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834" w:author="hari prasath" w:date="2020-07-20T13:29:00Z"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Living Space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”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- 2</w:delText>
        </w:r>
        <w:bookmarkStart w:id="5835" w:name="_Toc47969370"/>
        <w:bookmarkStart w:id="5836" w:name="_Toc47969566"/>
        <w:bookmarkStart w:id="5837" w:name="_Toc47970456"/>
        <w:bookmarkStart w:id="5838" w:name="_Toc47971423"/>
        <w:bookmarkStart w:id="5839" w:name="_Toc49273260"/>
        <w:bookmarkStart w:id="5840" w:name="_Toc50193004"/>
        <w:bookmarkEnd w:id="5835"/>
        <w:bookmarkEnd w:id="5836"/>
        <w:bookmarkEnd w:id="5837"/>
        <w:bookmarkEnd w:id="5838"/>
        <w:bookmarkEnd w:id="5839"/>
        <w:bookmarkEnd w:id="5840"/>
      </w:del>
    </w:p>
    <w:p w14:paraId="7E388BF7" w14:textId="28D2ADC0" w:rsidR="006A1D18" w:rsidDel="007C0F92" w:rsidRDefault="006A1D18" w:rsidP="006A1D18">
      <w:pPr>
        <w:ind w:left="576"/>
        <w:rPr>
          <w:del w:id="5841" w:author="hari prasath" w:date="2020-07-20T13:29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842" w:author="hari prasath" w:date="2020-07-20T13:29:00Z"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Lobby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 xml:space="preserve">“       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- 3</w:delText>
        </w:r>
        <w:bookmarkStart w:id="5843" w:name="_Toc47969371"/>
        <w:bookmarkStart w:id="5844" w:name="_Toc47969567"/>
        <w:bookmarkStart w:id="5845" w:name="_Toc47970457"/>
        <w:bookmarkStart w:id="5846" w:name="_Toc47971424"/>
        <w:bookmarkStart w:id="5847" w:name="_Toc49273261"/>
        <w:bookmarkStart w:id="5848" w:name="_Toc50193005"/>
        <w:bookmarkEnd w:id="5843"/>
        <w:bookmarkEnd w:id="5844"/>
        <w:bookmarkEnd w:id="5845"/>
        <w:bookmarkEnd w:id="5846"/>
        <w:bookmarkEnd w:id="5847"/>
        <w:bookmarkEnd w:id="5848"/>
      </w:del>
    </w:p>
    <w:p w14:paraId="5A5E7C56" w14:textId="752EAB90" w:rsidR="006A1D18" w:rsidDel="007C0F92" w:rsidRDefault="006A1D18" w:rsidP="006A1D18">
      <w:pPr>
        <w:ind w:left="576"/>
        <w:rPr>
          <w:del w:id="5849" w:author="hari prasath" w:date="2020-07-20T13:29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850" w:author="hari prasath" w:date="2020-07-20T13:29:00Z"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Kitchen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”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     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- 4</w:delText>
        </w:r>
        <w:bookmarkStart w:id="5851" w:name="_Toc47969372"/>
        <w:bookmarkStart w:id="5852" w:name="_Toc47969568"/>
        <w:bookmarkStart w:id="5853" w:name="_Toc47970458"/>
        <w:bookmarkStart w:id="5854" w:name="_Toc47971425"/>
        <w:bookmarkStart w:id="5855" w:name="_Toc49273262"/>
        <w:bookmarkStart w:id="5856" w:name="_Toc50193006"/>
        <w:bookmarkEnd w:id="5851"/>
        <w:bookmarkEnd w:id="5852"/>
        <w:bookmarkEnd w:id="5853"/>
        <w:bookmarkEnd w:id="5854"/>
        <w:bookmarkEnd w:id="5855"/>
        <w:bookmarkEnd w:id="5856"/>
      </w:del>
    </w:p>
    <w:p w14:paraId="75D4E7F3" w14:textId="455F6F96" w:rsidR="006A1D18" w:rsidDel="007C0F92" w:rsidRDefault="006A1D18" w:rsidP="006A1D18">
      <w:pPr>
        <w:ind w:left="576"/>
        <w:rPr>
          <w:del w:id="5857" w:author="hari prasath" w:date="2020-07-20T13:29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858" w:author="hari prasath" w:date="2020-07-20T13:29:00Z"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Service space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”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- 5</w:delText>
        </w:r>
        <w:bookmarkStart w:id="5859" w:name="_Toc47969373"/>
        <w:bookmarkStart w:id="5860" w:name="_Toc47969569"/>
        <w:bookmarkStart w:id="5861" w:name="_Toc47970459"/>
        <w:bookmarkStart w:id="5862" w:name="_Toc47971426"/>
        <w:bookmarkStart w:id="5863" w:name="_Toc49273263"/>
        <w:bookmarkStart w:id="5864" w:name="_Toc50193007"/>
        <w:bookmarkEnd w:id="5859"/>
        <w:bookmarkEnd w:id="5860"/>
        <w:bookmarkEnd w:id="5861"/>
        <w:bookmarkEnd w:id="5862"/>
        <w:bookmarkEnd w:id="5863"/>
        <w:bookmarkEnd w:id="5864"/>
      </w:del>
    </w:p>
    <w:p w14:paraId="03D34706" w14:textId="76E6A21A" w:rsidR="006A1D18" w:rsidDel="007C0F92" w:rsidRDefault="006A1D18" w:rsidP="006A1D18">
      <w:pPr>
        <w:ind w:left="576"/>
        <w:rPr>
          <w:del w:id="5865" w:author="hari prasath" w:date="2020-07-20T13:29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866" w:author="hari prasath" w:date="2020-07-20T13:29:00Z"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</w:delText>
        </w:r>
        <w:r w:rsidRPr="002941DD"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Reception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”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 xml:space="preserve">    </w:delText>
        </w:r>
        <w:r w:rsidDel="007C0F92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- 6</w:delText>
        </w:r>
        <w:bookmarkStart w:id="5867" w:name="_Toc47969374"/>
        <w:bookmarkStart w:id="5868" w:name="_Toc47969570"/>
        <w:bookmarkStart w:id="5869" w:name="_Toc47970460"/>
        <w:bookmarkStart w:id="5870" w:name="_Toc47971427"/>
        <w:bookmarkStart w:id="5871" w:name="_Toc49273264"/>
        <w:bookmarkStart w:id="5872" w:name="_Toc50193008"/>
        <w:bookmarkEnd w:id="5867"/>
        <w:bookmarkEnd w:id="5868"/>
        <w:bookmarkEnd w:id="5869"/>
        <w:bookmarkEnd w:id="5870"/>
        <w:bookmarkEnd w:id="5871"/>
        <w:bookmarkEnd w:id="5872"/>
      </w:del>
    </w:p>
    <w:p w14:paraId="1FAE05A5" w14:textId="062E4410" w:rsidR="00C847C3" w:rsidRPr="000B35FB" w:rsidDel="0096519F" w:rsidRDefault="00C847C3" w:rsidP="006A1D18">
      <w:pPr>
        <w:ind w:left="576"/>
        <w:rPr>
          <w:del w:id="5873" w:author="hari prasath" w:date="2020-07-20T20:23:00Z"/>
          <w:rFonts w:ascii="Courier New" w:hAnsi="Courier New" w:cs="Courier New"/>
          <w:b/>
          <w:bCs/>
          <w:color w:val="1D1C1D"/>
          <w:sz w:val="23"/>
          <w:szCs w:val="23"/>
          <w:shd w:val="clear" w:color="auto" w:fill="FFFFFF"/>
        </w:rPr>
      </w:pPr>
      <w:del w:id="5874" w:author="hari prasath" w:date="2020-07-20T20:23:00Z">
        <w:r w:rsidRPr="000B35FB" w:rsidDel="0096519F">
          <w:rPr>
            <w:rFonts w:ascii="Courier New" w:hAnsi="Courier New" w:cs="Courier New"/>
            <w:b/>
            <w:bCs/>
            <w:color w:val="1D1C1D"/>
            <w:sz w:val="23"/>
            <w:szCs w:val="23"/>
            <w:shd w:val="clear" w:color="auto" w:fill="FFFFFF"/>
          </w:rPr>
          <w:delText xml:space="preserve">For the field </w:delText>
        </w:r>
        <w:r w:rsidR="00317EFA" w:rsidDel="0096519F">
          <w:rPr>
            <w:rFonts w:ascii="Courier New" w:hAnsi="Courier New" w:cs="Courier New"/>
            <w:b/>
            <w:bCs/>
            <w:color w:val="1D1C1D"/>
            <w:sz w:val="23"/>
            <w:szCs w:val="23"/>
            <w:shd w:val="clear" w:color="auto" w:fill="FFFFFF"/>
          </w:rPr>
          <w:delText>“</w:delText>
        </w:r>
        <w:r w:rsidRPr="000B35FB" w:rsidDel="0096519F">
          <w:rPr>
            <w:rFonts w:ascii="Courier New" w:hAnsi="Courier New" w:cs="Courier New"/>
            <w:b/>
            <w:bCs/>
            <w:color w:val="1D1C1D"/>
            <w:sz w:val="23"/>
            <w:szCs w:val="23"/>
            <w:shd w:val="clear" w:color="auto" w:fill="FFFFFF"/>
          </w:rPr>
          <w:delText>color</w:delText>
        </w:r>
        <w:r w:rsidR="00317EFA" w:rsidDel="0096519F">
          <w:rPr>
            <w:rFonts w:ascii="Courier New" w:hAnsi="Courier New" w:cs="Courier New"/>
            <w:b/>
            <w:bCs/>
            <w:color w:val="1D1C1D"/>
            <w:sz w:val="23"/>
            <w:szCs w:val="23"/>
            <w:shd w:val="clear" w:color="auto" w:fill="FFFFFF"/>
          </w:rPr>
          <w:delText>”</w:delText>
        </w:r>
        <w:r w:rsidRPr="000B35FB" w:rsidDel="0096519F">
          <w:rPr>
            <w:rFonts w:ascii="Courier New" w:hAnsi="Courier New" w:cs="Courier New"/>
            <w:b/>
            <w:bCs/>
            <w:color w:val="1D1C1D"/>
            <w:sz w:val="23"/>
            <w:szCs w:val="23"/>
            <w:shd w:val="clear" w:color="auto" w:fill="FFFFFF"/>
          </w:rPr>
          <w:delText xml:space="preserve"> use any one of the below RGB color code</w:delText>
        </w:r>
        <w:bookmarkStart w:id="5875" w:name="_Toc47969375"/>
        <w:bookmarkStart w:id="5876" w:name="_Toc47969571"/>
        <w:bookmarkStart w:id="5877" w:name="_Toc47970461"/>
        <w:bookmarkStart w:id="5878" w:name="_Toc47971428"/>
        <w:bookmarkStart w:id="5879" w:name="_Toc49273265"/>
        <w:bookmarkStart w:id="5880" w:name="_Toc50193009"/>
        <w:bookmarkEnd w:id="5875"/>
        <w:bookmarkEnd w:id="5876"/>
        <w:bookmarkEnd w:id="5877"/>
        <w:bookmarkEnd w:id="5878"/>
        <w:bookmarkEnd w:id="5879"/>
        <w:bookmarkEnd w:id="5880"/>
      </w:del>
    </w:p>
    <w:p w14:paraId="7C552F73" w14:textId="6CE55523" w:rsidR="000A13C8" w:rsidDel="0096519F" w:rsidRDefault="000A13C8" w:rsidP="006A1D18">
      <w:pPr>
        <w:ind w:left="576"/>
        <w:rPr>
          <w:del w:id="5881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882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 xml:space="preserve">“yellow” 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- 0xFFFF00</w:delText>
        </w:r>
        <w:bookmarkStart w:id="5883" w:name="_Toc47969376"/>
        <w:bookmarkStart w:id="5884" w:name="_Toc47969572"/>
        <w:bookmarkStart w:id="5885" w:name="_Toc47970462"/>
        <w:bookmarkStart w:id="5886" w:name="_Toc47971429"/>
        <w:bookmarkStart w:id="5887" w:name="_Toc49273266"/>
        <w:bookmarkStart w:id="5888" w:name="_Toc50193010"/>
        <w:bookmarkEnd w:id="5883"/>
        <w:bookmarkEnd w:id="5884"/>
        <w:bookmarkEnd w:id="5885"/>
        <w:bookmarkEnd w:id="5886"/>
        <w:bookmarkEnd w:id="5887"/>
        <w:bookmarkEnd w:id="5888"/>
      </w:del>
    </w:p>
    <w:p w14:paraId="0424C42B" w14:textId="702D5167" w:rsidR="000A13C8" w:rsidDel="0096519F" w:rsidRDefault="000A13C8" w:rsidP="006A1D18">
      <w:pPr>
        <w:ind w:left="576"/>
        <w:rPr>
          <w:del w:id="5889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890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“red”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- 0xFF0000</w:delText>
        </w:r>
        <w:bookmarkStart w:id="5891" w:name="_Toc47969377"/>
        <w:bookmarkStart w:id="5892" w:name="_Toc47969573"/>
        <w:bookmarkStart w:id="5893" w:name="_Toc47970463"/>
        <w:bookmarkStart w:id="5894" w:name="_Toc47971430"/>
        <w:bookmarkStart w:id="5895" w:name="_Toc49273267"/>
        <w:bookmarkStart w:id="5896" w:name="_Toc50193011"/>
        <w:bookmarkEnd w:id="5891"/>
        <w:bookmarkEnd w:id="5892"/>
        <w:bookmarkEnd w:id="5893"/>
        <w:bookmarkEnd w:id="5894"/>
        <w:bookmarkEnd w:id="5895"/>
        <w:bookmarkEnd w:id="5896"/>
      </w:del>
    </w:p>
    <w:p w14:paraId="542CE133" w14:textId="24269394" w:rsidR="000A13C8" w:rsidDel="0096519F" w:rsidRDefault="000A13C8" w:rsidP="006A1D18">
      <w:pPr>
        <w:ind w:left="576"/>
        <w:rPr>
          <w:del w:id="5897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898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“blue”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- 0x0000FF</w:delText>
        </w:r>
        <w:bookmarkStart w:id="5899" w:name="_Toc47969378"/>
        <w:bookmarkStart w:id="5900" w:name="_Toc47969574"/>
        <w:bookmarkStart w:id="5901" w:name="_Toc47970464"/>
        <w:bookmarkStart w:id="5902" w:name="_Toc47971431"/>
        <w:bookmarkStart w:id="5903" w:name="_Toc49273268"/>
        <w:bookmarkStart w:id="5904" w:name="_Toc50193012"/>
        <w:bookmarkEnd w:id="5899"/>
        <w:bookmarkEnd w:id="5900"/>
        <w:bookmarkEnd w:id="5901"/>
        <w:bookmarkEnd w:id="5902"/>
        <w:bookmarkEnd w:id="5903"/>
        <w:bookmarkEnd w:id="5904"/>
      </w:del>
    </w:p>
    <w:p w14:paraId="2AE05AA1" w14:textId="3314295A" w:rsidR="000A13C8" w:rsidDel="0096519F" w:rsidRDefault="000A13C8" w:rsidP="006A1D18">
      <w:pPr>
        <w:ind w:left="576"/>
        <w:rPr>
          <w:del w:id="5905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906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“purple”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- 0x800080</w:delText>
        </w:r>
        <w:bookmarkStart w:id="5907" w:name="_Toc47969379"/>
        <w:bookmarkStart w:id="5908" w:name="_Toc47969575"/>
        <w:bookmarkStart w:id="5909" w:name="_Toc47970465"/>
        <w:bookmarkStart w:id="5910" w:name="_Toc47971432"/>
        <w:bookmarkStart w:id="5911" w:name="_Toc49273269"/>
        <w:bookmarkStart w:id="5912" w:name="_Toc50193013"/>
        <w:bookmarkEnd w:id="5907"/>
        <w:bookmarkEnd w:id="5908"/>
        <w:bookmarkEnd w:id="5909"/>
        <w:bookmarkEnd w:id="5910"/>
        <w:bookmarkEnd w:id="5911"/>
        <w:bookmarkEnd w:id="5912"/>
      </w:del>
    </w:p>
    <w:p w14:paraId="604C418B" w14:textId="713680F0" w:rsidR="000A13C8" w:rsidDel="0096519F" w:rsidRDefault="000A13C8" w:rsidP="006A1D18">
      <w:pPr>
        <w:ind w:left="576"/>
        <w:rPr>
          <w:del w:id="5913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914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“orange”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- 0xFFD700</w:delText>
        </w:r>
        <w:bookmarkStart w:id="5915" w:name="_Toc47969380"/>
        <w:bookmarkStart w:id="5916" w:name="_Toc47969576"/>
        <w:bookmarkStart w:id="5917" w:name="_Toc47970466"/>
        <w:bookmarkStart w:id="5918" w:name="_Toc47971433"/>
        <w:bookmarkStart w:id="5919" w:name="_Toc49273270"/>
        <w:bookmarkStart w:id="5920" w:name="_Toc50193014"/>
        <w:bookmarkEnd w:id="5915"/>
        <w:bookmarkEnd w:id="5916"/>
        <w:bookmarkEnd w:id="5917"/>
        <w:bookmarkEnd w:id="5918"/>
        <w:bookmarkEnd w:id="5919"/>
        <w:bookmarkEnd w:id="5920"/>
      </w:del>
    </w:p>
    <w:p w14:paraId="784FF956" w14:textId="5F75991C" w:rsidR="000A13C8" w:rsidDel="0096519F" w:rsidRDefault="000A13C8" w:rsidP="006A1D18">
      <w:pPr>
        <w:ind w:left="576"/>
        <w:rPr>
          <w:del w:id="5921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922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“green”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- 0x008000</w:delText>
        </w:r>
        <w:bookmarkStart w:id="5923" w:name="_Toc47969381"/>
        <w:bookmarkStart w:id="5924" w:name="_Toc47969577"/>
        <w:bookmarkStart w:id="5925" w:name="_Toc47970467"/>
        <w:bookmarkStart w:id="5926" w:name="_Toc47971434"/>
        <w:bookmarkStart w:id="5927" w:name="_Toc49273271"/>
        <w:bookmarkStart w:id="5928" w:name="_Toc50193015"/>
        <w:bookmarkEnd w:id="5923"/>
        <w:bookmarkEnd w:id="5924"/>
        <w:bookmarkEnd w:id="5925"/>
        <w:bookmarkEnd w:id="5926"/>
        <w:bookmarkEnd w:id="5927"/>
        <w:bookmarkEnd w:id="5928"/>
      </w:del>
    </w:p>
    <w:p w14:paraId="1A0783EC" w14:textId="6722414C" w:rsidR="000A13C8" w:rsidDel="0096519F" w:rsidRDefault="000A13C8" w:rsidP="006A1D18">
      <w:pPr>
        <w:ind w:left="576"/>
        <w:rPr>
          <w:del w:id="5929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930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“pink”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- 0xFFC0CB</w:delText>
        </w:r>
        <w:bookmarkStart w:id="5931" w:name="_Toc47969382"/>
        <w:bookmarkStart w:id="5932" w:name="_Toc47969578"/>
        <w:bookmarkStart w:id="5933" w:name="_Toc47970468"/>
        <w:bookmarkStart w:id="5934" w:name="_Toc47971435"/>
        <w:bookmarkStart w:id="5935" w:name="_Toc49273272"/>
        <w:bookmarkStart w:id="5936" w:name="_Toc50193016"/>
        <w:bookmarkEnd w:id="5931"/>
        <w:bookmarkEnd w:id="5932"/>
        <w:bookmarkEnd w:id="5933"/>
        <w:bookmarkEnd w:id="5934"/>
        <w:bookmarkEnd w:id="5935"/>
        <w:bookmarkEnd w:id="5936"/>
      </w:del>
    </w:p>
    <w:p w14:paraId="2C28B2B4" w14:textId="54C15B8D" w:rsidR="000A13C8" w:rsidDel="0096519F" w:rsidRDefault="000A13C8" w:rsidP="006A1D18">
      <w:pPr>
        <w:ind w:left="576"/>
        <w:rPr>
          <w:del w:id="5937" w:author="hari prasath" w:date="2020-07-20T20:23:00Z"/>
          <w:rFonts w:ascii="Courier New" w:hAnsi="Courier New" w:cs="Courier New"/>
          <w:color w:val="1D1C1D"/>
          <w:sz w:val="23"/>
          <w:szCs w:val="23"/>
          <w:shd w:val="clear" w:color="auto" w:fill="FFFFFF"/>
        </w:rPr>
      </w:pPr>
      <w:del w:id="5938" w:author="hari prasath" w:date="2020-07-20T20:23:00Z"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delText>“none”</w:delText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</w:r>
        <w:r w:rsidDel="0096519F">
          <w:rPr>
            <w:rFonts w:ascii="Courier New" w:hAnsi="Courier New" w:cs="Courier New"/>
            <w:color w:val="1D1C1D"/>
            <w:sz w:val="23"/>
            <w:szCs w:val="23"/>
            <w:shd w:val="clear" w:color="auto" w:fill="FFFFFF"/>
          </w:rPr>
          <w:tab/>
          <w:delText>- 0xFFFFFF</w:delText>
        </w:r>
        <w:bookmarkStart w:id="5939" w:name="_Toc47969383"/>
        <w:bookmarkStart w:id="5940" w:name="_Toc47969579"/>
        <w:bookmarkStart w:id="5941" w:name="_Toc47970469"/>
        <w:bookmarkStart w:id="5942" w:name="_Toc47971436"/>
        <w:bookmarkStart w:id="5943" w:name="_Toc49273273"/>
        <w:bookmarkStart w:id="5944" w:name="_Toc50193017"/>
        <w:bookmarkEnd w:id="5939"/>
        <w:bookmarkEnd w:id="5940"/>
        <w:bookmarkEnd w:id="5941"/>
        <w:bookmarkEnd w:id="5942"/>
        <w:bookmarkEnd w:id="5943"/>
        <w:bookmarkEnd w:id="5944"/>
      </w:del>
    </w:p>
    <w:p w14:paraId="08D1DAE3" w14:textId="7B7F140F" w:rsidR="00E40F19" w:rsidDel="00335EC0" w:rsidRDefault="00F73FFD">
      <w:pPr>
        <w:pStyle w:val="Heading2"/>
        <w:rPr>
          <w:del w:id="5945" w:author="hari prasath" w:date="2020-07-31T19:30:00Z"/>
        </w:rPr>
        <w:pPrChange w:id="5946" w:author="hari prasath" w:date="2020-07-31T19:30:00Z">
          <w:pPr>
            <w:ind w:left="576"/>
          </w:pPr>
        </w:pPrChange>
      </w:pPr>
      <w:del w:id="5947" w:author="hari prasath" w:date="2020-08-10T15:46:00Z">
        <w:r w:rsidRPr="000B35FB" w:rsidDel="009167C1">
          <w:rPr>
            <w:rFonts w:ascii="Courier New" w:hAnsi="Courier New" w:cs="Courier New"/>
          </w:rPr>
          <w:delText>)</w:delText>
        </w:r>
      </w:del>
      <w:bookmarkStart w:id="5948" w:name="_Toc47116373"/>
      <w:bookmarkStart w:id="5949" w:name="_Toc47445465"/>
      <w:bookmarkStart w:id="5950" w:name="_Toc47969384"/>
      <w:bookmarkStart w:id="5951" w:name="_Toc47969580"/>
      <w:bookmarkStart w:id="5952" w:name="_Toc47970470"/>
      <w:bookmarkStart w:id="5953" w:name="_Toc47971437"/>
      <w:bookmarkStart w:id="5954" w:name="_Toc49273274"/>
      <w:bookmarkStart w:id="5955" w:name="_Toc50193018"/>
      <w:bookmarkEnd w:id="5948"/>
      <w:bookmarkEnd w:id="5949"/>
      <w:bookmarkEnd w:id="5950"/>
      <w:bookmarkEnd w:id="5951"/>
      <w:bookmarkEnd w:id="5952"/>
      <w:bookmarkEnd w:id="5953"/>
      <w:bookmarkEnd w:id="5954"/>
      <w:bookmarkEnd w:id="5955"/>
    </w:p>
    <w:p w14:paraId="360FD24D" w14:textId="350CD303" w:rsidR="007335C1" w:rsidRPr="000B35FB" w:rsidDel="00A00D5E" w:rsidRDefault="007335C1">
      <w:pPr>
        <w:pStyle w:val="Heading2"/>
        <w:rPr>
          <w:del w:id="5956" w:author="hari prasath" w:date="2020-07-28T13:46:00Z"/>
        </w:rPr>
        <w:pPrChange w:id="5957" w:author="hari prasath" w:date="2020-07-31T19:30:00Z">
          <w:pPr>
            <w:ind w:left="576"/>
          </w:pPr>
        </w:pPrChange>
      </w:pPr>
      <w:bookmarkStart w:id="5958" w:name="_Toc46836707"/>
      <w:bookmarkStart w:id="5959" w:name="_Toc47031517"/>
      <w:bookmarkStart w:id="5960" w:name="_Toc47116374"/>
      <w:bookmarkStart w:id="5961" w:name="_Toc47445466"/>
      <w:bookmarkStart w:id="5962" w:name="_Toc47969385"/>
      <w:bookmarkStart w:id="5963" w:name="_Toc47969581"/>
      <w:bookmarkStart w:id="5964" w:name="_Toc47970471"/>
      <w:bookmarkStart w:id="5965" w:name="_Toc47971438"/>
      <w:bookmarkStart w:id="5966" w:name="_Toc49273275"/>
      <w:bookmarkStart w:id="5967" w:name="_Toc50193019"/>
      <w:bookmarkEnd w:id="5958"/>
      <w:bookmarkEnd w:id="5959"/>
      <w:bookmarkEnd w:id="5960"/>
      <w:bookmarkEnd w:id="5961"/>
      <w:bookmarkEnd w:id="5962"/>
      <w:bookmarkEnd w:id="5963"/>
      <w:bookmarkEnd w:id="5964"/>
      <w:bookmarkEnd w:id="5965"/>
      <w:bookmarkEnd w:id="5966"/>
      <w:bookmarkEnd w:id="5967"/>
    </w:p>
    <w:p w14:paraId="65082A26" w14:textId="3B1BACA4" w:rsidR="00956093" w:rsidDel="009167C1" w:rsidRDefault="003D1211">
      <w:pPr>
        <w:pStyle w:val="Heading2"/>
        <w:rPr>
          <w:del w:id="5968" w:author="hari prasath" w:date="2020-08-10T15:44:00Z"/>
        </w:rPr>
      </w:pPr>
      <w:commentRangeStart w:id="5969"/>
      <w:del w:id="5970" w:author="hari prasath" w:date="2020-08-10T15:44:00Z">
        <w:r w:rsidDel="009167C1">
          <w:delText>Firmware update command</w:delText>
        </w:r>
        <w:commentRangeEnd w:id="5969"/>
        <w:r w:rsidDel="009167C1">
          <w:rPr>
            <w:rStyle w:val="CommentReference"/>
            <w:rFonts w:ascii="Arial" w:eastAsiaTheme="minorHAnsi" w:hAnsi="Arial" w:cstheme="minorBidi"/>
            <w:b w:val="0"/>
            <w:color w:val="auto"/>
          </w:rPr>
          <w:commentReference w:id="5969"/>
        </w:r>
        <w:bookmarkStart w:id="5971" w:name="_Toc47969386"/>
        <w:bookmarkStart w:id="5972" w:name="_Toc47969582"/>
        <w:bookmarkStart w:id="5973" w:name="_Toc47970472"/>
        <w:bookmarkStart w:id="5974" w:name="_Toc47971439"/>
        <w:bookmarkStart w:id="5975" w:name="_Toc49273276"/>
        <w:bookmarkStart w:id="5976" w:name="_Toc50193020"/>
        <w:bookmarkEnd w:id="5971"/>
        <w:bookmarkEnd w:id="5972"/>
        <w:bookmarkEnd w:id="5973"/>
        <w:bookmarkEnd w:id="5974"/>
        <w:bookmarkEnd w:id="5975"/>
        <w:bookmarkEnd w:id="5976"/>
      </w:del>
    </w:p>
    <w:p w14:paraId="2931DF30" w14:textId="33F743D5" w:rsidR="003D1211" w:rsidDel="009167C1" w:rsidRDefault="003D1211" w:rsidP="003D1211">
      <w:pPr>
        <w:ind w:firstLine="576"/>
        <w:rPr>
          <w:del w:id="5977" w:author="hari prasath" w:date="2020-08-10T15:44:00Z"/>
          <w:rFonts w:asciiTheme="minorHAnsi" w:hAnsiTheme="minorHAnsi" w:cs="Arial"/>
          <w:color w:val="000000" w:themeColor="text1" w:themeShade="80"/>
          <w:sz w:val="24"/>
          <w:szCs w:val="24"/>
          <w:lang w:val="en"/>
        </w:rPr>
      </w:pPr>
      <w:del w:id="5978" w:author="hari prasath" w:date="2020-08-10T15:44:00Z">
        <w:r w:rsidRPr="002A3875" w:rsidDel="009167C1">
          <w:rPr>
            <w:rFonts w:asciiTheme="minorHAnsi" w:hAnsiTheme="minorHAnsi" w:cs="Arial"/>
            <w:color w:val="000000" w:themeColor="text1" w:themeShade="80"/>
            <w:sz w:val="24"/>
            <w:szCs w:val="24"/>
            <w:lang w:val="en"/>
          </w:rPr>
          <w:delText xml:space="preserve">Hub will send this packet to </w:delText>
        </w:r>
        <w:r w:rsidRPr="002A3875" w:rsidDel="009167C1">
          <w:rPr>
            <w:rFonts w:asciiTheme="minorHAnsi" w:hAnsiTheme="minorHAnsi" w:cs="Arial"/>
            <w:color w:val="000000" w:themeColor="text1" w:themeShade="80"/>
            <w:sz w:val="24"/>
            <w:szCs w:val="24"/>
          </w:rPr>
          <w:delText>enable firmware update process in devices using ftp</w:delText>
        </w:r>
        <w:r w:rsidRPr="002A3875" w:rsidDel="009167C1">
          <w:rPr>
            <w:rFonts w:asciiTheme="minorHAnsi" w:hAnsiTheme="minorHAnsi" w:cs="Arial"/>
            <w:color w:val="000000" w:themeColor="text1" w:themeShade="80"/>
            <w:sz w:val="24"/>
            <w:szCs w:val="24"/>
            <w:lang w:val="en"/>
          </w:rPr>
          <w:delText>.</w:delText>
        </w:r>
        <w:bookmarkStart w:id="5979" w:name="_Toc47969387"/>
        <w:bookmarkStart w:id="5980" w:name="_Toc47969583"/>
        <w:bookmarkStart w:id="5981" w:name="_Toc47970473"/>
        <w:bookmarkStart w:id="5982" w:name="_Toc47971440"/>
        <w:bookmarkStart w:id="5983" w:name="_Toc49273277"/>
        <w:bookmarkStart w:id="5984" w:name="_Toc50193021"/>
        <w:bookmarkEnd w:id="5979"/>
        <w:bookmarkEnd w:id="5980"/>
        <w:bookmarkEnd w:id="5981"/>
        <w:bookmarkEnd w:id="5982"/>
        <w:bookmarkEnd w:id="5983"/>
        <w:bookmarkEnd w:id="5984"/>
      </w:del>
    </w:p>
    <w:p w14:paraId="4A1AE51A" w14:textId="5172AD80" w:rsidR="003D1211" w:rsidDel="009167C1" w:rsidRDefault="003D1211" w:rsidP="001B7963">
      <w:pPr>
        <w:pStyle w:val="Heading3"/>
        <w:rPr>
          <w:del w:id="5985" w:author="hari prasath" w:date="2020-08-10T15:44:00Z"/>
          <w:lang w:val="en"/>
        </w:rPr>
      </w:pPr>
      <w:del w:id="5986" w:author="hari prasath" w:date="2020-08-10T15:44:00Z">
        <w:r w:rsidDel="009167C1">
          <w:rPr>
            <w:lang w:val="en"/>
          </w:rPr>
          <w:delText>Amenos OTAP packet</w:delText>
        </w:r>
        <w:bookmarkStart w:id="5987" w:name="_Toc47969388"/>
        <w:bookmarkStart w:id="5988" w:name="_Toc47969584"/>
        <w:bookmarkStart w:id="5989" w:name="_Toc47970474"/>
        <w:bookmarkStart w:id="5990" w:name="_Toc47971441"/>
        <w:bookmarkStart w:id="5991" w:name="_Toc49273278"/>
        <w:bookmarkStart w:id="5992" w:name="_Toc50193022"/>
        <w:bookmarkEnd w:id="5987"/>
        <w:bookmarkEnd w:id="5988"/>
        <w:bookmarkEnd w:id="5989"/>
        <w:bookmarkEnd w:id="5990"/>
        <w:bookmarkEnd w:id="5991"/>
        <w:bookmarkEnd w:id="5992"/>
      </w:del>
    </w:p>
    <w:p w14:paraId="2FC81623" w14:textId="69DFF38C" w:rsidR="003D1211" w:rsidRPr="000B35FB" w:rsidDel="009167C1" w:rsidRDefault="003D1211" w:rsidP="001B7963">
      <w:pPr>
        <w:pStyle w:val="BodyText"/>
        <w:spacing w:before="1"/>
        <w:ind w:left="720"/>
        <w:rPr>
          <w:del w:id="5993" w:author="hari prasath" w:date="2020-08-10T15:44:00Z"/>
          <w:rFonts w:ascii="Courier New" w:hAnsi="Courier New" w:cs="Courier New"/>
          <w:color w:val="000000" w:themeColor="text1" w:themeShade="80"/>
          <w:sz w:val="22"/>
          <w:szCs w:val="22"/>
        </w:rPr>
      </w:pPr>
      <w:del w:id="5994" w:author="hari prasath" w:date="2020-08-10T15:44:00Z">
        <w:r w:rsidRPr="000B35FB" w:rsidDel="009167C1">
          <w:rPr>
            <w:rFonts w:ascii="Courier New" w:hAnsi="Courier New" w:cs="Courier New"/>
            <w:color w:val="000000" w:themeColor="text1" w:themeShade="80"/>
            <w:sz w:val="22"/>
            <w:szCs w:val="22"/>
          </w:rPr>
          <w:delText>{</w:delText>
        </w:r>
        <w:bookmarkStart w:id="5995" w:name="_Toc47969389"/>
        <w:bookmarkStart w:id="5996" w:name="_Toc47969585"/>
        <w:bookmarkStart w:id="5997" w:name="_Toc47970475"/>
        <w:bookmarkStart w:id="5998" w:name="_Toc47971442"/>
        <w:bookmarkStart w:id="5999" w:name="_Toc49273279"/>
        <w:bookmarkStart w:id="6000" w:name="_Toc50193023"/>
        <w:bookmarkEnd w:id="5995"/>
        <w:bookmarkEnd w:id="5996"/>
        <w:bookmarkEnd w:id="5997"/>
        <w:bookmarkEnd w:id="5998"/>
        <w:bookmarkEnd w:id="5999"/>
        <w:bookmarkEnd w:id="6000"/>
      </w:del>
    </w:p>
    <w:p w14:paraId="2A060CE4" w14:textId="157AAFFB" w:rsidR="003D1211" w:rsidRPr="000B35FB" w:rsidDel="009167C1" w:rsidRDefault="003D1211" w:rsidP="001B7963">
      <w:pPr>
        <w:ind w:left="478" w:firstLine="200"/>
        <w:rPr>
          <w:del w:id="6001" w:author="hari prasath" w:date="2020-08-10T15:44:00Z"/>
          <w:rFonts w:ascii="Courier New" w:hAnsi="Courier New" w:cs="Courier New"/>
          <w:color w:val="000000" w:themeColor="text1" w:themeShade="80"/>
        </w:rPr>
      </w:pPr>
      <w:del w:id="6002" w:author="hari prasath" w:date="2020-08-10T15:44:00Z">
        <w:r w:rsidRPr="000B35FB" w:rsidDel="009167C1">
          <w:rPr>
            <w:rFonts w:ascii="Courier New" w:hAnsi="Courier New" w:cs="Courier New"/>
            <w:color w:val="000000" w:themeColor="text1" w:themeShade="80"/>
          </w:rPr>
          <w:delText>“hmac”</w:delText>
        </w:r>
        <w:r w:rsidRPr="000B35FB" w:rsidDel="009167C1">
          <w:rPr>
            <w:rFonts w:ascii="Courier New" w:hAnsi="Courier New" w:cs="Courier New"/>
            <w:color w:val="000000" w:themeColor="text1" w:themeShade="80"/>
            <w:lang w:val="en"/>
          </w:rPr>
          <w:delText>:’’,</w:delText>
        </w:r>
        <w:r w:rsidRPr="000B35FB" w:rsidDel="009167C1">
          <w:rPr>
            <w:rFonts w:ascii="Courier New" w:hAnsi="Courier New" w:cs="Courier New"/>
            <w:color w:val="000000" w:themeColor="text1" w:themeShade="80"/>
          </w:rPr>
          <w:delText xml:space="preserve"> </w:delText>
        </w:r>
        <w:bookmarkStart w:id="6003" w:name="_Toc47969390"/>
        <w:bookmarkStart w:id="6004" w:name="_Toc47969586"/>
        <w:bookmarkStart w:id="6005" w:name="_Toc47970476"/>
        <w:bookmarkStart w:id="6006" w:name="_Toc47971443"/>
        <w:bookmarkStart w:id="6007" w:name="_Toc49273280"/>
        <w:bookmarkStart w:id="6008" w:name="_Toc50193024"/>
        <w:bookmarkEnd w:id="6003"/>
        <w:bookmarkEnd w:id="6004"/>
        <w:bookmarkEnd w:id="6005"/>
        <w:bookmarkEnd w:id="6006"/>
        <w:bookmarkEnd w:id="6007"/>
        <w:bookmarkEnd w:id="6008"/>
      </w:del>
    </w:p>
    <w:p w14:paraId="452947F1" w14:textId="761E58B3" w:rsidR="003D1211" w:rsidRPr="000B35FB" w:rsidDel="009167C1" w:rsidRDefault="003D1211" w:rsidP="001B7963">
      <w:pPr>
        <w:ind w:left="478" w:firstLine="200"/>
        <w:rPr>
          <w:del w:id="6009" w:author="hari prasath" w:date="2020-08-10T15:44:00Z"/>
          <w:rFonts w:ascii="Courier New" w:hAnsi="Courier New" w:cs="Courier New"/>
          <w:color w:val="000000" w:themeColor="text1" w:themeShade="80"/>
          <w:lang w:val="en"/>
        </w:rPr>
      </w:pPr>
      <w:del w:id="6010" w:author="hari prasath" w:date="2020-08-10T15:44:00Z">
        <w:r w:rsidRPr="000B35FB" w:rsidDel="009167C1">
          <w:rPr>
            <w:rFonts w:ascii="Courier New" w:hAnsi="Courier New" w:cs="Courier New"/>
            <w:color w:val="000000" w:themeColor="text1" w:themeShade="80"/>
            <w:lang w:val="en"/>
          </w:rPr>
          <w:delText>“payload”:</w:delText>
        </w:r>
        <w:bookmarkStart w:id="6011" w:name="_Toc47969391"/>
        <w:bookmarkStart w:id="6012" w:name="_Toc47969587"/>
        <w:bookmarkStart w:id="6013" w:name="_Toc47970477"/>
        <w:bookmarkStart w:id="6014" w:name="_Toc47971444"/>
        <w:bookmarkStart w:id="6015" w:name="_Toc49273281"/>
        <w:bookmarkStart w:id="6016" w:name="_Toc50193025"/>
        <w:bookmarkEnd w:id="6011"/>
        <w:bookmarkEnd w:id="6012"/>
        <w:bookmarkEnd w:id="6013"/>
        <w:bookmarkEnd w:id="6014"/>
        <w:bookmarkEnd w:id="6015"/>
        <w:bookmarkEnd w:id="6016"/>
      </w:del>
    </w:p>
    <w:p w14:paraId="5BB9BC78" w14:textId="2FC9DB40" w:rsidR="003D1211" w:rsidRPr="000B35FB" w:rsidDel="009167C1" w:rsidRDefault="003D1211" w:rsidP="001B7963">
      <w:pPr>
        <w:pStyle w:val="BodyText"/>
        <w:spacing w:line="480" w:lineRule="auto"/>
        <w:ind w:left="478" w:right="9527" w:firstLine="400"/>
        <w:rPr>
          <w:del w:id="6017" w:author="hari prasath" w:date="2020-08-10T15:44:00Z"/>
          <w:rFonts w:ascii="Courier New" w:hAnsi="Courier New" w:cs="Courier New"/>
          <w:color w:val="000000" w:themeColor="text1" w:themeShade="80"/>
          <w:sz w:val="22"/>
          <w:szCs w:val="22"/>
        </w:rPr>
      </w:pPr>
      <w:del w:id="6018" w:author="hari prasath" w:date="2020-08-10T15:44:00Z">
        <w:r w:rsidRPr="000B35FB" w:rsidDel="009167C1">
          <w:rPr>
            <w:rFonts w:ascii="Courier New" w:hAnsi="Courier New" w:cs="Courier New"/>
            <w:color w:val="000000" w:themeColor="text1" w:themeShade="80"/>
            <w:sz w:val="22"/>
            <w:szCs w:val="22"/>
          </w:rPr>
          <w:delText>{</w:delText>
        </w:r>
        <w:bookmarkStart w:id="6019" w:name="_Toc47969392"/>
        <w:bookmarkStart w:id="6020" w:name="_Toc47969588"/>
        <w:bookmarkStart w:id="6021" w:name="_Toc47970478"/>
        <w:bookmarkStart w:id="6022" w:name="_Toc47971445"/>
        <w:bookmarkStart w:id="6023" w:name="_Toc49273282"/>
        <w:bookmarkStart w:id="6024" w:name="_Toc50193026"/>
        <w:bookmarkEnd w:id="6019"/>
        <w:bookmarkEnd w:id="6020"/>
        <w:bookmarkEnd w:id="6021"/>
        <w:bookmarkEnd w:id="6022"/>
        <w:bookmarkEnd w:id="6023"/>
        <w:bookmarkEnd w:id="6024"/>
      </w:del>
    </w:p>
    <w:p w14:paraId="7F803237" w14:textId="486A8D40" w:rsidR="003D1211" w:rsidRPr="000B35FB" w:rsidDel="009167C1" w:rsidRDefault="003D1211" w:rsidP="001B7963">
      <w:pPr>
        <w:ind w:left="478" w:firstLine="400"/>
        <w:rPr>
          <w:del w:id="6025" w:author="hari prasath" w:date="2020-08-10T15:44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del w:id="6026" w:author="hari prasath" w:date="2020-08-10T15:44:00Z"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“device_uid”: “</w:delText>
        </w:r>
        <w:r w:rsidRPr="000B35FB" w:rsidDel="009167C1">
          <w:rPr>
            <w:rFonts w:ascii="Courier New" w:hAnsi="Courier New" w:cs="Courier New"/>
            <w:color w:val="000000" w:themeColor="text1" w:themeShade="80"/>
            <w:lang w:val="en"/>
          </w:rPr>
          <w:delText>03121901001000</w:delText>
        </w:r>
        <w:r w:rsidRPr="000B35FB" w:rsidDel="009167C1">
          <w:rPr>
            <w:rFonts w:ascii="Courier New" w:hAnsi="Courier New" w:cs="Courier New"/>
            <w:color w:val="000000" w:themeColor="text1" w:themeShade="80"/>
          </w:rPr>
          <w:delText>2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”,</w:delText>
        </w:r>
        <w:bookmarkStart w:id="6027" w:name="_Toc47969393"/>
        <w:bookmarkStart w:id="6028" w:name="_Toc47969589"/>
        <w:bookmarkStart w:id="6029" w:name="_Toc47970479"/>
        <w:bookmarkStart w:id="6030" w:name="_Toc47971446"/>
        <w:bookmarkStart w:id="6031" w:name="_Toc49273283"/>
        <w:bookmarkStart w:id="6032" w:name="_Toc50193027"/>
        <w:bookmarkEnd w:id="6027"/>
        <w:bookmarkEnd w:id="6028"/>
        <w:bookmarkEnd w:id="6029"/>
        <w:bookmarkEnd w:id="6030"/>
        <w:bookmarkEnd w:id="6031"/>
        <w:bookmarkEnd w:id="6032"/>
      </w:del>
    </w:p>
    <w:p w14:paraId="74135406" w14:textId="71EBF847" w:rsidR="003D1211" w:rsidRPr="000B35FB" w:rsidDel="009167C1" w:rsidRDefault="003D1211" w:rsidP="001B7963">
      <w:pPr>
        <w:ind w:left="478" w:firstLine="300"/>
        <w:rPr>
          <w:del w:id="6033" w:author="hari prasath" w:date="2020-08-10T15:44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del w:id="6034" w:author="hari prasath" w:date="2020-08-10T15:44:00Z"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 xml:space="preserve">  “action”: 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delText>7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,</w:delText>
        </w:r>
        <w:bookmarkStart w:id="6035" w:name="_Toc47969394"/>
        <w:bookmarkStart w:id="6036" w:name="_Toc47969590"/>
        <w:bookmarkStart w:id="6037" w:name="_Toc47970480"/>
        <w:bookmarkStart w:id="6038" w:name="_Toc47971447"/>
        <w:bookmarkStart w:id="6039" w:name="_Toc49273284"/>
        <w:bookmarkStart w:id="6040" w:name="_Toc50193028"/>
        <w:bookmarkEnd w:id="6035"/>
        <w:bookmarkEnd w:id="6036"/>
        <w:bookmarkEnd w:id="6037"/>
        <w:bookmarkEnd w:id="6038"/>
        <w:bookmarkEnd w:id="6039"/>
        <w:bookmarkEnd w:id="6040"/>
      </w:del>
    </w:p>
    <w:p w14:paraId="248B67B0" w14:textId="47617C3A" w:rsidR="003D1211" w:rsidRPr="000B35FB" w:rsidDel="009167C1" w:rsidRDefault="003D1211" w:rsidP="001B7963">
      <w:pPr>
        <w:ind w:left="478"/>
        <w:rPr>
          <w:del w:id="6041" w:author="hari prasath" w:date="2020-08-10T15:44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del w:id="6042" w:author="hari prasath" w:date="2020-08-10T15:44:00Z"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 xml:space="preserve">          “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delText>device_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data”:[</w:delText>
        </w:r>
        <w:bookmarkStart w:id="6043" w:name="_Toc47969395"/>
        <w:bookmarkStart w:id="6044" w:name="_Toc47969591"/>
        <w:bookmarkStart w:id="6045" w:name="_Toc47970481"/>
        <w:bookmarkStart w:id="6046" w:name="_Toc47971448"/>
        <w:bookmarkStart w:id="6047" w:name="_Toc49273285"/>
        <w:bookmarkStart w:id="6048" w:name="_Toc50193029"/>
        <w:bookmarkEnd w:id="6043"/>
        <w:bookmarkEnd w:id="6044"/>
        <w:bookmarkEnd w:id="6045"/>
        <w:bookmarkEnd w:id="6046"/>
        <w:bookmarkEnd w:id="6047"/>
        <w:bookmarkEnd w:id="6048"/>
      </w:del>
    </w:p>
    <w:p w14:paraId="13158802" w14:textId="2EB481E0" w:rsidR="003D1211" w:rsidRPr="000B35FB" w:rsidDel="009167C1" w:rsidRDefault="003D1211" w:rsidP="001B7963">
      <w:pPr>
        <w:ind w:left="478" w:firstLine="500"/>
        <w:rPr>
          <w:del w:id="6049" w:author="hari prasath" w:date="2020-08-10T15:44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del w:id="6050" w:author="hari prasath" w:date="2020-08-10T15:44:00Z"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{</w:delText>
        </w:r>
        <w:bookmarkStart w:id="6051" w:name="_Toc47969396"/>
        <w:bookmarkStart w:id="6052" w:name="_Toc47969592"/>
        <w:bookmarkStart w:id="6053" w:name="_Toc47970482"/>
        <w:bookmarkStart w:id="6054" w:name="_Toc47971449"/>
        <w:bookmarkStart w:id="6055" w:name="_Toc49273286"/>
        <w:bookmarkStart w:id="6056" w:name="_Toc50193030"/>
        <w:bookmarkEnd w:id="6051"/>
        <w:bookmarkEnd w:id="6052"/>
        <w:bookmarkEnd w:id="6053"/>
        <w:bookmarkEnd w:id="6054"/>
        <w:bookmarkEnd w:id="6055"/>
        <w:bookmarkEnd w:id="6056"/>
      </w:del>
    </w:p>
    <w:p w14:paraId="3C0F69A0" w14:textId="61CAFCF5" w:rsidR="003D1211" w:rsidRPr="000B35FB" w:rsidDel="009167C1" w:rsidRDefault="003D1211" w:rsidP="001B7963">
      <w:pPr>
        <w:ind w:left="478" w:firstLine="400"/>
        <w:rPr>
          <w:del w:id="6057" w:author="hari prasath" w:date="2020-08-10T15:44:00Z"/>
          <w:rFonts w:ascii="Courier New" w:eastAsia="Segoe UI Semibold" w:hAnsi="Courier New" w:cs="Courier New"/>
          <w:color w:val="000000" w:themeColor="text1" w:themeShade="80"/>
          <w:lang w:eastAsia="zh-CN" w:bidi="ar"/>
        </w:rPr>
      </w:pPr>
      <w:del w:id="6058" w:author="hari prasath" w:date="2020-08-10T15:44:00Z"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 xml:space="preserve">    “firmware_version”: 1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delText>.0.1,</w:delText>
        </w:r>
        <w:bookmarkStart w:id="6059" w:name="_Toc47969397"/>
        <w:bookmarkStart w:id="6060" w:name="_Toc47969593"/>
        <w:bookmarkStart w:id="6061" w:name="_Toc47970483"/>
        <w:bookmarkStart w:id="6062" w:name="_Toc47971450"/>
        <w:bookmarkStart w:id="6063" w:name="_Toc49273287"/>
        <w:bookmarkStart w:id="6064" w:name="_Toc50193031"/>
        <w:bookmarkEnd w:id="6059"/>
        <w:bookmarkEnd w:id="6060"/>
        <w:bookmarkEnd w:id="6061"/>
        <w:bookmarkEnd w:id="6062"/>
        <w:bookmarkEnd w:id="6063"/>
        <w:bookmarkEnd w:id="6064"/>
      </w:del>
    </w:p>
    <w:p w14:paraId="3654021B" w14:textId="78A491D6" w:rsidR="003D1211" w:rsidRPr="000B35FB" w:rsidDel="009167C1" w:rsidRDefault="003D1211" w:rsidP="001B7963">
      <w:pPr>
        <w:ind w:left="478" w:firstLine="400"/>
        <w:rPr>
          <w:del w:id="6065" w:author="hari prasath" w:date="2020-08-10T15:44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del w:id="6066" w:author="hari prasath" w:date="2020-08-10T15:44:00Z"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delText xml:space="preserve">   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"firmware_path": "ftp://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delText>&lt;HUB_IP&gt;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/</w:delText>
        </w:r>
        <w:r w:rsidR="000C2DC6" w:rsidRPr="000B35FB" w:rsidDel="009167C1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delText>Amenos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",</w:delText>
        </w:r>
        <w:bookmarkStart w:id="6067" w:name="_Toc47969398"/>
        <w:bookmarkStart w:id="6068" w:name="_Toc47969594"/>
        <w:bookmarkStart w:id="6069" w:name="_Toc47970484"/>
        <w:bookmarkStart w:id="6070" w:name="_Toc47971451"/>
        <w:bookmarkStart w:id="6071" w:name="_Toc49273288"/>
        <w:bookmarkStart w:id="6072" w:name="_Toc50193032"/>
        <w:bookmarkEnd w:id="6067"/>
        <w:bookmarkEnd w:id="6068"/>
        <w:bookmarkEnd w:id="6069"/>
        <w:bookmarkEnd w:id="6070"/>
        <w:bookmarkEnd w:id="6071"/>
        <w:bookmarkEnd w:id="6072"/>
      </w:del>
    </w:p>
    <w:p w14:paraId="4FE19DA0" w14:textId="55DA35E5" w:rsidR="003D1211" w:rsidRPr="000B35FB" w:rsidDel="009167C1" w:rsidRDefault="003D1211" w:rsidP="001B7963">
      <w:pPr>
        <w:ind w:left="478" w:firstLine="600"/>
        <w:rPr>
          <w:del w:id="6073" w:author="hari prasath" w:date="2020-08-10T15:44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del w:id="6074" w:author="hari prasath" w:date="2020-08-10T15:44:00Z"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"crc": "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delText xml:space="preserve"> 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" ,</w:delText>
        </w:r>
        <w:bookmarkStart w:id="6075" w:name="_Toc47969399"/>
        <w:bookmarkStart w:id="6076" w:name="_Toc47969595"/>
        <w:bookmarkStart w:id="6077" w:name="_Toc47970485"/>
        <w:bookmarkStart w:id="6078" w:name="_Toc47971452"/>
        <w:bookmarkStart w:id="6079" w:name="_Toc49273289"/>
        <w:bookmarkStart w:id="6080" w:name="_Toc50193033"/>
        <w:bookmarkEnd w:id="6075"/>
        <w:bookmarkEnd w:id="6076"/>
        <w:bookmarkEnd w:id="6077"/>
        <w:bookmarkEnd w:id="6078"/>
        <w:bookmarkEnd w:id="6079"/>
        <w:bookmarkEnd w:id="6080"/>
      </w:del>
    </w:p>
    <w:p w14:paraId="1D68D879" w14:textId="0BCF2F43" w:rsidR="003D1211" w:rsidRPr="000B35FB" w:rsidDel="009167C1" w:rsidRDefault="003D1211" w:rsidP="001B7963">
      <w:pPr>
        <w:ind w:left="478" w:firstLine="600"/>
        <w:rPr>
          <w:del w:id="6081" w:author="hari prasath" w:date="2020-08-10T15:44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del w:id="6082" w:author="hari prasath" w:date="2020-08-10T15:44:00Z"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"file_size" : "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eastAsia="zh-CN" w:bidi="ar"/>
          </w:rPr>
          <w:delText>10</w:delText>
        </w:r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"</w:delText>
        </w:r>
        <w:bookmarkStart w:id="6083" w:name="_Toc47969400"/>
        <w:bookmarkStart w:id="6084" w:name="_Toc47969596"/>
        <w:bookmarkStart w:id="6085" w:name="_Toc47970486"/>
        <w:bookmarkStart w:id="6086" w:name="_Toc47971453"/>
        <w:bookmarkStart w:id="6087" w:name="_Toc49273290"/>
        <w:bookmarkStart w:id="6088" w:name="_Toc50193034"/>
        <w:bookmarkEnd w:id="6083"/>
        <w:bookmarkEnd w:id="6084"/>
        <w:bookmarkEnd w:id="6085"/>
        <w:bookmarkEnd w:id="6086"/>
        <w:bookmarkEnd w:id="6087"/>
        <w:bookmarkEnd w:id="6088"/>
      </w:del>
    </w:p>
    <w:p w14:paraId="5A454929" w14:textId="2654D9E2" w:rsidR="003D1211" w:rsidRPr="000B35FB" w:rsidDel="009167C1" w:rsidRDefault="003D1211" w:rsidP="001B7963">
      <w:pPr>
        <w:ind w:left="478" w:firstLine="400"/>
        <w:rPr>
          <w:del w:id="6089" w:author="hari prasath" w:date="2020-08-10T15:44:00Z"/>
          <w:rFonts w:ascii="Courier New" w:eastAsia="Segoe UI Semibold" w:hAnsi="Courier New" w:cs="Courier New"/>
          <w:color w:val="000000" w:themeColor="text1" w:themeShade="80"/>
          <w:lang w:eastAsia="zh-CN" w:bidi="ar"/>
        </w:rPr>
      </w:pPr>
      <w:bookmarkStart w:id="6090" w:name="_Toc47969401"/>
      <w:bookmarkStart w:id="6091" w:name="_Toc47969597"/>
      <w:bookmarkStart w:id="6092" w:name="_Toc47970487"/>
      <w:bookmarkStart w:id="6093" w:name="_Toc47971454"/>
      <w:bookmarkStart w:id="6094" w:name="_Toc49273291"/>
      <w:bookmarkStart w:id="6095" w:name="_Toc50193035"/>
      <w:bookmarkEnd w:id="6090"/>
      <w:bookmarkEnd w:id="6091"/>
      <w:bookmarkEnd w:id="6092"/>
      <w:bookmarkEnd w:id="6093"/>
      <w:bookmarkEnd w:id="6094"/>
      <w:bookmarkEnd w:id="6095"/>
    </w:p>
    <w:p w14:paraId="2F14945E" w14:textId="0CCDDABF" w:rsidR="003D1211" w:rsidRPr="000B35FB" w:rsidDel="009167C1" w:rsidRDefault="003D1211" w:rsidP="001B7963">
      <w:pPr>
        <w:ind w:left="478" w:firstLine="600"/>
        <w:rPr>
          <w:del w:id="6096" w:author="hari prasath" w:date="2020-08-10T15:44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del w:id="6097" w:author="hari prasath" w:date="2020-08-10T15:44:00Z"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}</w:delText>
        </w:r>
        <w:bookmarkStart w:id="6098" w:name="_Toc47969402"/>
        <w:bookmarkStart w:id="6099" w:name="_Toc47969598"/>
        <w:bookmarkStart w:id="6100" w:name="_Toc47970488"/>
        <w:bookmarkStart w:id="6101" w:name="_Toc47971455"/>
        <w:bookmarkStart w:id="6102" w:name="_Toc49273292"/>
        <w:bookmarkStart w:id="6103" w:name="_Toc50193036"/>
        <w:bookmarkEnd w:id="6098"/>
        <w:bookmarkEnd w:id="6099"/>
        <w:bookmarkEnd w:id="6100"/>
        <w:bookmarkEnd w:id="6101"/>
        <w:bookmarkEnd w:id="6102"/>
        <w:bookmarkEnd w:id="6103"/>
      </w:del>
    </w:p>
    <w:p w14:paraId="438CB842" w14:textId="483CABFA" w:rsidR="003D1211" w:rsidRPr="000B35FB" w:rsidDel="009167C1" w:rsidRDefault="003D1211" w:rsidP="001B7963">
      <w:pPr>
        <w:ind w:left="478" w:firstLine="500"/>
        <w:rPr>
          <w:del w:id="6104" w:author="hari prasath" w:date="2020-08-10T15:44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del w:id="6105" w:author="hari prasath" w:date="2020-08-10T15:44:00Z"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]</w:delText>
        </w:r>
        <w:bookmarkStart w:id="6106" w:name="_Toc47969403"/>
        <w:bookmarkStart w:id="6107" w:name="_Toc47969599"/>
        <w:bookmarkStart w:id="6108" w:name="_Toc47970489"/>
        <w:bookmarkStart w:id="6109" w:name="_Toc47971456"/>
        <w:bookmarkStart w:id="6110" w:name="_Toc49273293"/>
        <w:bookmarkStart w:id="6111" w:name="_Toc50193037"/>
        <w:bookmarkEnd w:id="6106"/>
        <w:bookmarkEnd w:id="6107"/>
        <w:bookmarkEnd w:id="6108"/>
        <w:bookmarkEnd w:id="6109"/>
        <w:bookmarkEnd w:id="6110"/>
        <w:bookmarkEnd w:id="6111"/>
      </w:del>
    </w:p>
    <w:p w14:paraId="08859B37" w14:textId="09290F59" w:rsidR="003D1211" w:rsidRPr="000B35FB" w:rsidDel="009167C1" w:rsidRDefault="003D1211" w:rsidP="001B7963">
      <w:pPr>
        <w:ind w:left="478" w:firstLine="300"/>
        <w:rPr>
          <w:del w:id="6112" w:author="hari prasath" w:date="2020-08-10T15:44:00Z"/>
          <w:rFonts w:ascii="Courier New" w:eastAsia="Segoe UI Semibold" w:hAnsi="Courier New" w:cs="Courier New"/>
          <w:color w:val="000000" w:themeColor="text1" w:themeShade="80"/>
          <w:lang w:val="en" w:eastAsia="zh-CN" w:bidi="ar"/>
        </w:rPr>
      </w:pPr>
      <w:del w:id="6113" w:author="hari prasath" w:date="2020-08-10T15:44:00Z"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}</w:delText>
        </w:r>
        <w:bookmarkStart w:id="6114" w:name="_Toc47969404"/>
        <w:bookmarkStart w:id="6115" w:name="_Toc47969600"/>
        <w:bookmarkStart w:id="6116" w:name="_Toc47970490"/>
        <w:bookmarkStart w:id="6117" w:name="_Toc47971457"/>
        <w:bookmarkStart w:id="6118" w:name="_Toc49273294"/>
        <w:bookmarkStart w:id="6119" w:name="_Toc50193038"/>
        <w:bookmarkEnd w:id="6114"/>
        <w:bookmarkEnd w:id="6115"/>
        <w:bookmarkEnd w:id="6116"/>
        <w:bookmarkEnd w:id="6117"/>
        <w:bookmarkEnd w:id="6118"/>
        <w:bookmarkEnd w:id="6119"/>
      </w:del>
    </w:p>
    <w:p w14:paraId="6CFDDC89" w14:textId="05240D68" w:rsidR="003D1211" w:rsidRPr="00F76BA3" w:rsidDel="00F76BA3" w:rsidRDefault="003D1211">
      <w:pPr>
        <w:pStyle w:val="Heading2"/>
        <w:rPr>
          <w:del w:id="6120" w:author="hari prasath" w:date="2020-07-30T19:54:00Z"/>
          <w:rFonts w:eastAsia="Segoe UI Semibold"/>
          <w:lang w:val="en" w:eastAsia="zh-CN" w:bidi="ar"/>
          <w:rPrChange w:id="6121" w:author="hari prasath" w:date="2020-07-30T19:54:00Z">
            <w:rPr>
              <w:del w:id="6122" w:author="hari prasath" w:date="2020-07-30T19:54:00Z"/>
              <w:rFonts w:ascii="Courier New" w:hAnsi="Courier New" w:cs="Courier New"/>
              <w:lang w:val="en"/>
            </w:rPr>
          </w:rPrChange>
        </w:rPr>
        <w:pPrChange w:id="6123" w:author="hari prasath" w:date="2020-07-30T19:54:00Z">
          <w:pPr>
            <w:ind w:left="478"/>
          </w:pPr>
        </w:pPrChange>
      </w:pPr>
      <w:del w:id="6124" w:author="hari prasath" w:date="2020-08-10T15:44:00Z">
        <w:r w:rsidRPr="000B35FB" w:rsidDel="009167C1">
          <w:rPr>
            <w:rFonts w:ascii="Courier New" w:eastAsia="Segoe UI Semibold" w:hAnsi="Courier New" w:cs="Courier New"/>
            <w:color w:val="000000" w:themeColor="text1" w:themeShade="80"/>
            <w:lang w:val="en" w:eastAsia="zh-CN" w:bidi="ar"/>
          </w:rPr>
          <w:delText>}</w:delText>
        </w:r>
      </w:del>
      <w:bookmarkStart w:id="6125" w:name="_Toc47031520"/>
      <w:bookmarkStart w:id="6126" w:name="_Toc47116377"/>
      <w:bookmarkStart w:id="6127" w:name="_Toc47445469"/>
      <w:bookmarkStart w:id="6128" w:name="_Toc47969405"/>
      <w:bookmarkStart w:id="6129" w:name="_Toc47969601"/>
      <w:bookmarkStart w:id="6130" w:name="_Toc47970491"/>
      <w:bookmarkStart w:id="6131" w:name="_Toc47971458"/>
      <w:bookmarkStart w:id="6132" w:name="_Toc49273295"/>
      <w:bookmarkStart w:id="6133" w:name="_Toc50193039"/>
      <w:bookmarkEnd w:id="6125"/>
      <w:bookmarkEnd w:id="6126"/>
      <w:bookmarkEnd w:id="6127"/>
      <w:bookmarkEnd w:id="6128"/>
      <w:bookmarkEnd w:id="6129"/>
      <w:bookmarkEnd w:id="6130"/>
      <w:bookmarkEnd w:id="6131"/>
      <w:bookmarkEnd w:id="6132"/>
      <w:bookmarkEnd w:id="6133"/>
    </w:p>
    <w:p w14:paraId="38B54346" w14:textId="7D81F56C" w:rsidR="00F8501D" w:rsidRDefault="00C63F9C">
      <w:pPr>
        <w:pStyle w:val="Heading2"/>
        <w:rPr>
          <w:ins w:id="6134" w:author="hari prasath" w:date="2020-07-16T19:04:00Z"/>
        </w:rPr>
      </w:pPr>
      <w:bookmarkStart w:id="6135" w:name="_Toc45305298"/>
      <w:bookmarkStart w:id="6136" w:name="_Toc45305299"/>
      <w:bookmarkStart w:id="6137" w:name="_Ref44690092"/>
      <w:bookmarkStart w:id="6138" w:name="_Toc50193040"/>
      <w:bookmarkStart w:id="6139" w:name="_Hlk45185361"/>
      <w:bookmarkEnd w:id="6135"/>
      <w:bookmarkEnd w:id="6136"/>
      <w:commentRangeStart w:id="6140"/>
      <w:r>
        <w:t>Over temperature wake after packet</w:t>
      </w:r>
      <w:commentRangeEnd w:id="6140"/>
      <w:r w:rsidR="00A630A0">
        <w:rPr>
          <w:rStyle w:val="CommentReference"/>
          <w:rFonts w:ascii="Arial" w:eastAsiaTheme="minorHAnsi" w:hAnsi="Arial" w:cstheme="minorBidi"/>
          <w:b w:val="0"/>
          <w:color w:val="auto"/>
        </w:rPr>
        <w:commentReference w:id="6140"/>
      </w:r>
      <w:bookmarkEnd w:id="6137"/>
      <w:bookmarkEnd w:id="6138"/>
    </w:p>
    <w:p w14:paraId="1854344F" w14:textId="2F9FD644" w:rsidR="00E22B0B" w:rsidRPr="00A2695F" w:rsidRDefault="00E22B0B">
      <w:pPr>
        <w:ind w:left="567"/>
        <w:rPr>
          <w:ins w:id="6141" w:author="hari prasath" w:date="2020-07-16T19:04:00Z"/>
          <w:rFonts w:asciiTheme="minorHAnsi" w:hAnsiTheme="minorHAnsi" w:cstheme="minorHAnsi"/>
        </w:rPr>
        <w:pPrChange w:id="6142" w:author="hari prasath" w:date="2020-08-10T16:43:00Z">
          <w:pPr>
            <w:ind w:firstLine="576"/>
          </w:pPr>
        </w:pPrChange>
      </w:pPr>
      <w:commentRangeStart w:id="6143"/>
      <w:ins w:id="6144" w:author="hari prasath" w:date="2020-07-16T19:04:00Z">
        <w:r w:rsidRPr="00A2695F">
          <w:rPr>
            <w:rFonts w:asciiTheme="minorHAnsi" w:hAnsiTheme="minorHAnsi" w:cstheme="minorHAnsi"/>
          </w:rPr>
          <w:t xml:space="preserve">Sensor receives this packet </w:t>
        </w:r>
        <w:r w:rsidR="008D72F9">
          <w:rPr>
            <w:rFonts w:asciiTheme="minorHAnsi" w:hAnsiTheme="minorHAnsi" w:cstheme="minorHAnsi"/>
          </w:rPr>
          <w:t xml:space="preserve">when </w:t>
        </w:r>
      </w:ins>
      <w:ins w:id="6145" w:author="hari prasath" w:date="2020-07-16T19:05:00Z">
        <w:r w:rsidR="008D72F9">
          <w:rPr>
            <w:rFonts w:asciiTheme="minorHAnsi" w:hAnsiTheme="minorHAnsi" w:cstheme="minorHAnsi"/>
          </w:rPr>
          <w:t xml:space="preserve">Hub detects sensor’s device temperature </w:t>
        </w:r>
      </w:ins>
      <w:ins w:id="6146" w:author="hari prasath" w:date="2020-07-16T19:06:00Z">
        <w:r w:rsidR="008D72F9">
          <w:rPr>
            <w:rFonts w:asciiTheme="minorHAnsi" w:hAnsiTheme="minorHAnsi" w:cstheme="minorHAnsi"/>
          </w:rPr>
          <w:t xml:space="preserve">is </w:t>
        </w:r>
      </w:ins>
      <w:ins w:id="6147" w:author="hari prasath" w:date="2020-07-16T19:05:00Z">
        <w:r w:rsidR="008D72F9">
          <w:rPr>
            <w:rFonts w:asciiTheme="minorHAnsi" w:hAnsiTheme="minorHAnsi" w:cstheme="minorHAnsi"/>
          </w:rPr>
          <w:t>greater than over temper</w:t>
        </w:r>
      </w:ins>
      <w:ins w:id="6148" w:author="hari prasath" w:date="2020-07-16T19:07:00Z">
        <w:r w:rsidR="008D72F9">
          <w:rPr>
            <w:rFonts w:asciiTheme="minorHAnsi" w:hAnsiTheme="minorHAnsi" w:cstheme="minorHAnsi"/>
          </w:rPr>
          <w:t>a</w:t>
        </w:r>
      </w:ins>
      <w:ins w:id="6149" w:author="hari prasath" w:date="2020-07-16T19:05:00Z">
        <w:r w:rsidR="008D72F9">
          <w:rPr>
            <w:rFonts w:asciiTheme="minorHAnsi" w:hAnsiTheme="minorHAnsi" w:cstheme="minorHAnsi"/>
          </w:rPr>
          <w:t>ture</w:t>
        </w:r>
      </w:ins>
      <w:commentRangeEnd w:id="6143"/>
      <w:ins w:id="6150" w:author="hari prasath" w:date="2020-07-16T19:44:00Z">
        <w:r w:rsidR="000C6F24">
          <w:rPr>
            <w:rStyle w:val="CommentReference"/>
          </w:rPr>
          <w:commentReference w:id="6143"/>
        </w:r>
      </w:ins>
    </w:p>
    <w:p w14:paraId="7DB13A40" w14:textId="77777777" w:rsidR="00E22B0B" w:rsidRPr="0011432C" w:rsidRDefault="00E22B0B">
      <w:pPr>
        <w:pPrChange w:id="6151" w:author="hari prasath" w:date="2020-07-16T19:04:00Z">
          <w:pPr>
            <w:pStyle w:val="Heading2"/>
          </w:pPr>
        </w:pPrChange>
      </w:pPr>
    </w:p>
    <w:p w14:paraId="5A41B19B" w14:textId="32177743" w:rsidR="00C63F9C" w:rsidDel="0071685B" w:rsidRDefault="00C63F9C" w:rsidP="00C63F9C">
      <w:pPr>
        <w:pStyle w:val="Heading3"/>
        <w:rPr>
          <w:del w:id="6152" w:author="hari prasath" w:date="2020-08-10T16:42:00Z"/>
        </w:rPr>
      </w:pPr>
      <w:del w:id="6153" w:author="hari prasath" w:date="2020-08-10T16:42:00Z">
        <w:r w:rsidDel="0071685B">
          <w:delText>Amenos wake after packet</w:delText>
        </w:r>
      </w:del>
    </w:p>
    <w:p w14:paraId="7183E5F5" w14:textId="77777777" w:rsidR="00C63F9C" w:rsidRPr="003E68F5" w:rsidRDefault="00C63F9C" w:rsidP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>{</w:t>
      </w:r>
    </w:p>
    <w:p w14:paraId="6C19D7B8" w14:textId="77777777" w:rsidR="00C63F9C" w:rsidRPr="003E68F5" w:rsidRDefault="00C63F9C" w:rsidP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>“hmac”:’’,</w:t>
      </w:r>
    </w:p>
    <w:p w14:paraId="3675A774" w14:textId="77777777" w:rsidR="00C63F9C" w:rsidRPr="003E68F5" w:rsidRDefault="00C63F9C" w:rsidP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>“payload”:</w:t>
      </w:r>
    </w:p>
    <w:p w14:paraId="5AA5DF7C" w14:textId="77777777" w:rsidR="00C63F9C" w:rsidRPr="003E68F5" w:rsidRDefault="00C63F9C" w:rsidP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>{</w:t>
      </w:r>
      <w:r w:rsidRPr="003E68F5">
        <w:rPr>
          <w:rFonts w:ascii="Courier New" w:hAnsi="Courier New" w:cs="Courier New"/>
        </w:rPr>
        <w:tab/>
      </w:r>
    </w:p>
    <w:p w14:paraId="287B89CA" w14:textId="77777777" w:rsidR="00C63F9C" w:rsidRPr="003E68F5" w:rsidRDefault="00C63F9C" w:rsidP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>“device_uid”: “031219010010002”,</w:t>
      </w:r>
    </w:p>
    <w:p w14:paraId="2661D9E2" w14:textId="71851CCA" w:rsidR="00C63F9C" w:rsidRPr="003E68F5" w:rsidRDefault="00C63F9C" w:rsidP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 xml:space="preserve">“action”: </w:t>
      </w:r>
      <w:ins w:id="6154" w:author="hari prasath" w:date="2020-07-11T15:20:00Z">
        <w:r w:rsidR="00741FAC">
          <w:rPr>
            <w:rFonts w:ascii="Courier New" w:hAnsi="Courier New" w:cs="Courier New"/>
          </w:rPr>
          <w:t>2</w:t>
        </w:r>
      </w:ins>
      <w:ins w:id="6155" w:author="hari prasath" w:date="2020-08-10T16:13:00Z">
        <w:r w:rsidR="00FD1893">
          <w:rPr>
            <w:rFonts w:ascii="Courier New" w:hAnsi="Courier New" w:cs="Courier New"/>
          </w:rPr>
          <w:t>0</w:t>
        </w:r>
      </w:ins>
      <w:del w:id="6156" w:author="hari prasath" w:date="2020-07-11T15:20:00Z">
        <w:r w:rsidDel="00741FAC">
          <w:rPr>
            <w:rFonts w:ascii="Courier New" w:hAnsi="Courier New" w:cs="Courier New"/>
          </w:rPr>
          <w:delText>16</w:delText>
        </w:r>
      </w:del>
      <w:del w:id="6157" w:author="hari prasath" w:date="2020-08-10T16:13:00Z">
        <w:r w:rsidRPr="003E68F5" w:rsidDel="00FD1893">
          <w:rPr>
            <w:rFonts w:ascii="Courier New" w:hAnsi="Courier New" w:cs="Courier New"/>
          </w:rPr>
          <w:delText>,</w:delText>
        </w:r>
      </w:del>
    </w:p>
    <w:p w14:paraId="12F0823B" w14:textId="6823FF2B" w:rsidR="00C63F9C" w:rsidRPr="003E68F5" w:rsidRDefault="00C63F9C" w:rsidP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>“device_data”:[</w:t>
      </w:r>
    </w:p>
    <w:p w14:paraId="2FC0BDB8" w14:textId="77777777" w:rsidR="00C63F9C" w:rsidRPr="003E68F5" w:rsidRDefault="00C63F9C" w:rsidP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>{</w:t>
      </w:r>
    </w:p>
    <w:p w14:paraId="193E0C80" w14:textId="79B078AA" w:rsidR="00C63F9C" w:rsidRPr="003E68F5" w:rsidRDefault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 xml:space="preserve"> “</w:t>
      </w:r>
      <w:r>
        <w:rPr>
          <w:rFonts w:ascii="Courier New" w:hAnsi="Courier New" w:cs="Courier New"/>
        </w:rPr>
        <w:t>status”:1</w:t>
      </w:r>
    </w:p>
    <w:p w14:paraId="7C7245B1" w14:textId="77777777" w:rsidR="00C63F9C" w:rsidRPr="003E68F5" w:rsidRDefault="00C63F9C" w:rsidP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>}</w:t>
      </w:r>
    </w:p>
    <w:p w14:paraId="46E8842C" w14:textId="77777777" w:rsidR="00C63F9C" w:rsidRPr="003E68F5" w:rsidRDefault="00C63F9C" w:rsidP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>]</w:t>
      </w:r>
    </w:p>
    <w:p w14:paraId="612362F9" w14:textId="77777777" w:rsidR="00C63F9C" w:rsidRPr="003E68F5" w:rsidRDefault="00C63F9C" w:rsidP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>}</w:t>
      </w:r>
    </w:p>
    <w:p w14:paraId="2598E63E" w14:textId="77777777" w:rsidR="00C63F9C" w:rsidRPr="003E68F5" w:rsidRDefault="00C63F9C" w:rsidP="00C63F9C">
      <w:pPr>
        <w:ind w:left="576"/>
        <w:rPr>
          <w:rFonts w:ascii="Courier New" w:hAnsi="Courier New" w:cs="Courier New"/>
        </w:rPr>
      </w:pPr>
      <w:r w:rsidRPr="003E68F5">
        <w:rPr>
          <w:rFonts w:ascii="Courier New" w:hAnsi="Courier New" w:cs="Courier New"/>
        </w:rPr>
        <w:t>}</w:t>
      </w:r>
    </w:p>
    <w:bookmarkEnd w:id="6139"/>
    <w:p w14:paraId="3DBD7054" w14:textId="278B10EC" w:rsidR="00F8501D" w:rsidRDefault="00F8501D" w:rsidP="001B7963">
      <w:pPr>
        <w:ind w:left="478"/>
        <w:rPr>
          <w:rFonts w:asciiTheme="minorHAnsi" w:hAnsiTheme="minorHAnsi" w:cstheme="minorHAnsi"/>
        </w:rPr>
      </w:pPr>
    </w:p>
    <w:p w14:paraId="69771C56" w14:textId="24B00896" w:rsidR="008D72F9" w:rsidDel="002575CA" w:rsidRDefault="00BF365C">
      <w:pPr>
        <w:rPr>
          <w:del w:id="6158" w:author="hari prasath" w:date="2020-08-10T15:50:00Z"/>
        </w:rPr>
      </w:pPr>
      <w:bookmarkStart w:id="6159" w:name="_Ref44690096"/>
      <w:commentRangeStart w:id="6160"/>
      <w:del w:id="6161" w:author="hari prasath" w:date="2020-08-10T15:50:00Z">
        <w:r w:rsidDel="009167C1">
          <w:delText>Lock capacitive touch switch packet</w:delText>
        </w:r>
        <w:commentRangeEnd w:id="6160"/>
        <w:r w:rsidR="00A630A0" w:rsidDel="009167C1">
          <w:rPr>
            <w:rStyle w:val="CommentReference"/>
          </w:rPr>
          <w:commentReference w:id="6160"/>
        </w:r>
        <w:bookmarkEnd w:id="6159"/>
      </w:del>
    </w:p>
    <w:p w14:paraId="104620E9" w14:textId="6D6949E2" w:rsidR="002575CA" w:rsidRDefault="002575CA">
      <w:pPr>
        <w:ind w:firstLine="576"/>
        <w:rPr>
          <w:ins w:id="6162" w:author="hari prasath" w:date="2020-08-25T18:26:00Z"/>
        </w:rPr>
      </w:pPr>
    </w:p>
    <w:p w14:paraId="7B4448A0" w14:textId="2F4E8579" w:rsidR="002575CA" w:rsidRPr="00E07363" w:rsidRDefault="002575CA">
      <w:pPr>
        <w:pStyle w:val="Heading2"/>
        <w:rPr>
          <w:ins w:id="6163" w:author="hari prasath" w:date="2020-08-25T18:26:00Z"/>
          <w:rFonts w:eastAsiaTheme="minorHAnsi"/>
          <w:rPrChange w:id="6164" w:author="hari prasath" w:date="2020-07-16T19:12:00Z">
            <w:rPr>
              <w:ins w:id="6165" w:author="hari prasath" w:date="2020-08-25T18:26:00Z"/>
            </w:rPr>
          </w:rPrChange>
        </w:rPr>
      </w:pPr>
      <w:bookmarkStart w:id="6166" w:name="_Ref49272856"/>
      <w:bookmarkStart w:id="6167" w:name="_Toc50193041"/>
      <w:ins w:id="6168" w:author="hari prasath" w:date="2020-08-25T18:26:00Z">
        <w:r>
          <w:t>AC  &amp; Light default broadcast packet</w:t>
        </w:r>
        <w:bookmarkEnd w:id="6166"/>
        <w:bookmarkEnd w:id="6167"/>
      </w:ins>
    </w:p>
    <w:p w14:paraId="4ABB5966" w14:textId="18D1C075" w:rsidR="00BF365C" w:rsidDel="009167C1" w:rsidRDefault="00BF365C" w:rsidP="00BF365C">
      <w:pPr>
        <w:pStyle w:val="Heading3"/>
        <w:rPr>
          <w:del w:id="6169" w:author="hari prasath" w:date="2020-08-10T15:50:00Z"/>
        </w:rPr>
      </w:pPr>
      <w:del w:id="6170" w:author="hari prasath" w:date="2020-08-10T15:50:00Z">
        <w:r w:rsidDel="009167C1">
          <w:delText>Am</w:delText>
        </w:r>
      </w:del>
      <w:del w:id="6171" w:author="hari prasath" w:date="2020-07-16T19:40:00Z">
        <w:r w:rsidDel="00613004">
          <w:delText>ne</w:delText>
        </w:r>
      </w:del>
      <w:del w:id="6172" w:author="hari prasath" w:date="2020-08-10T15:50:00Z">
        <w:r w:rsidDel="009167C1">
          <w:delText>os lock switch packet</w:delText>
        </w:r>
      </w:del>
    </w:p>
    <w:p w14:paraId="2FCDD1AE" w14:textId="098D9BCA" w:rsidR="00BF365C" w:rsidRPr="003E68F5" w:rsidDel="009167C1" w:rsidRDefault="00BF365C" w:rsidP="00BF365C">
      <w:pPr>
        <w:ind w:left="576"/>
        <w:rPr>
          <w:del w:id="6173" w:author="hari prasath" w:date="2020-08-10T15:50:00Z"/>
          <w:rFonts w:ascii="Courier New" w:hAnsi="Courier New" w:cs="Courier New"/>
        </w:rPr>
      </w:pPr>
      <w:del w:id="6174" w:author="hari prasath" w:date="2020-08-10T15:50:00Z">
        <w:r w:rsidRPr="003E68F5" w:rsidDel="009167C1">
          <w:rPr>
            <w:rFonts w:ascii="Courier New" w:hAnsi="Courier New" w:cs="Courier New"/>
          </w:rPr>
          <w:delText>{</w:delText>
        </w:r>
      </w:del>
    </w:p>
    <w:p w14:paraId="05F1DC74" w14:textId="0CC442C0" w:rsidR="00BF365C" w:rsidRPr="003E68F5" w:rsidDel="009167C1" w:rsidRDefault="00BF365C" w:rsidP="00BF365C">
      <w:pPr>
        <w:ind w:left="576"/>
        <w:rPr>
          <w:del w:id="6175" w:author="hari prasath" w:date="2020-08-10T15:50:00Z"/>
          <w:rFonts w:ascii="Courier New" w:hAnsi="Courier New" w:cs="Courier New"/>
        </w:rPr>
      </w:pPr>
      <w:del w:id="6176" w:author="hari prasath" w:date="2020-08-10T15:50:00Z">
        <w:r w:rsidRPr="003E68F5" w:rsidDel="009167C1">
          <w:rPr>
            <w:rFonts w:ascii="Courier New" w:hAnsi="Courier New" w:cs="Courier New"/>
          </w:rPr>
          <w:delText>“hmac”:’’,</w:delText>
        </w:r>
      </w:del>
    </w:p>
    <w:p w14:paraId="2AA2F242" w14:textId="4ADFBEE1" w:rsidR="00BF365C" w:rsidRPr="003E68F5" w:rsidDel="009167C1" w:rsidRDefault="00BF365C" w:rsidP="00BF365C">
      <w:pPr>
        <w:ind w:left="576"/>
        <w:rPr>
          <w:del w:id="6177" w:author="hari prasath" w:date="2020-08-10T15:50:00Z"/>
          <w:rFonts w:ascii="Courier New" w:hAnsi="Courier New" w:cs="Courier New"/>
        </w:rPr>
      </w:pPr>
      <w:del w:id="6178" w:author="hari prasath" w:date="2020-08-10T15:50:00Z">
        <w:r w:rsidRPr="003E68F5" w:rsidDel="009167C1">
          <w:rPr>
            <w:rFonts w:ascii="Courier New" w:hAnsi="Courier New" w:cs="Courier New"/>
          </w:rPr>
          <w:delText>“payload”:</w:delText>
        </w:r>
      </w:del>
    </w:p>
    <w:p w14:paraId="48349695" w14:textId="1F521CC5" w:rsidR="00BF365C" w:rsidRPr="003E68F5" w:rsidDel="009167C1" w:rsidRDefault="00BF365C" w:rsidP="00BF365C">
      <w:pPr>
        <w:ind w:left="576"/>
        <w:rPr>
          <w:del w:id="6179" w:author="hari prasath" w:date="2020-08-10T15:50:00Z"/>
          <w:rFonts w:ascii="Courier New" w:hAnsi="Courier New" w:cs="Courier New"/>
        </w:rPr>
      </w:pPr>
      <w:del w:id="6180" w:author="hari prasath" w:date="2020-08-10T15:50:00Z">
        <w:r w:rsidRPr="003E68F5" w:rsidDel="009167C1">
          <w:rPr>
            <w:rFonts w:ascii="Courier New" w:hAnsi="Courier New" w:cs="Courier New"/>
          </w:rPr>
          <w:delText>{</w:delText>
        </w:r>
        <w:r w:rsidRPr="003E68F5" w:rsidDel="009167C1">
          <w:rPr>
            <w:rFonts w:ascii="Courier New" w:hAnsi="Courier New" w:cs="Courier New"/>
          </w:rPr>
          <w:tab/>
        </w:r>
      </w:del>
    </w:p>
    <w:p w14:paraId="2481AC58" w14:textId="578C2DD7" w:rsidR="00BF365C" w:rsidRPr="003E68F5" w:rsidDel="009167C1" w:rsidRDefault="00BF365C" w:rsidP="00BF365C">
      <w:pPr>
        <w:ind w:left="576"/>
        <w:rPr>
          <w:del w:id="6181" w:author="hari prasath" w:date="2020-08-10T15:50:00Z"/>
          <w:rFonts w:ascii="Courier New" w:hAnsi="Courier New" w:cs="Courier New"/>
        </w:rPr>
      </w:pPr>
      <w:del w:id="6182" w:author="hari prasath" w:date="2020-08-10T15:50:00Z">
        <w:r w:rsidRPr="003E68F5" w:rsidDel="009167C1">
          <w:rPr>
            <w:rFonts w:ascii="Courier New" w:hAnsi="Courier New" w:cs="Courier New"/>
          </w:rPr>
          <w:delText>“device_uid”: “031219010010002”,</w:delText>
        </w:r>
      </w:del>
    </w:p>
    <w:p w14:paraId="1DBD7A1F" w14:textId="179B2002" w:rsidR="00BF365C" w:rsidRPr="003E68F5" w:rsidDel="009167C1" w:rsidRDefault="00BF365C" w:rsidP="00BF365C">
      <w:pPr>
        <w:ind w:left="576"/>
        <w:rPr>
          <w:del w:id="6183" w:author="hari prasath" w:date="2020-08-10T15:50:00Z"/>
          <w:rFonts w:ascii="Courier New" w:hAnsi="Courier New" w:cs="Courier New"/>
        </w:rPr>
      </w:pPr>
      <w:del w:id="6184" w:author="hari prasath" w:date="2020-08-10T15:50:00Z">
        <w:r w:rsidRPr="003E68F5" w:rsidDel="009167C1">
          <w:rPr>
            <w:rFonts w:ascii="Courier New" w:hAnsi="Courier New" w:cs="Courier New"/>
          </w:rPr>
          <w:delText xml:space="preserve"> “action”: </w:delText>
        </w:r>
        <w:r w:rsidDel="009167C1">
          <w:rPr>
            <w:rFonts w:ascii="Courier New" w:hAnsi="Courier New" w:cs="Courier New"/>
          </w:rPr>
          <w:delText>17</w:delText>
        </w:r>
        <w:r w:rsidRPr="003E68F5" w:rsidDel="009167C1">
          <w:rPr>
            <w:rFonts w:ascii="Courier New" w:hAnsi="Courier New" w:cs="Courier New"/>
          </w:rPr>
          <w:delText>,</w:delText>
        </w:r>
      </w:del>
    </w:p>
    <w:p w14:paraId="0902BC0D" w14:textId="4E984146" w:rsidR="00BF365C" w:rsidRPr="003E68F5" w:rsidDel="009167C1" w:rsidRDefault="00BF365C" w:rsidP="00BF365C">
      <w:pPr>
        <w:ind w:left="576"/>
        <w:rPr>
          <w:del w:id="6185" w:author="hari prasath" w:date="2020-08-10T15:50:00Z"/>
          <w:rFonts w:ascii="Courier New" w:hAnsi="Courier New" w:cs="Courier New"/>
        </w:rPr>
      </w:pPr>
      <w:del w:id="6186" w:author="hari prasath" w:date="2020-08-10T15:50:00Z">
        <w:r w:rsidRPr="003E68F5" w:rsidDel="009167C1">
          <w:rPr>
            <w:rFonts w:ascii="Courier New" w:hAnsi="Courier New" w:cs="Courier New"/>
          </w:rPr>
          <w:delText>“device_data”:[</w:delText>
        </w:r>
      </w:del>
    </w:p>
    <w:p w14:paraId="48F4E875" w14:textId="07DE1767" w:rsidR="00BF365C" w:rsidRPr="003E68F5" w:rsidDel="009167C1" w:rsidRDefault="00BF365C" w:rsidP="00BF365C">
      <w:pPr>
        <w:ind w:left="576"/>
        <w:rPr>
          <w:del w:id="6187" w:author="hari prasath" w:date="2020-08-10T15:50:00Z"/>
          <w:rFonts w:ascii="Courier New" w:hAnsi="Courier New" w:cs="Courier New"/>
        </w:rPr>
      </w:pPr>
      <w:del w:id="6188" w:author="hari prasath" w:date="2020-08-10T15:50:00Z">
        <w:r w:rsidRPr="003E68F5" w:rsidDel="009167C1">
          <w:rPr>
            <w:rFonts w:ascii="Courier New" w:hAnsi="Courier New" w:cs="Courier New"/>
          </w:rPr>
          <w:delText>{</w:delText>
        </w:r>
      </w:del>
    </w:p>
    <w:p w14:paraId="7686B102" w14:textId="3C8EC464" w:rsidR="00BF365C" w:rsidRPr="003E68F5" w:rsidDel="009167C1" w:rsidRDefault="00BF365C" w:rsidP="00BF365C">
      <w:pPr>
        <w:ind w:left="576"/>
        <w:rPr>
          <w:del w:id="6189" w:author="hari prasath" w:date="2020-08-10T15:50:00Z"/>
          <w:rFonts w:ascii="Courier New" w:hAnsi="Courier New" w:cs="Courier New"/>
        </w:rPr>
      </w:pPr>
      <w:del w:id="6190" w:author="hari prasath" w:date="2020-08-10T15:50:00Z">
        <w:r w:rsidRPr="003E68F5" w:rsidDel="009167C1">
          <w:rPr>
            <w:rFonts w:ascii="Courier New" w:hAnsi="Courier New" w:cs="Courier New"/>
          </w:rPr>
          <w:delText xml:space="preserve"> “</w:delText>
        </w:r>
        <w:r w:rsidDel="009167C1">
          <w:rPr>
            <w:rFonts w:ascii="Courier New" w:hAnsi="Courier New" w:cs="Courier New"/>
          </w:rPr>
          <w:delText>status”:1</w:delText>
        </w:r>
        <w:r w:rsidR="00A630A0" w:rsidDel="009167C1">
          <w:rPr>
            <w:rFonts w:ascii="Courier New" w:hAnsi="Courier New" w:cs="Courier New"/>
          </w:rPr>
          <w:delText>/0</w:delText>
        </w:r>
      </w:del>
    </w:p>
    <w:p w14:paraId="28419822" w14:textId="468EB079" w:rsidR="00BF365C" w:rsidRPr="003E68F5" w:rsidDel="009167C1" w:rsidRDefault="00BF365C" w:rsidP="00BF365C">
      <w:pPr>
        <w:ind w:left="576"/>
        <w:rPr>
          <w:del w:id="6191" w:author="hari prasath" w:date="2020-08-10T15:50:00Z"/>
          <w:rFonts w:ascii="Courier New" w:hAnsi="Courier New" w:cs="Courier New"/>
        </w:rPr>
      </w:pPr>
      <w:del w:id="6192" w:author="hari prasath" w:date="2020-08-10T15:50:00Z">
        <w:r w:rsidRPr="003E68F5" w:rsidDel="009167C1">
          <w:rPr>
            <w:rFonts w:ascii="Courier New" w:hAnsi="Courier New" w:cs="Courier New"/>
          </w:rPr>
          <w:delText>}</w:delText>
        </w:r>
      </w:del>
    </w:p>
    <w:p w14:paraId="7776144F" w14:textId="1AE37717" w:rsidR="00BF365C" w:rsidRPr="003E68F5" w:rsidDel="009167C1" w:rsidRDefault="00BF365C" w:rsidP="00BF365C">
      <w:pPr>
        <w:ind w:left="576"/>
        <w:rPr>
          <w:del w:id="6193" w:author="hari prasath" w:date="2020-08-10T15:50:00Z"/>
          <w:rFonts w:ascii="Courier New" w:hAnsi="Courier New" w:cs="Courier New"/>
        </w:rPr>
      </w:pPr>
      <w:del w:id="6194" w:author="hari prasath" w:date="2020-08-10T15:50:00Z">
        <w:r w:rsidRPr="003E68F5" w:rsidDel="009167C1">
          <w:rPr>
            <w:rFonts w:ascii="Courier New" w:hAnsi="Courier New" w:cs="Courier New"/>
          </w:rPr>
          <w:delText>]</w:delText>
        </w:r>
      </w:del>
    </w:p>
    <w:p w14:paraId="07F6113D" w14:textId="2926E69F" w:rsidR="00BF365C" w:rsidRPr="003E68F5" w:rsidDel="009167C1" w:rsidRDefault="00BF365C" w:rsidP="00BF365C">
      <w:pPr>
        <w:ind w:left="576"/>
        <w:rPr>
          <w:del w:id="6195" w:author="hari prasath" w:date="2020-08-10T15:50:00Z"/>
          <w:rFonts w:ascii="Courier New" w:hAnsi="Courier New" w:cs="Courier New"/>
        </w:rPr>
      </w:pPr>
      <w:del w:id="6196" w:author="hari prasath" w:date="2020-08-10T15:50:00Z">
        <w:r w:rsidRPr="003E68F5" w:rsidDel="009167C1">
          <w:rPr>
            <w:rFonts w:ascii="Courier New" w:hAnsi="Courier New" w:cs="Courier New"/>
          </w:rPr>
          <w:delText>}</w:delText>
        </w:r>
      </w:del>
    </w:p>
    <w:p w14:paraId="0600126D" w14:textId="0A2158C2" w:rsidR="00BF365C" w:rsidRPr="003E68F5" w:rsidDel="009167C1" w:rsidRDefault="00BF365C" w:rsidP="00BF365C">
      <w:pPr>
        <w:ind w:left="576"/>
        <w:rPr>
          <w:del w:id="6197" w:author="hari prasath" w:date="2020-08-10T15:50:00Z"/>
          <w:rFonts w:ascii="Courier New" w:hAnsi="Courier New" w:cs="Courier New"/>
        </w:rPr>
      </w:pPr>
      <w:del w:id="6198" w:author="hari prasath" w:date="2020-08-10T15:50:00Z">
        <w:r w:rsidRPr="003E68F5" w:rsidDel="009167C1">
          <w:rPr>
            <w:rFonts w:ascii="Courier New" w:hAnsi="Courier New" w:cs="Courier New"/>
          </w:rPr>
          <w:delText>}</w:delText>
        </w:r>
      </w:del>
    </w:p>
    <w:p w14:paraId="4BCF9B17" w14:textId="252F019E" w:rsidR="00BF365C" w:rsidRPr="003E68F5" w:rsidDel="009167C1" w:rsidRDefault="00BF365C" w:rsidP="00BF365C">
      <w:pPr>
        <w:ind w:left="567"/>
        <w:rPr>
          <w:del w:id="6199" w:author="hari prasath" w:date="2020-08-10T15:50:00Z"/>
          <w:rFonts w:ascii="Courier New" w:hAnsi="Courier New" w:cs="Courier New"/>
        </w:rPr>
      </w:pPr>
      <w:del w:id="6200" w:author="hari prasath" w:date="2020-08-10T15:50:00Z">
        <w:r w:rsidRPr="003E68F5" w:rsidDel="009167C1">
          <w:rPr>
            <w:rFonts w:ascii="Courier New" w:hAnsi="Courier New" w:cs="Courier New"/>
          </w:rPr>
          <w:delText xml:space="preserve">(Note: 1 – </w:delText>
        </w:r>
        <w:r w:rsidR="00A630A0" w:rsidDel="009167C1">
          <w:rPr>
            <w:rFonts w:ascii="Courier New" w:hAnsi="Courier New" w:cs="Courier New"/>
          </w:rPr>
          <w:delText>Don’t consider touch button press</w:delText>
        </w:r>
      </w:del>
    </w:p>
    <w:p w14:paraId="2E6690CD" w14:textId="65CDCAF4" w:rsidR="00BF365C" w:rsidDel="009167C1" w:rsidRDefault="00BF365C">
      <w:pPr>
        <w:rPr>
          <w:del w:id="6201" w:author="hari prasath" w:date="2020-08-10T15:50:00Z"/>
          <w:rFonts w:ascii="Courier New" w:hAnsi="Courier New" w:cs="Courier New"/>
        </w:rPr>
      </w:pPr>
      <w:del w:id="6202" w:author="hari prasath" w:date="2020-08-10T15:50:00Z">
        <w:r w:rsidRPr="003E68F5" w:rsidDel="009167C1">
          <w:rPr>
            <w:rFonts w:ascii="Courier New" w:hAnsi="Courier New" w:cs="Courier New"/>
          </w:rPr>
          <w:tab/>
        </w:r>
        <w:r w:rsidR="00A630A0" w:rsidDel="009167C1">
          <w:rPr>
            <w:rFonts w:ascii="Courier New" w:hAnsi="Courier New" w:cs="Courier New"/>
          </w:rPr>
          <w:tab/>
        </w:r>
        <w:r w:rsidRPr="003E68F5" w:rsidDel="009167C1">
          <w:rPr>
            <w:rFonts w:ascii="Courier New" w:hAnsi="Courier New" w:cs="Courier New"/>
          </w:rPr>
          <w:delText xml:space="preserve">0 – </w:delText>
        </w:r>
        <w:r w:rsidR="00A630A0" w:rsidDel="009167C1">
          <w:rPr>
            <w:rFonts w:ascii="Courier New" w:hAnsi="Courier New" w:cs="Courier New"/>
          </w:rPr>
          <w:delText>consider touch button press</w:delText>
        </w:r>
        <w:r w:rsidRPr="003E68F5" w:rsidDel="009167C1">
          <w:rPr>
            <w:rFonts w:ascii="Courier New" w:hAnsi="Courier New" w:cs="Courier New"/>
          </w:rPr>
          <w:delText>)</w:delText>
        </w:r>
      </w:del>
    </w:p>
    <w:p w14:paraId="603DF4A7" w14:textId="22EFD433" w:rsidR="00D014DD" w:rsidDel="00DA658E" w:rsidRDefault="00D014DD">
      <w:pPr>
        <w:pStyle w:val="Heading2"/>
        <w:rPr>
          <w:del w:id="6203" w:author="hari prasath" w:date="2020-07-14T16:24:00Z"/>
        </w:rPr>
        <w:pPrChange w:id="6204" w:author="hari prasath" w:date="2020-07-16T19:45:00Z">
          <w:pPr/>
        </w:pPrChange>
      </w:pPr>
      <w:del w:id="6205" w:author="hari prasath" w:date="2020-07-16T19:44:00Z">
        <w:r w:rsidDel="000C6F24">
          <w:br w:type="page"/>
        </w:r>
      </w:del>
      <w:bookmarkStart w:id="6206" w:name="_Toc46169443"/>
      <w:bookmarkStart w:id="6207" w:name="_Toc46231740"/>
      <w:bookmarkStart w:id="6208" w:name="_Toc46836714"/>
      <w:bookmarkStart w:id="6209" w:name="_Toc47031525"/>
      <w:bookmarkStart w:id="6210" w:name="_Toc47116382"/>
      <w:bookmarkStart w:id="6211" w:name="_Toc47445474"/>
      <w:bookmarkEnd w:id="6206"/>
      <w:bookmarkEnd w:id="6207"/>
      <w:bookmarkEnd w:id="6208"/>
      <w:bookmarkEnd w:id="6209"/>
      <w:bookmarkEnd w:id="6210"/>
      <w:bookmarkEnd w:id="6211"/>
    </w:p>
    <w:p w14:paraId="43AB1D33" w14:textId="77777777" w:rsidR="00D014DD" w:rsidDel="000C6F24" w:rsidRDefault="00D014DD">
      <w:pPr>
        <w:pStyle w:val="Heading2"/>
        <w:rPr>
          <w:del w:id="6212" w:author="hari prasath" w:date="2020-07-16T19:44:00Z"/>
        </w:rPr>
        <w:pPrChange w:id="6213" w:author="hari prasath" w:date="2020-07-16T19:45:00Z">
          <w:pPr/>
        </w:pPrChange>
      </w:pPr>
      <w:bookmarkStart w:id="6214" w:name="_Toc46169444"/>
      <w:bookmarkStart w:id="6215" w:name="_Toc46231741"/>
      <w:bookmarkStart w:id="6216" w:name="_Toc46836715"/>
      <w:bookmarkStart w:id="6217" w:name="_Toc47031526"/>
      <w:bookmarkStart w:id="6218" w:name="_Toc47116383"/>
      <w:bookmarkStart w:id="6219" w:name="_Toc47445475"/>
      <w:bookmarkEnd w:id="6214"/>
      <w:bookmarkEnd w:id="6215"/>
      <w:bookmarkEnd w:id="6216"/>
      <w:bookmarkEnd w:id="6217"/>
      <w:bookmarkEnd w:id="6218"/>
      <w:bookmarkEnd w:id="6219"/>
    </w:p>
    <w:p w14:paraId="708F4509" w14:textId="77777777" w:rsidR="00D014DD" w:rsidDel="000C6F24" w:rsidRDefault="00D014DD">
      <w:pPr>
        <w:pStyle w:val="Heading2"/>
        <w:rPr>
          <w:del w:id="6220" w:author="hari prasath" w:date="2020-07-16T19:44:00Z"/>
        </w:rPr>
        <w:pPrChange w:id="6221" w:author="hari prasath" w:date="2020-07-16T19:45:00Z">
          <w:pPr/>
        </w:pPrChange>
      </w:pPr>
      <w:bookmarkStart w:id="6222" w:name="_Toc46169445"/>
      <w:bookmarkStart w:id="6223" w:name="_Toc46231742"/>
      <w:bookmarkStart w:id="6224" w:name="_Toc46836716"/>
      <w:bookmarkStart w:id="6225" w:name="_Toc47031527"/>
      <w:bookmarkStart w:id="6226" w:name="_Toc47116384"/>
      <w:bookmarkStart w:id="6227" w:name="_Toc47445476"/>
      <w:bookmarkEnd w:id="6222"/>
      <w:bookmarkEnd w:id="6223"/>
      <w:bookmarkEnd w:id="6224"/>
      <w:bookmarkEnd w:id="6225"/>
      <w:bookmarkEnd w:id="6226"/>
      <w:bookmarkEnd w:id="6227"/>
    </w:p>
    <w:p w14:paraId="1B038ED7" w14:textId="396D5848" w:rsidR="008E1DB4" w:rsidRPr="0011432C" w:rsidDel="009167C1" w:rsidRDefault="00D014DD">
      <w:pPr>
        <w:rPr>
          <w:del w:id="6228" w:author="hari prasath" w:date="2020-08-10T15:50:00Z"/>
        </w:rPr>
        <w:pPrChange w:id="6229" w:author="hari prasath" w:date="2020-07-16T19:16:00Z">
          <w:pPr>
            <w:pStyle w:val="Heading2"/>
          </w:pPr>
        </w:pPrChange>
      </w:pPr>
      <w:bookmarkStart w:id="6230" w:name="_Ref45194077"/>
      <w:commentRangeStart w:id="6231"/>
      <w:del w:id="6232" w:author="hari prasath" w:date="2020-08-10T15:50:00Z">
        <w:r w:rsidDel="009167C1">
          <w:delText>Force set temperature packet</w:delText>
        </w:r>
        <w:commentRangeEnd w:id="6231"/>
        <w:r w:rsidR="00C96A0B" w:rsidDel="009167C1">
          <w:rPr>
            <w:rStyle w:val="CommentReference"/>
          </w:rPr>
          <w:commentReference w:id="6231"/>
        </w:r>
        <w:bookmarkEnd w:id="6230"/>
      </w:del>
    </w:p>
    <w:p w14:paraId="46713392" w14:textId="790997AD" w:rsidR="00D014DD" w:rsidDel="009167C1" w:rsidRDefault="00D014DD" w:rsidP="00D014DD">
      <w:pPr>
        <w:pStyle w:val="Heading3"/>
        <w:rPr>
          <w:del w:id="6233" w:author="hari prasath" w:date="2020-08-10T15:50:00Z"/>
        </w:rPr>
      </w:pPr>
      <w:del w:id="6234" w:author="hari prasath" w:date="2020-08-10T15:50:00Z">
        <w:r w:rsidDel="009167C1">
          <w:delText>Am</w:delText>
        </w:r>
      </w:del>
      <w:del w:id="6235" w:author="hari prasath" w:date="2020-07-16T19:40:00Z">
        <w:r w:rsidDel="00613004">
          <w:delText>ne</w:delText>
        </w:r>
      </w:del>
      <w:del w:id="6236" w:author="hari prasath" w:date="2020-08-10T15:50:00Z">
        <w:r w:rsidDel="009167C1">
          <w:delText>os force set temperature  packet</w:delText>
        </w:r>
      </w:del>
    </w:p>
    <w:p w14:paraId="7FD4355D" w14:textId="0235F0FF" w:rsidR="00D014DD" w:rsidRPr="003E68F5" w:rsidDel="009167C1" w:rsidRDefault="00D014DD" w:rsidP="00D014DD">
      <w:pPr>
        <w:ind w:left="576"/>
        <w:rPr>
          <w:del w:id="6237" w:author="hari prasath" w:date="2020-08-10T15:50:00Z"/>
          <w:rFonts w:ascii="Courier New" w:hAnsi="Courier New" w:cs="Courier New"/>
        </w:rPr>
      </w:pPr>
      <w:del w:id="6238" w:author="hari prasath" w:date="2020-08-10T15:50:00Z">
        <w:r w:rsidRPr="003E68F5" w:rsidDel="009167C1">
          <w:rPr>
            <w:rFonts w:ascii="Courier New" w:hAnsi="Courier New" w:cs="Courier New"/>
          </w:rPr>
          <w:delText>{</w:delText>
        </w:r>
      </w:del>
    </w:p>
    <w:p w14:paraId="0B101C03" w14:textId="2C11B021" w:rsidR="00D014DD" w:rsidRPr="003E68F5" w:rsidDel="009167C1" w:rsidRDefault="00D014DD" w:rsidP="00D014DD">
      <w:pPr>
        <w:ind w:left="576"/>
        <w:rPr>
          <w:del w:id="6239" w:author="hari prasath" w:date="2020-08-10T15:50:00Z"/>
          <w:rFonts w:ascii="Courier New" w:hAnsi="Courier New" w:cs="Courier New"/>
        </w:rPr>
      </w:pPr>
      <w:del w:id="6240" w:author="hari prasath" w:date="2020-08-10T15:50:00Z">
        <w:r w:rsidRPr="003E68F5" w:rsidDel="009167C1">
          <w:rPr>
            <w:rFonts w:ascii="Courier New" w:hAnsi="Courier New" w:cs="Courier New"/>
          </w:rPr>
          <w:delText>“hmac”:’’,</w:delText>
        </w:r>
      </w:del>
    </w:p>
    <w:p w14:paraId="040F4FDF" w14:textId="0A84E920" w:rsidR="00D014DD" w:rsidRPr="003E68F5" w:rsidDel="009167C1" w:rsidRDefault="00D014DD" w:rsidP="00D014DD">
      <w:pPr>
        <w:ind w:left="576"/>
        <w:rPr>
          <w:del w:id="6241" w:author="hari prasath" w:date="2020-08-10T15:50:00Z"/>
          <w:rFonts w:ascii="Courier New" w:hAnsi="Courier New" w:cs="Courier New"/>
        </w:rPr>
      </w:pPr>
      <w:del w:id="6242" w:author="hari prasath" w:date="2020-08-10T15:50:00Z">
        <w:r w:rsidRPr="003E68F5" w:rsidDel="009167C1">
          <w:rPr>
            <w:rFonts w:ascii="Courier New" w:hAnsi="Courier New" w:cs="Courier New"/>
          </w:rPr>
          <w:delText>“payload”:</w:delText>
        </w:r>
      </w:del>
    </w:p>
    <w:p w14:paraId="5A77DB01" w14:textId="4512AF2F" w:rsidR="00D014DD" w:rsidRPr="003E68F5" w:rsidDel="009167C1" w:rsidRDefault="00D014DD" w:rsidP="00D014DD">
      <w:pPr>
        <w:ind w:left="576"/>
        <w:rPr>
          <w:del w:id="6243" w:author="hari prasath" w:date="2020-08-10T15:50:00Z"/>
          <w:rFonts w:ascii="Courier New" w:hAnsi="Courier New" w:cs="Courier New"/>
        </w:rPr>
      </w:pPr>
      <w:del w:id="6244" w:author="hari prasath" w:date="2020-08-10T15:50:00Z">
        <w:r w:rsidRPr="003E68F5" w:rsidDel="009167C1">
          <w:rPr>
            <w:rFonts w:ascii="Courier New" w:hAnsi="Courier New" w:cs="Courier New"/>
          </w:rPr>
          <w:delText>{</w:delText>
        </w:r>
        <w:r w:rsidRPr="003E68F5" w:rsidDel="009167C1">
          <w:rPr>
            <w:rFonts w:ascii="Courier New" w:hAnsi="Courier New" w:cs="Courier New"/>
          </w:rPr>
          <w:tab/>
        </w:r>
      </w:del>
    </w:p>
    <w:p w14:paraId="431989A8" w14:textId="7BE3EBE7" w:rsidR="00D014DD" w:rsidRPr="003E68F5" w:rsidDel="009167C1" w:rsidRDefault="00D014DD" w:rsidP="00D014DD">
      <w:pPr>
        <w:ind w:left="576"/>
        <w:rPr>
          <w:del w:id="6245" w:author="hari prasath" w:date="2020-08-10T15:50:00Z"/>
          <w:rFonts w:ascii="Courier New" w:hAnsi="Courier New" w:cs="Courier New"/>
        </w:rPr>
      </w:pPr>
      <w:del w:id="6246" w:author="hari prasath" w:date="2020-08-10T15:50:00Z">
        <w:r w:rsidRPr="003E68F5" w:rsidDel="009167C1">
          <w:rPr>
            <w:rFonts w:ascii="Courier New" w:hAnsi="Courier New" w:cs="Courier New"/>
          </w:rPr>
          <w:delText>“device_uid”: “031219010010002”,</w:delText>
        </w:r>
      </w:del>
    </w:p>
    <w:p w14:paraId="45C2D922" w14:textId="364A5AC4" w:rsidR="00D014DD" w:rsidRPr="003E68F5" w:rsidDel="009167C1" w:rsidRDefault="00D014DD" w:rsidP="00D014DD">
      <w:pPr>
        <w:ind w:left="576"/>
        <w:rPr>
          <w:del w:id="6247" w:author="hari prasath" w:date="2020-08-10T15:50:00Z"/>
          <w:rFonts w:ascii="Courier New" w:hAnsi="Courier New" w:cs="Courier New"/>
        </w:rPr>
      </w:pPr>
      <w:del w:id="6248" w:author="hari prasath" w:date="2020-08-10T15:50:00Z">
        <w:r w:rsidRPr="003E68F5" w:rsidDel="009167C1">
          <w:rPr>
            <w:rFonts w:ascii="Courier New" w:hAnsi="Courier New" w:cs="Courier New"/>
          </w:rPr>
          <w:delText xml:space="preserve"> “action”: </w:delText>
        </w:r>
        <w:r w:rsidDel="009167C1">
          <w:rPr>
            <w:rFonts w:ascii="Courier New" w:hAnsi="Courier New" w:cs="Courier New"/>
          </w:rPr>
          <w:delText>18</w:delText>
        </w:r>
        <w:r w:rsidRPr="003E68F5" w:rsidDel="009167C1">
          <w:rPr>
            <w:rFonts w:ascii="Courier New" w:hAnsi="Courier New" w:cs="Courier New"/>
          </w:rPr>
          <w:delText>,</w:delText>
        </w:r>
      </w:del>
    </w:p>
    <w:p w14:paraId="5F10C4CB" w14:textId="68159486" w:rsidR="00D014DD" w:rsidRPr="003E68F5" w:rsidDel="009167C1" w:rsidRDefault="00D014DD" w:rsidP="00D014DD">
      <w:pPr>
        <w:ind w:left="576"/>
        <w:rPr>
          <w:del w:id="6249" w:author="hari prasath" w:date="2020-08-10T15:50:00Z"/>
          <w:rFonts w:ascii="Courier New" w:hAnsi="Courier New" w:cs="Courier New"/>
        </w:rPr>
      </w:pPr>
      <w:del w:id="6250" w:author="hari prasath" w:date="2020-08-10T15:50:00Z">
        <w:r w:rsidRPr="003E68F5" w:rsidDel="009167C1">
          <w:rPr>
            <w:rFonts w:ascii="Courier New" w:hAnsi="Courier New" w:cs="Courier New"/>
          </w:rPr>
          <w:delText>“device_data”:[</w:delText>
        </w:r>
      </w:del>
    </w:p>
    <w:p w14:paraId="215A789D" w14:textId="6F2FCC80" w:rsidR="00D014DD" w:rsidDel="009167C1" w:rsidRDefault="00D014DD" w:rsidP="00D014DD">
      <w:pPr>
        <w:ind w:left="576"/>
        <w:rPr>
          <w:del w:id="6251" w:author="hari prasath" w:date="2020-08-10T15:50:00Z"/>
          <w:rFonts w:ascii="Courier New" w:hAnsi="Courier New" w:cs="Courier New"/>
        </w:rPr>
      </w:pPr>
      <w:del w:id="6252" w:author="hari prasath" w:date="2020-08-10T15:50:00Z">
        <w:r w:rsidRPr="003E68F5" w:rsidDel="009167C1">
          <w:rPr>
            <w:rFonts w:ascii="Courier New" w:hAnsi="Courier New" w:cs="Courier New"/>
          </w:rPr>
          <w:delText>{</w:delText>
        </w:r>
      </w:del>
    </w:p>
    <w:p w14:paraId="1586FC52" w14:textId="03EA0E82" w:rsidR="005C2647" w:rsidRPr="003E68F5" w:rsidDel="009167C1" w:rsidRDefault="005C2647" w:rsidP="00D014DD">
      <w:pPr>
        <w:ind w:left="576"/>
        <w:rPr>
          <w:del w:id="6253" w:author="hari prasath" w:date="2020-08-10T15:50:00Z"/>
          <w:rFonts w:ascii="Courier New" w:hAnsi="Courier New" w:cs="Courier New"/>
        </w:rPr>
      </w:pPr>
      <w:del w:id="6254" w:author="hari prasath" w:date="2020-08-10T15:50:00Z">
        <w:r w:rsidDel="009167C1">
          <w:rPr>
            <w:rFonts w:ascii="Courier New" w:hAnsi="Courier New" w:cs="Courier New"/>
          </w:rPr>
          <w:delText>“status” : 1/0,</w:delText>
        </w:r>
      </w:del>
    </w:p>
    <w:p w14:paraId="1D1B4ECE" w14:textId="453B4048" w:rsidR="00D014DD" w:rsidRPr="00956093" w:rsidDel="00D17104" w:rsidRDefault="00D014DD">
      <w:pPr>
        <w:ind w:left="576"/>
        <w:rPr>
          <w:del w:id="6255" w:author="hari prasath" w:date="2020-08-04T13:37:00Z"/>
          <w:rFonts w:ascii="Courier New" w:hAnsi="Courier New" w:cs="Courier New"/>
        </w:rPr>
      </w:pPr>
      <w:del w:id="6256" w:author="hari prasath" w:date="2020-08-10T15:50:00Z">
        <w:r w:rsidRPr="003E68F5" w:rsidDel="009167C1">
          <w:rPr>
            <w:rFonts w:ascii="Courier New" w:hAnsi="Courier New" w:cs="Courier New"/>
          </w:rPr>
          <w:delText xml:space="preserve"> </w:delText>
        </w:r>
      </w:del>
      <w:del w:id="6257" w:author="hari prasath" w:date="2020-08-04T13:37:00Z">
        <w:r w:rsidRPr="00956093" w:rsidDel="00D17104">
          <w:rPr>
            <w:rFonts w:ascii="Courier New" w:hAnsi="Courier New" w:cs="Courier New"/>
          </w:rPr>
          <w:delText>“</w:delText>
        </w:r>
      </w:del>
      <w:del w:id="6258" w:author="hari prasath" w:date="2020-07-31T19:11:00Z">
        <w:r w:rsidRPr="00956093" w:rsidDel="00673F8F">
          <w:rPr>
            <w:rFonts w:ascii="Courier New" w:hAnsi="Courier New" w:cs="Courier New"/>
          </w:rPr>
          <w:delText>operational_mode</w:delText>
        </w:r>
      </w:del>
      <w:del w:id="6259" w:author="hari prasath" w:date="2020-08-04T13:37:00Z">
        <w:r w:rsidRPr="00956093" w:rsidDel="00D17104">
          <w:rPr>
            <w:rFonts w:ascii="Courier New" w:hAnsi="Courier New" w:cs="Courier New"/>
          </w:rPr>
          <w:delText>”: 1</w:delText>
        </w:r>
        <w:r w:rsidR="00B23BFF" w:rsidDel="00D17104">
          <w:rPr>
            <w:rFonts w:ascii="Courier New" w:hAnsi="Courier New" w:cs="Courier New"/>
          </w:rPr>
          <w:delText>/2</w:delText>
        </w:r>
        <w:r w:rsidDel="00D17104">
          <w:rPr>
            <w:rFonts w:ascii="Courier New" w:hAnsi="Courier New" w:cs="Courier New"/>
          </w:rPr>
          <w:delText>,</w:delText>
        </w:r>
      </w:del>
    </w:p>
    <w:p w14:paraId="3BAAE71D" w14:textId="4BC7B727" w:rsidR="00D014DD" w:rsidRPr="00956093" w:rsidDel="009167C1" w:rsidRDefault="00D014DD">
      <w:pPr>
        <w:ind w:left="576"/>
        <w:rPr>
          <w:del w:id="6260" w:author="hari prasath" w:date="2020-08-10T15:50:00Z"/>
          <w:rFonts w:ascii="Courier New" w:hAnsi="Courier New" w:cs="Courier New"/>
        </w:rPr>
        <w:pPrChange w:id="6261" w:author="hari prasath" w:date="2020-08-04T13:37:00Z">
          <w:pPr>
            <w:ind w:firstLine="576"/>
          </w:pPr>
        </w:pPrChange>
      </w:pPr>
      <w:del w:id="6262" w:author="hari prasath" w:date="2020-08-04T13:37:00Z">
        <w:r w:rsidDel="00D17104">
          <w:rPr>
            <w:rFonts w:ascii="Courier New" w:hAnsi="Courier New" w:cs="Courier New"/>
          </w:rPr>
          <w:delText xml:space="preserve"> </w:delText>
        </w:r>
      </w:del>
      <w:del w:id="6263" w:author="hari prasath" w:date="2020-08-10T15:50:00Z">
        <w:r w:rsidRPr="00956093" w:rsidDel="009167C1">
          <w:rPr>
            <w:rFonts w:ascii="Courier New" w:hAnsi="Courier New" w:cs="Courier New"/>
          </w:rPr>
          <w:delText>"ac_status":1/0</w:delText>
        </w:r>
        <w:r w:rsidDel="009167C1">
          <w:rPr>
            <w:rFonts w:ascii="Courier New" w:hAnsi="Courier New" w:cs="Courier New"/>
          </w:rPr>
          <w:delText>,</w:delText>
        </w:r>
      </w:del>
    </w:p>
    <w:p w14:paraId="5BD1656F" w14:textId="5A2AB4B6" w:rsidR="00D014DD" w:rsidRPr="00956093" w:rsidDel="009167C1" w:rsidRDefault="00D014DD">
      <w:pPr>
        <w:ind w:left="576"/>
        <w:rPr>
          <w:del w:id="6264" w:author="hari prasath" w:date="2020-08-10T15:50:00Z"/>
          <w:rFonts w:ascii="Courier New" w:hAnsi="Courier New" w:cs="Courier New"/>
        </w:rPr>
      </w:pPr>
      <w:del w:id="6265" w:author="hari prasath" w:date="2020-08-10T15:50:00Z">
        <w:r w:rsidRPr="00956093" w:rsidDel="009167C1">
          <w:rPr>
            <w:rFonts w:ascii="Courier New" w:hAnsi="Courier New" w:cs="Courier New"/>
          </w:rPr>
          <w:tab/>
          <w:delText>"temperature":16-28</w:delText>
        </w:r>
      </w:del>
    </w:p>
    <w:p w14:paraId="5CF86111" w14:textId="0B73E38F" w:rsidR="00D014DD" w:rsidRPr="003E68F5" w:rsidDel="009167C1" w:rsidRDefault="00D014DD" w:rsidP="00D014DD">
      <w:pPr>
        <w:ind w:left="576"/>
        <w:rPr>
          <w:del w:id="6266" w:author="hari prasath" w:date="2020-08-10T15:50:00Z"/>
          <w:rFonts w:ascii="Courier New" w:hAnsi="Courier New" w:cs="Courier New"/>
        </w:rPr>
      </w:pPr>
      <w:del w:id="6267" w:author="hari prasath" w:date="2020-08-10T15:50:00Z">
        <w:r w:rsidRPr="003E68F5" w:rsidDel="009167C1">
          <w:rPr>
            <w:rFonts w:ascii="Courier New" w:hAnsi="Courier New" w:cs="Courier New"/>
          </w:rPr>
          <w:delText>}</w:delText>
        </w:r>
      </w:del>
    </w:p>
    <w:p w14:paraId="3FB0B8E5" w14:textId="7233D14D" w:rsidR="00D014DD" w:rsidRPr="003E68F5" w:rsidDel="009167C1" w:rsidRDefault="00D014DD" w:rsidP="00D014DD">
      <w:pPr>
        <w:ind w:left="576"/>
        <w:rPr>
          <w:del w:id="6268" w:author="hari prasath" w:date="2020-08-10T15:50:00Z"/>
          <w:rFonts w:ascii="Courier New" w:hAnsi="Courier New" w:cs="Courier New"/>
        </w:rPr>
      </w:pPr>
      <w:del w:id="6269" w:author="hari prasath" w:date="2020-08-10T15:50:00Z">
        <w:r w:rsidRPr="003E68F5" w:rsidDel="009167C1">
          <w:rPr>
            <w:rFonts w:ascii="Courier New" w:hAnsi="Courier New" w:cs="Courier New"/>
          </w:rPr>
          <w:delText>]</w:delText>
        </w:r>
      </w:del>
    </w:p>
    <w:p w14:paraId="79B1FC5C" w14:textId="6EF4F371" w:rsidR="00D014DD" w:rsidRPr="003E68F5" w:rsidDel="009167C1" w:rsidRDefault="00D014DD" w:rsidP="00D014DD">
      <w:pPr>
        <w:ind w:left="576"/>
        <w:rPr>
          <w:del w:id="6270" w:author="hari prasath" w:date="2020-08-10T15:50:00Z"/>
          <w:rFonts w:ascii="Courier New" w:hAnsi="Courier New" w:cs="Courier New"/>
        </w:rPr>
      </w:pPr>
      <w:del w:id="6271" w:author="hari prasath" w:date="2020-08-10T15:50:00Z">
        <w:r w:rsidRPr="003E68F5" w:rsidDel="009167C1">
          <w:rPr>
            <w:rFonts w:ascii="Courier New" w:hAnsi="Courier New" w:cs="Courier New"/>
          </w:rPr>
          <w:delText>}</w:delText>
        </w:r>
      </w:del>
    </w:p>
    <w:p w14:paraId="3C2B4717" w14:textId="275B6242" w:rsidR="00D014DD" w:rsidRPr="003E68F5" w:rsidDel="009167C1" w:rsidRDefault="00D014DD" w:rsidP="00D014DD">
      <w:pPr>
        <w:ind w:left="576"/>
        <w:rPr>
          <w:del w:id="6272" w:author="hari prasath" w:date="2020-08-10T15:50:00Z"/>
          <w:rFonts w:ascii="Courier New" w:hAnsi="Courier New" w:cs="Courier New"/>
        </w:rPr>
      </w:pPr>
      <w:del w:id="6273" w:author="hari prasath" w:date="2020-08-10T15:50:00Z">
        <w:r w:rsidRPr="003E68F5" w:rsidDel="009167C1">
          <w:rPr>
            <w:rFonts w:ascii="Courier New" w:hAnsi="Courier New" w:cs="Courier New"/>
          </w:rPr>
          <w:delText>}</w:delText>
        </w:r>
      </w:del>
    </w:p>
    <w:p w14:paraId="6BD336D6" w14:textId="4C8E7601" w:rsidR="00B23BFF" w:rsidDel="009167C1" w:rsidRDefault="00D014DD" w:rsidP="00B23BFF">
      <w:pPr>
        <w:ind w:left="567"/>
        <w:rPr>
          <w:del w:id="6274" w:author="hari prasath" w:date="2020-08-10T15:50:00Z"/>
          <w:rFonts w:ascii="Courier New" w:hAnsi="Courier New" w:cs="Courier New"/>
        </w:rPr>
      </w:pPr>
      <w:del w:id="6275" w:author="hari prasath" w:date="2020-08-10T15:50:00Z">
        <w:r w:rsidRPr="003E68F5" w:rsidDel="009167C1">
          <w:rPr>
            <w:rFonts w:ascii="Courier New" w:hAnsi="Courier New" w:cs="Courier New"/>
          </w:rPr>
          <w:delText xml:space="preserve">(Note: </w:delText>
        </w:r>
      </w:del>
    </w:p>
    <w:p w14:paraId="36CCCDCF" w14:textId="324465DA" w:rsidR="005C2647" w:rsidDel="009167C1" w:rsidRDefault="005C2647" w:rsidP="00B23BFF">
      <w:pPr>
        <w:ind w:left="567"/>
        <w:rPr>
          <w:del w:id="6276" w:author="hari prasath" w:date="2020-08-10T15:50:00Z"/>
          <w:rFonts w:ascii="Courier New" w:hAnsi="Courier New" w:cs="Courier New"/>
        </w:rPr>
      </w:pPr>
      <w:del w:id="6277" w:author="hari prasath" w:date="2020-08-10T15:50:00Z">
        <w:r w:rsidDel="009167C1">
          <w:rPr>
            <w:rFonts w:ascii="Courier New" w:hAnsi="Courier New" w:cs="Courier New"/>
          </w:rPr>
          <w:delText>“status”: 1 – Enable this setting</w:delText>
        </w:r>
      </w:del>
    </w:p>
    <w:p w14:paraId="059C7C88" w14:textId="0E68BFA2" w:rsidR="005C2647" w:rsidDel="009167C1" w:rsidRDefault="005C2647" w:rsidP="00B23BFF">
      <w:pPr>
        <w:ind w:left="567"/>
        <w:rPr>
          <w:del w:id="6278" w:author="hari prasath" w:date="2020-08-10T15:50:00Z"/>
          <w:rFonts w:ascii="Courier New" w:hAnsi="Courier New" w:cs="Courier New"/>
        </w:rPr>
      </w:pPr>
      <w:del w:id="6279" w:author="hari prasath" w:date="2020-08-10T15:50:00Z">
        <w:r w:rsidDel="009167C1">
          <w:rPr>
            <w:rFonts w:ascii="Courier New" w:hAnsi="Courier New" w:cs="Courier New"/>
          </w:rPr>
          <w:delText>“status”: 0 – Disable this setting</w:delText>
        </w:r>
      </w:del>
    </w:p>
    <w:p w14:paraId="3919A885" w14:textId="318A5053" w:rsidR="00B23BFF" w:rsidDel="00D17104" w:rsidRDefault="00B23BFF" w:rsidP="00B23BFF">
      <w:pPr>
        <w:ind w:left="567" w:firstLine="153"/>
        <w:rPr>
          <w:del w:id="6280" w:author="hari prasath" w:date="2020-08-04T13:38:00Z"/>
          <w:rFonts w:ascii="Courier New" w:hAnsi="Courier New" w:cs="Courier New"/>
        </w:rPr>
      </w:pPr>
      <w:del w:id="6281" w:author="hari prasath" w:date="2020-08-04T13:38:00Z">
        <w:r w:rsidRPr="00956093" w:rsidDel="00D17104">
          <w:rPr>
            <w:rFonts w:ascii="Courier New" w:hAnsi="Courier New" w:cs="Courier New"/>
          </w:rPr>
          <w:delText>“</w:delText>
        </w:r>
      </w:del>
      <w:del w:id="6282" w:author="hari prasath" w:date="2020-07-31T19:11:00Z">
        <w:r w:rsidRPr="00956093" w:rsidDel="002F7D15">
          <w:rPr>
            <w:rFonts w:ascii="Courier New" w:hAnsi="Courier New" w:cs="Courier New"/>
          </w:rPr>
          <w:delText>operational_mode</w:delText>
        </w:r>
      </w:del>
      <w:del w:id="6283" w:author="hari prasath" w:date="2020-08-04T13:38:00Z">
        <w:r w:rsidRPr="00956093" w:rsidDel="00D17104">
          <w:rPr>
            <w:rFonts w:ascii="Courier New" w:hAnsi="Courier New" w:cs="Courier New"/>
          </w:rPr>
          <w:delText>”: 1</w:delText>
        </w:r>
        <w:r w:rsidDel="00D17104">
          <w:rPr>
            <w:rFonts w:ascii="Courier New" w:hAnsi="Courier New" w:cs="Courier New"/>
          </w:rPr>
          <w:delText xml:space="preserve"> – Split AC</w:delText>
        </w:r>
      </w:del>
    </w:p>
    <w:p w14:paraId="158FC732" w14:textId="7B50153B" w:rsidR="00B23BFF" w:rsidDel="00D17104" w:rsidRDefault="00B23BFF" w:rsidP="00B23BFF">
      <w:pPr>
        <w:ind w:left="567" w:firstLine="153"/>
        <w:rPr>
          <w:del w:id="6284" w:author="hari prasath" w:date="2020-08-04T13:38:00Z"/>
          <w:rFonts w:ascii="Courier New" w:hAnsi="Courier New" w:cs="Courier New"/>
        </w:rPr>
      </w:pPr>
      <w:del w:id="6285" w:author="hari prasath" w:date="2020-08-04T13:38:00Z">
        <w:r w:rsidRPr="00956093" w:rsidDel="00D17104">
          <w:rPr>
            <w:rFonts w:ascii="Courier New" w:hAnsi="Courier New" w:cs="Courier New"/>
          </w:rPr>
          <w:delText>“</w:delText>
        </w:r>
      </w:del>
      <w:del w:id="6286" w:author="hari prasath" w:date="2020-07-31T19:11:00Z">
        <w:r w:rsidRPr="00956093" w:rsidDel="002F7D15">
          <w:rPr>
            <w:rFonts w:ascii="Courier New" w:hAnsi="Courier New" w:cs="Courier New"/>
          </w:rPr>
          <w:delText>operational_mode</w:delText>
        </w:r>
      </w:del>
      <w:del w:id="6287" w:author="hari prasath" w:date="2020-08-04T13:38:00Z">
        <w:r w:rsidRPr="00956093" w:rsidDel="00D17104">
          <w:rPr>
            <w:rFonts w:ascii="Courier New" w:hAnsi="Courier New" w:cs="Courier New"/>
          </w:rPr>
          <w:delText xml:space="preserve">”: </w:delText>
        </w:r>
        <w:r w:rsidDel="00D17104">
          <w:rPr>
            <w:rFonts w:ascii="Courier New" w:hAnsi="Courier New" w:cs="Courier New"/>
          </w:rPr>
          <w:delText>2 – HVAC</w:delText>
        </w:r>
      </w:del>
    </w:p>
    <w:p w14:paraId="200D7742" w14:textId="655E9D9C" w:rsidR="00B23BFF" w:rsidDel="009167C1" w:rsidRDefault="00B23BFF" w:rsidP="00B23BFF">
      <w:pPr>
        <w:ind w:left="567" w:firstLine="153"/>
        <w:rPr>
          <w:del w:id="6288" w:author="hari prasath" w:date="2020-08-10T15:50:00Z"/>
          <w:rFonts w:ascii="Courier New" w:hAnsi="Courier New" w:cs="Courier New"/>
        </w:rPr>
      </w:pPr>
      <w:del w:id="6289" w:author="hari prasath" w:date="2020-08-10T15:50:00Z">
        <w:r w:rsidRPr="00956093" w:rsidDel="009167C1">
          <w:rPr>
            <w:rFonts w:ascii="Courier New" w:hAnsi="Courier New" w:cs="Courier New"/>
          </w:rPr>
          <w:delText>"ac_status":1</w:delText>
        </w:r>
        <w:r w:rsidDel="009167C1">
          <w:rPr>
            <w:rFonts w:ascii="Courier New" w:hAnsi="Courier New" w:cs="Courier New"/>
          </w:rPr>
          <w:delText xml:space="preserve"> – Turn ON AC</w:delText>
        </w:r>
      </w:del>
    </w:p>
    <w:p w14:paraId="03188896" w14:textId="5D8CD979" w:rsidR="00D014DD" w:rsidRPr="00BF365C" w:rsidDel="009167C1" w:rsidRDefault="00B23BFF" w:rsidP="000B35FB">
      <w:pPr>
        <w:ind w:left="567" w:firstLine="153"/>
        <w:rPr>
          <w:del w:id="6290" w:author="hari prasath" w:date="2020-08-10T15:50:00Z"/>
        </w:rPr>
      </w:pPr>
      <w:del w:id="6291" w:author="hari prasath" w:date="2020-08-10T15:50:00Z">
        <w:r w:rsidRPr="00956093" w:rsidDel="009167C1">
          <w:rPr>
            <w:rFonts w:ascii="Courier New" w:hAnsi="Courier New" w:cs="Courier New"/>
          </w:rPr>
          <w:delText>"ac_status":</w:delText>
        </w:r>
        <w:r w:rsidDel="009167C1">
          <w:rPr>
            <w:rFonts w:ascii="Courier New" w:hAnsi="Courier New" w:cs="Courier New"/>
          </w:rPr>
          <w:delText>0 – Turn OFF AC</w:delText>
        </w:r>
        <w:r w:rsidR="00D014DD" w:rsidRPr="003E68F5" w:rsidDel="009167C1">
          <w:rPr>
            <w:rFonts w:ascii="Courier New" w:hAnsi="Courier New" w:cs="Courier New"/>
          </w:rPr>
          <w:delText>)</w:delText>
        </w:r>
      </w:del>
    </w:p>
    <w:p w14:paraId="4B204097" w14:textId="7F7FDB0F" w:rsidR="00D014DD" w:rsidRPr="00BF365C" w:rsidDel="009167C1" w:rsidRDefault="00D014DD" w:rsidP="000B35FB">
      <w:pPr>
        <w:rPr>
          <w:del w:id="6292" w:author="hari prasath" w:date="2020-08-10T15:50:00Z"/>
        </w:rPr>
      </w:pPr>
    </w:p>
    <w:p w14:paraId="14C46B9C" w14:textId="6703C210" w:rsidR="00F8501D" w:rsidDel="009167C1" w:rsidRDefault="00F8501D" w:rsidP="001B7963">
      <w:pPr>
        <w:ind w:left="478"/>
        <w:rPr>
          <w:del w:id="6293" w:author="hari prasath" w:date="2020-08-10T15:50:00Z"/>
          <w:rFonts w:asciiTheme="minorHAnsi" w:hAnsiTheme="minorHAnsi" w:cstheme="minorHAnsi"/>
        </w:rPr>
      </w:pPr>
    </w:p>
    <w:p w14:paraId="7442AB34" w14:textId="5878FA04" w:rsidR="008E1DB4" w:rsidRPr="0011432C" w:rsidDel="009167C1" w:rsidRDefault="006D3793">
      <w:pPr>
        <w:rPr>
          <w:del w:id="6294" w:author="hari prasath" w:date="2020-08-10T15:50:00Z"/>
        </w:rPr>
        <w:pPrChange w:id="6295" w:author="hari prasath" w:date="2020-07-16T19:23:00Z">
          <w:pPr>
            <w:pStyle w:val="Heading2"/>
          </w:pPr>
        </w:pPrChange>
      </w:pPr>
      <w:bookmarkStart w:id="6296" w:name="_Ref45380363"/>
      <w:commentRangeStart w:id="6297"/>
      <w:del w:id="6298" w:author="hari prasath" w:date="2020-08-10T15:50:00Z">
        <w:r w:rsidDel="009167C1">
          <w:delText>Amenity Sleep mode setting packet</w:delText>
        </w:r>
        <w:commentRangeEnd w:id="6297"/>
        <w:r w:rsidR="00EF294B" w:rsidDel="009167C1">
          <w:rPr>
            <w:rStyle w:val="CommentReference"/>
          </w:rPr>
          <w:commentReference w:id="6297"/>
        </w:r>
        <w:bookmarkEnd w:id="6296"/>
      </w:del>
    </w:p>
    <w:p w14:paraId="224A970D" w14:textId="3E94F288" w:rsidR="006D3793" w:rsidDel="009167C1" w:rsidRDefault="006D3793" w:rsidP="006D3793">
      <w:pPr>
        <w:pStyle w:val="Heading3"/>
        <w:rPr>
          <w:del w:id="6299" w:author="hari prasath" w:date="2020-08-10T15:50:00Z"/>
        </w:rPr>
      </w:pPr>
      <w:del w:id="6300" w:author="hari prasath" w:date="2020-08-10T15:50:00Z">
        <w:r w:rsidDel="009167C1">
          <w:delText>Amenos sleep mode packet</w:delText>
        </w:r>
      </w:del>
    </w:p>
    <w:p w14:paraId="4AF2E93E" w14:textId="0AC647BD" w:rsidR="006D3793" w:rsidRPr="003E68F5" w:rsidDel="009167C1" w:rsidRDefault="006D3793" w:rsidP="006D3793">
      <w:pPr>
        <w:ind w:left="576"/>
        <w:rPr>
          <w:del w:id="6301" w:author="hari prasath" w:date="2020-08-10T15:50:00Z"/>
          <w:rFonts w:ascii="Courier New" w:hAnsi="Courier New" w:cs="Courier New"/>
        </w:rPr>
      </w:pPr>
      <w:del w:id="6302" w:author="hari prasath" w:date="2020-08-10T15:50:00Z">
        <w:r w:rsidRPr="003E68F5" w:rsidDel="009167C1">
          <w:rPr>
            <w:rFonts w:ascii="Courier New" w:hAnsi="Courier New" w:cs="Courier New"/>
          </w:rPr>
          <w:delText>{</w:delText>
        </w:r>
      </w:del>
    </w:p>
    <w:p w14:paraId="63EABF8C" w14:textId="5F860DF0" w:rsidR="006D3793" w:rsidRPr="003E68F5" w:rsidDel="009167C1" w:rsidRDefault="006D3793" w:rsidP="006D3793">
      <w:pPr>
        <w:ind w:left="576"/>
        <w:rPr>
          <w:del w:id="6303" w:author="hari prasath" w:date="2020-08-10T15:50:00Z"/>
          <w:rFonts w:ascii="Courier New" w:hAnsi="Courier New" w:cs="Courier New"/>
        </w:rPr>
      </w:pPr>
      <w:del w:id="6304" w:author="hari prasath" w:date="2020-08-10T15:50:00Z">
        <w:r w:rsidRPr="003E68F5" w:rsidDel="009167C1">
          <w:rPr>
            <w:rFonts w:ascii="Courier New" w:hAnsi="Courier New" w:cs="Courier New"/>
          </w:rPr>
          <w:delText>“hmac”:’’,</w:delText>
        </w:r>
      </w:del>
    </w:p>
    <w:p w14:paraId="3FC33766" w14:textId="69ED4F12" w:rsidR="006D3793" w:rsidRPr="003E68F5" w:rsidDel="009167C1" w:rsidRDefault="006D3793" w:rsidP="006D3793">
      <w:pPr>
        <w:ind w:left="576"/>
        <w:rPr>
          <w:del w:id="6305" w:author="hari prasath" w:date="2020-08-10T15:50:00Z"/>
          <w:rFonts w:ascii="Courier New" w:hAnsi="Courier New" w:cs="Courier New"/>
        </w:rPr>
      </w:pPr>
      <w:del w:id="6306" w:author="hari prasath" w:date="2020-08-10T15:50:00Z">
        <w:r w:rsidRPr="003E68F5" w:rsidDel="009167C1">
          <w:rPr>
            <w:rFonts w:ascii="Courier New" w:hAnsi="Courier New" w:cs="Courier New"/>
          </w:rPr>
          <w:delText>“payload”:</w:delText>
        </w:r>
      </w:del>
    </w:p>
    <w:p w14:paraId="3F312038" w14:textId="0F2672CB" w:rsidR="006D3793" w:rsidRPr="003E68F5" w:rsidDel="009167C1" w:rsidRDefault="006D3793" w:rsidP="006D3793">
      <w:pPr>
        <w:ind w:left="576"/>
        <w:rPr>
          <w:del w:id="6307" w:author="hari prasath" w:date="2020-08-10T15:50:00Z"/>
          <w:rFonts w:ascii="Courier New" w:hAnsi="Courier New" w:cs="Courier New"/>
        </w:rPr>
      </w:pPr>
      <w:del w:id="6308" w:author="hari prasath" w:date="2020-08-10T15:50:00Z">
        <w:r w:rsidRPr="003E68F5" w:rsidDel="009167C1">
          <w:rPr>
            <w:rFonts w:ascii="Courier New" w:hAnsi="Courier New" w:cs="Courier New"/>
          </w:rPr>
          <w:delText>{</w:delText>
        </w:r>
        <w:r w:rsidRPr="003E68F5" w:rsidDel="009167C1">
          <w:rPr>
            <w:rFonts w:ascii="Courier New" w:hAnsi="Courier New" w:cs="Courier New"/>
          </w:rPr>
          <w:tab/>
        </w:r>
      </w:del>
    </w:p>
    <w:p w14:paraId="5AADC7DA" w14:textId="10DF6DA0" w:rsidR="006D3793" w:rsidRPr="003E68F5" w:rsidDel="009167C1" w:rsidRDefault="006D3793" w:rsidP="006D3793">
      <w:pPr>
        <w:ind w:left="576"/>
        <w:rPr>
          <w:del w:id="6309" w:author="hari prasath" w:date="2020-08-10T15:50:00Z"/>
          <w:rFonts w:ascii="Courier New" w:hAnsi="Courier New" w:cs="Courier New"/>
        </w:rPr>
      </w:pPr>
      <w:del w:id="6310" w:author="hari prasath" w:date="2020-08-10T15:50:00Z">
        <w:r w:rsidRPr="003E68F5" w:rsidDel="009167C1">
          <w:rPr>
            <w:rFonts w:ascii="Courier New" w:hAnsi="Courier New" w:cs="Courier New"/>
          </w:rPr>
          <w:delText>“device_uid”: “031219010010002”,</w:delText>
        </w:r>
      </w:del>
    </w:p>
    <w:p w14:paraId="57D8E949" w14:textId="11F9AB32" w:rsidR="006D3793" w:rsidRPr="003E68F5" w:rsidDel="009167C1" w:rsidRDefault="006D3793" w:rsidP="006D3793">
      <w:pPr>
        <w:ind w:left="576"/>
        <w:rPr>
          <w:del w:id="6311" w:author="hari prasath" w:date="2020-08-10T15:50:00Z"/>
          <w:rFonts w:ascii="Courier New" w:hAnsi="Courier New" w:cs="Courier New"/>
        </w:rPr>
      </w:pPr>
      <w:del w:id="6312" w:author="hari prasath" w:date="2020-08-10T15:50:00Z">
        <w:r w:rsidRPr="003E68F5" w:rsidDel="009167C1">
          <w:rPr>
            <w:rFonts w:ascii="Courier New" w:hAnsi="Courier New" w:cs="Courier New"/>
          </w:rPr>
          <w:delText xml:space="preserve">“action”: </w:delText>
        </w:r>
        <w:r w:rsidDel="009167C1">
          <w:rPr>
            <w:rFonts w:ascii="Courier New" w:hAnsi="Courier New" w:cs="Courier New"/>
          </w:rPr>
          <w:delText>19</w:delText>
        </w:r>
        <w:r w:rsidRPr="003E68F5" w:rsidDel="009167C1">
          <w:rPr>
            <w:rFonts w:ascii="Courier New" w:hAnsi="Courier New" w:cs="Courier New"/>
          </w:rPr>
          <w:delText>,</w:delText>
        </w:r>
      </w:del>
    </w:p>
    <w:p w14:paraId="377A6F5C" w14:textId="75E216EE" w:rsidR="006D3793" w:rsidRPr="003E68F5" w:rsidDel="009167C1" w:rsidRDefault="006D3793" w:rsidP="006D3793">
      <w:pPr>
        <w:ind w:left="576"/>
        <w:rPr>
          <w:del w:id="6313" w:author="hari prasath" w:date="2020-08-10T15:50:00Z"/>
          <w:rFonts w:ascii="Courier New" w:hAnsi="Courier New" w:cs="Courier New"/>
        </w:rPr>
      </w:pPr>
      <w:del w:id="6314" w:author="hari prasath" w:date="2020-08-10T15:50:00Z">
        <w:r w:rsidRPr="003E68F5" w:rsidDel="009167C1">
          <w:rPr>
            <w:rFonts w:ascii="Courier New" w:hAnsi="Courier New" w:cs="Courier New"/>
          </w:rPr>
          <w:delText>“device_data”:[</w:delText>
        </w:r>
      </w:del>
    </w:p>
    <w:p w14:paraId="6F0EEE17" w14:textId="1447DC2C" w:rsidR="006D3793" w:rsidRPr="003E68F5" w:rsidDel="009167C1" w:rsidRDefault="006D3793" w:rsidP="006D3793">
      <w:pPr>
        <w:ind w:left="576"/>
        <w:rPr>
          <w:del w:id="6315" w:author="hari prasath" w:date="2020-08-10T15:50:00Z"/>
          <w:rFonts w:ascii="Courier New" w:hAnsi="Courier New" w:cs="Courier New"/>
        </w:rPr>
      </w:pPr>
      <w:del w:id="6316" w:author="hari prasath" w:date="2020-08-10T15:50:00Z">
        <w:r w:rsidRPr="003E68F5" w:rsidDel="009167C1">
          <w:rPr>
            <w:rFonts w:ascii="Courier New" w:hAnsi="Courier New" w:cs="Courier New"/>
          </w:rPr>
          <w:delText>{</w:delText>
        </w:r>
      </w:del>
    </w:p>
    <w:p w14:paraId="2AD0E81C" w14:textId="66CDD024" w:rsidR="006D3793" w:rsidRPr="003E68F5" w:rsidDel="009167C1" w:rsidRDefault="006D3793" w:rsidP="006D3793">
      <w:pPr>
        <w:ind w:left="576"/>
        <w:rPr>
          <w:del w:id="6317" w:author="hari prasath" w:date="2020-08-10T15:50:00Z"/>
          <w:rFonts w:ascii="Courier New" w:hAnsi="Courier New" w:cs="Courier New"/>
        </w:rPr>
      </w:pPr>
      <w:del w:id="6318" w:author="hari prasath" w:date="2020-08-10T15:50:00Z">
        <w:r w:rsidRPr="003E68F5" w:rsidDel="009167C1">
          <w:rPr>
            <w:rFonts w:ascii="Courier New" w:hAnsi="Courier New" w:cs="Courier New"/>
          </w:rPr>
          <w:delText xml:space="preserve"> “</w:delText>
        </w:r>
        <w:r w:rsidDel="009167C1">
          <w:rPr>
            <w:rFonts w:ascii="Courier New" w:hAnsi="Courier New" w:cs="Courier New"/>
          </w:rPr>
          <w:delText>status”:1/0</w:delText>
        </w:r>
      </w:del>
    </w:p>
    <w:p w14:paraId="2B654879" w14:textId="0500E770" w:rsidR="006D3793" w:rsidRPr="003E68F5" w:rsidDel="009167C1" w:rsidRDefault="006D3793" w:rsidP="006D3793">
      <w:pPr>
        <w:ind w:left="576"/>
        <w:rPr>
          <w:del w:id="6319" w:author="hari prasath" w:date="2020-08-10T15:50:00Z"/>
          <w:rFonts w:ascii="Courier New" w:hAnsi="Courier New" w:cs="Courier New"/>
        </w:rPr>
      </w:pPr>
      <w:del w:id="6320" w:author="hari prasath" w:date="2020-08-10T15:50:00Z">
        <w:r w:rsidRPr="003E68F5" w:rsidDel="009167C1">
          <w:rPr>
            <w:rFonts w:ascii="Courier New" w:hAnsi="Courier New" w:cs="Courier New"/>
          </w:rPr>
          <w:delText>}</w:delText>
        </w:r>
      </w:del>
    </w:p>
    <w:p w14:paraId="679A1CAD" w14:textId="4546A0E0" w:rsidR="006D3793" w:rsidRPr="003E68F5" w:rsidDel="009167C1" w:rsidRDefault="006D3793" w:rsidP="006D3793">
      <w:pPr>
        <w:ind w:left="576"/>
        <w:rPr>
          <w:del w:id="6321" w:author="hari prasath" w:date="2020-08-10T15:50:00Z"/>
          <w:rFonts w:ascii="Courier New" w:hAnsi="Courier New" w:cs="Courier New"/>
        </w:rPr>
      </w:pPr>
      <w:del w:id="6322" w:author="hari prasath" w:date="2020-08-10T15:50:00Z">
        <w:r w:rsidRPr="003E68F5" w:rsidDel="009167C1">
          <w:rPr>
            <w:rFonts w:ascii="Courier New" w:hAnsi="Courier New" w:cs="Courier New"/>
          </w:rPr>
          <w:delText>]</w:delText>
        </w:r>
      </w:del>
    </w:p>
    <w:p w14:paraId="1E4B0712" w14:textId="4960BFF1" w:rsidR="006D3793" w:rsidRPr="003E68F5" w:rsidDel="009167C1" w:rsidRDefault="006D3793" w:rsidP="006D3793">
      <w:pPr>
        <w:ind w:left="576"/>
        <w:rPr>
          <w:del w:id="6323" w:author="hari prasath" w:date="2020-08-10T15:50:00Z"/>
          <w:rFonts w:ascii="Courier New" w:hAnsi="Courier New" w:cs="Courier New"/>
        </w:rPr>
      </w:pPr>
      <w:del w:id="6324" w:author="hari prasath" w:date="2020-08-10T15:50:00Z">
        <w:r w:rsidRPr="003E68F5" w:rsidDel="009167C1">
          <w:rPr>
            <w:rFonts w:ascii="Courier New" w:hAnsi="Courier New" w:cs="Courier New"/>
          </w:rPr>
          <w:delText>}</w:delText>
        </w:r>
      </w:del>
    </w:p>
    <w:p w14:paraId="3F5AF86F" w14:textId="4C6B95C8" w:rsidR="006D3793" w:rsidRPr="003E68F5" w:rsidDel="009167C1" w:rsidRDefault="006D3793" w:rsidP="006D3793">
      <w:pPr>
        <w:ind w:left="576"/>
        <w:rPr>
          <w:del w:id="6325" w:author="hari prasath" w:date="2020-08-10T15:50:00Z"/>
          <w:rFonts w:ascii="Courier New" w:hAnsi="Courier New" w:cs="Courier New"/>
        </w:rPr>
      </w:pPr>
      <w:del w:id="6326" w:author="hari prasath" w:date="2020-08-10T15:50:00Z">
        <w:r w:rsidRPr="003E68F5" w:rsidDel="009167C1">
          <w:rPr>
            <w:rFonts w:ascii="Courier New" w:hAnsi="Courier New" w:cs="Courier New"/>
          </w:rPr>
          <w:delText>}</w:delText>
        </w:r>
      </w:del>
    </w:p>
    <w:p w14:paraId="7944F092" w14:textId="5DCECC7D" w:rsidR="00755831" w:rsidRPr="003E68F5" w:rsidDel="009167C1" w:rsidRDefault="00755831" w:rsidP="00755831">
      <w:pPr>
        <w:ind w:left="567"/>
        <w:rPr>
          <w:del w:id="6327" w:author="hari prasath" w:date="2020-08-10T15:50:00Z"/>
          <w:rFonts w:ascii="Courier New" w:hAnsi="Courier New" w:cs="Courier New"/>
        </w:rPr>
      </w:pPr>
      <w:del w:id="6328" w:author="hari prasath" w:date="2020-08-10T15:50:00Z">
        <w:r w:rsidRPr="003E68F5" w:rsidDel="009167C1">
          <w:rPr>
            <w:rFonts w:ascii="Courier New" w:hAnsi="Courier New" w:cs="Courier New"/>
          </w:rPr>
          <w:delText xml:space="preserve">(Note: 1 – </w:delText>
        </w:r>
        <w:r w:rsidDel="009167C1">
          <w:rPr>
            <w:rFonts w:ascii="Courier New" w:hAnsi="Courier New" w:cs="Courier New"/>
          </w:rPr>
          <w:delText>Enable sleep mode setting</w:delText>
        </w:r>
      </w:del>
    </w:p>
    <w:p w14:paraId="763CE0F1" w14:textId="312F5F86" w:rsidR="009B6F86" w:rsidRPr="009B6F86" w:rsidRDefault="00755831">
      <w:pPr>
        <w:rPr>
          <w:ins w:id="6329" w:author="hari prasath" w:date="2020-07-20T19:57:00Z"/>
          <w:rPrChange w:id="6330" w:author="hari prasath" w:date="2020-07-20T19:58:00Z">
            <w:rPr>
              <w:ins w:id="6331" w:author="hari prasath" w:date="2020-07-20T19:57:00Z"/>
            </w:rPr>
          </w:rPrChange>
        </w:rPr>
        <w:pPrChange w:id="6332" w:author="hari prasath" w:date="2020-07-20T19:58:00Z">
          <w:pPr>
            <w:pStyle w:val="Heading3"/>
          </w:pPr>
        </w:pPrChange>
      </w:pPr>
      <w:del w:id="6333" w:author="hari prasath" w:date="2020-08-10T15:50:00Z">
        <w:r w:rsidRPr="003E68F5" w:rsidDel="009167C1">
          <w:rPr>
            <w:rFonts w:ascii="Courier New" w:hAnsi="Courier New" w:cs="Courier New"/>
          </w:rPr>
          <w:tab/>
        </w:r>
        <w:r w:rsidDel="009167C1">
          <w:rPr>
            <w:rFonts w:ascii="Courier New" w:hAnsi="Courier New" w:cs="Courier New"/>
          </w:rPr>
          <w:tab/>
        </w:r>
        <w:r w:rsidRPr="003E68F5" w:rsidDel="009167C1">
          <w:rPr>
            <w:rFonts w:ascii="Courier New" w:hAnsi="Courier New" w:cs="Courier New"/>
          </w:rPr>
          <w:delText xml:space="preserve">0 – </w:delText>
        </w:r>
        <w:r w:rsidDel="009167C1">
          <w:rPr>
            <w:rFonts w:ascii="Courier New" w:hAnsi="Courier New" w:cs="Courier New"/>
          </w:rPr>
          <w:delText>Disable sleep mode setting</w:delText>
        </w:r>
        <w:r w:rsidRPr="003E68F5" w:rsidDel="009167C1">
          <w:rPr>
            <w:rFonts w:ascii="Courier New" w:hAnsi="Courier New" w:cs="Courier New"/>
          </w:rPr>
          <w:delText>)</w:delText>
        </w:r>
      </w:del>
    </w:p>
    <w:p w14:paraId="4A32A802" w14:textId="1443B8A8" w:rsidR="002575CA" w:rsidRDefault="002575CA" w:rsidP="002575CA">
      <w:pPr>
        <w:ind w:left="567"/>
        <w:rPr>
          <w:ins w:id="6334" w:author="hari prasath" w:date="2020-08-25T18:28:00Z"/>
          <w:rFonts w:ascii="Calibri" w:hAnsi="Calibri" w:cs="Calibri"/>
          <w:lang w:val="en-IN"/>
        </w:rPr>
      </w:pPr>
      <w:ins w:id="6335" w:author="hari prasath" w:date="2020-08-25T18:27:00Z">
        <w:r w:rsidRPr="00D75115">
          <w:rPr>
            <w:rFonts w:asciiTheme="minorHAnsi" w:hAnsiTheme="minorHAnsi" w:cstheme="minorHAnsi"/>
          </w:rPr>
          <w:t xml:space="preserve">Sensor receives this packet </w:t>
        </w:r>
        <w:r>
          <w:rPr>
            <w:rFonts w:ascii="Calibri" w:hAnsi="Calibri" w:cs="Calibri"/>
            <w:lang w:val="en-IN"/>
          </w:rPr>
          <w:t>if the defaults change</w:t>
        </w:r>
      </w:ins>
      <w:ins w:id="6336" w:author="hari prasath" w:date="2020-08-25T18:28:00Z">
        <w:r>
          <w:rPr>
            <w:rFonts w:ascii="Calibri" w:hAnsi="Calibri" w:cs="Calibri"/>
            <w:lang w:val="en-IN"/>
          </w:rPr>
          <w:t>s</w:t>
        </w:r>
      </w:ins>
    </w:p>
    <w:p w14:paraId="050FAE8C" w14:textId="77777777" w:rsidR="002575CA" w:rsidRDefault="002575CA" w:rsidP="002575CA">
      <w:pPr>
        <w:ind w:left="567"/>
        <w:rPr>
          <w:ins w:id="6337" w:author="hari prasath" w:date="2020-08-25T18:27:00Z"/>
          <w:rFonts w:asciiTheme="minorHAnsi" w:hAnsiTheme="minorHAnsi" w:cstheme="minorHAnsi"/>
        </w:rPr>
      </w:pPr>
    </w:p>
    <w:p w14:paraId="5A514CA0" w14:textId="6E9AC5B1" w:rsidR="002575CA" w:rsidRDefault="002575CA" w:rsidP="002575CA">
      <w:pPr>
        <w:pStyle w:val="Heading3"/>
        <w:rPr>
          <w:ins w:id="6338" w:author="hari prasath" w:date="2020-08-25T18:28:00Z"/>
        </w:rPr>
      </w:pPr>
      <w:bookmarkStart w:id="6339" w:name="_Toc50193042"/>
      <w:ins w:id="6340" w:author="hari prasath" w:date="2020-08-25T18:28:00Z">
        <w:r>
          <w:t xml:space="preserve">Amenos AC default </w:t>
        </w:r>
      </w:ins>
      <w:ins w:id="6341" w:author="hari prasath" w:date="2020-08-25T18:29:00Z">
        <w:r>
          <w:t xml:space="preserve">broadcast </w:t>
        </w:r>
      </w:ins>
      <w:ins w:id="6342" w:author="hari prasath" w:date="2020-08-25T18:28:00Z">
        <w:r>
          <w:t>packet</w:t>
        </w:r>
        <w:bookmarkEnd w:id="6339"/>
      </w:ins>
    </w:p>
    <w:p w14:paraId="7BF57282" w14:textId="77777777" w:rsidR="002575CA" w:rsidRPr="00956093" w:rsidRDefault="002575CA" w:rsidP="002575CA">
      <w:pPr>
        <w:ind w:left="576"/>
        <w:rPr>
          <w:ins w:id="6343" w:author="hari prasath" w:date="2020-08-25T18:28:00Z"/>
          <w:rFonts w:ascii="Courier New" w:hAnsi="Courier New" w:cs="Courier New"/>
        </w:rPr>
      </w:pPr>
      <w:ins w:id="6344" w:author="hari prasath" w:date="2020-08-25T18:28:00Z">
        <w:r w:rsidRPr="00956093">
          <w:rPr>
            <w:rFonts w:ascii="Courier New" w:hAnsi="Courier New" w:cs="Courier New"/>
          </w:rPr>
          <w:t>{</w:t>
        </w:r>
      </w:ins>
    </w:p>
    <w:p w14:paraId="1236E402" w14:textId="77777777" w:rsidR="002575CA" w:rsidRPr="00956093" w:rsidRDefault="002575CA" w:rsidP="002575CA">
      <w:pPr>
        <w:ind w:left="576"/>
        <w:rPr>
          <w:ins w:id="6345" w:author="hari prasath" w:date="2020-08-25T18:28:00Z"/>
          <w:rFonts w:ascii="Courier New" w:hAnsi="Courier New" w:cs="Courier New"/>
        </w:rPr>
      </w:pPr>
      <w:ins w:id="6346" w:author="hari prasath" w:date="2020-08-25T18:28:00Z">
        <w:r w:rsidRPr="00956093">
          <w:rPr>
            <w:rFonts w:ascii="Courier New" w:hAnsi="Courier New" w:cs="Courier New"/>
          </w:rPr>
          <w:t>“hmac”:’’,</w:t>
        </w:r>
      </w:ins>
    </w:p>
    <w:p w14:paraId="5ED5E117" w14:textId="77777777" w:rsidR="002575CA" w:rsidRPr="00956093" w:rsidRDefault="002575CA" w:rsidP="002575CA">
      <w:pPr>
        <w:ind w:left="576"/>
        <w:rPr>
          <w:ins w:id="6347" w:author="hari prasath" w:date="2020-08-25T18:28:00Z"/>
          <w:rFonts w:ascii="Courier New" w:hAnsi="Courier New" w:cs="Courier New"/>
        </w:rPr>
      </w:pPr>
      <w:ins w:id="6348" w:author="hari prasath" w:date="2020-08-25T18:28:00Z">
        <w:r w:rsidRPr="00956093">
          <w:rPr>
            <w:rFonts w:ascii="Courier New" w:hAnsi="Courier New" w:cs="Courier New"/>
          </w:rPr>
          <w:t>“payload”:</w:t>
        </w:r>
      </w:ins>
    </w:p>
    <w:p w14:paraId="4E290A51" w14:textId="77777777" w:rsidR="002575CA" w:rsidRPr="00956093" w:rsidRDefault="002575CA" w:rsidP="002575CA">
      <w:pPr>
        <w:ind w:left="576"/>
        <w:rPr>
          <w:ins w:id="6349" w:author="hari prasath" w:date="2020-08-25T18:28:00Z"/>
          <w:rFonts w:ascii="Courier New" w:hAnsi="Courier New" w:cs="Courier New"/>
        </w:rPr>
      </w:pPr>
      <w:ins w:id="6350" w:author="hari prasath" w:date="2020-08-25T18:28:00Z">
        <w:r w:rsidRPr="00956093">
          <w:rPr>
            <w:rFonts w:ascii="Courier New" w:hAnsi="Courier New" w:cs="Courier New"/>
          </w:rPr>
          <w:t>{</w:t>
        </w:r>
        <w:r w:rsidRPr="00956093">
          <w:rPr>
            <w:rFonts w:ascii="Courier New" w:hAnsi="Courier New" w:cs="Courier New"/>
          </w:rPr>
          <w:tab/>
        </w:r>
      </w:ins>
    </w:p>
    <w:p w14:paraId="177DB2E6" w14:textId="77777777" w:rsidR="002575CA" w:rsidRPr="00956093" w:rsidRDefault="002575CA" w:rsidP="002575CA">
      <w:pPr>
        <w:ind w:left="576"/>
        <w:rPr>
          <w:ins w:id="6351" w:author="hari prasath" w:date="2020-08-25T18:28:00Z"/>
          <w:rFonts w:ascii="Courier New" w:hAnsi="Courier New" w:cs="Courier New"/>
        </w:rPr>
      </w:pPr>
      <w:ins w:id="6352" w:author="hari prasath" w:date="2020-08-25T18:28:00Z">
        <w:r w:rsidRPr="00956093">
          <w:rPr>
            <w:rFonts w:ascii="Courier New" w:hAnsi="Courier New" w:cs="Courier New"/>
          </w:rPr>
          <w:t>“device_uid”: “031219010010002”,</w:t>
        </w:r>
      </w:ins>
    </w:p>
    <w:p w14:paraId="4C44E37E" w14:textId="117756EB" w:rsidR="002575CA" w:rsidRDefault="002575CA" w:rsidP="002575CA">
      <w:pPr>
        <w:ind w:left="576"/>
        <w:rPr>
          <w:ins w:id="6353" w:author="hari prasath" w:date="2020-08-25T18:28:00Z"/>
          <w:rFonts w:ascii="Courier New" w:hAnsi="Courier New" w:cs="Courier New"/>
        </w:rPr>
      </w:pPr>
      <w:ins w:id="6354" w:author="hari prasath" w:date="2020-08-25T18:28:00Z">
        <w:r w:rsidRPr="00956093">
          <w:rPr>
            <w:rFonts w:ascii="Courier New" w:hAnsi="Courier New" w:cs="Courier New"/>
          </w:rPr>
          <w:t xml:space="preserve">“action”: </w:t>
        </w:r>
      </w:ins>
      <w:ins w:id="6355" w:author="hari prasath" w:date="2020-08-25T18:38:00Z">
        <w:r w:rsidR="00691B22">
          <w:rPr>
            <w:rFonts w:ascii="Courier New" w:hAnsi="Courier New" w:cs="Courier New"/>
          </w:rPr>
          <w:t>21</w:t>
        </w:r>
      </w:ins>
      <w:ins w:id="6356" w:author="hari prasath" w:date="2020-08-25T18:28:00Z">
        <w:r>
          <w:rPr>
            <w:rFonts w:ascii="Courier New" w:hAnsi="Courier New" w:cs="Courier New"/>
          </w:rPr>
          <w:t>,</w:t>
        </w:r>
      </w:ins>
    </w:p>
    <w:p w14:paraId="09D82C9F" w14:textId="77777777" w:rsidR="002575CA" w:rsidRPr="00956093" w:rsidRDefault="002575CA" w:rsidP="002575CA">
      <w:pPr>
        <w:ind w:left="576"/>
        <w:rPr>
          <w:ins w:id="6357" w:author="hari prasath" w:date="2020-08-25T18:28:00Z"/>
          <w:rFonts w:ascii="Courier New" w:hAnsi="Courier New" w:cs="Courier New"/>
        </w:rPr>
      </w:pPr>
      <w:ins w:id="6358" w:author="hari prasath" w:date="2020-08-25T18:28:00Z">
        <w:r w:rsidRPr="00956093">
          <w:rPr>
            <w:rFonts w:ascii="Courier New" w:hAnsi="Courier New" w:cs="Courier New"/>
          </w:rPr>
          <w:t>“</w:t>
        </w:r>
        <w:r>
          <w:rPr>
            <w:rFonts w:ascii="Courier New" w:hAnsi="Courier New" w:cs="Courier New"/>
          </w:rPr>
          <w:t>device_</w:t>
        </w:r>
        <w:r w:rsidRPr="00956093">
          <w:rPr>
            <w:rFonts w:ascii="Courier New" w:hAnsi="Courier New" w:cs="Courier New"/>
          </w:rPr>
          <w:t>data”:[</w:t>
        </w:r>
      </w:ins>
    </w:p>
    <w:p w14:paraId="45348D0E" w14:textId="77777777" w:rsidR="002575CA" w:rsidRDefault="002575CA" w:rsidP="002575CA">
      <w:pPr>
        <w:ind w:left="576"/>
        <w:rPr>
          <w:ins w:id="6359" w:author="hari prasath" w:date="2020-08-25T18:28:00Z"/>
          <w:rFonts w:ascii="Courier New" w:hAnsi="Courier New" w:cs="Courier New"/>
        </w:rPr>
      </w:pPr>
      <w:ins w:id="6360" w:author="hari prasath" w:date="2020-08-25T18:28:00Z">
        <w:r w:rsidRPr="00956093">
          <w:rPr>
            <w:rFonts w:ascii="Courier New" w:hAnsi="Courier New" w:cs="Courier New"/>
          </w:rPr>
          <w:t>{</w:t>
        </w:r>
      </w:ins>
    </w:p>
    <w:p w14:paraId="0C141BE5" w14:textId="77777777" w:rsidR="002575CA" w:rsidRDefault="002575CA" w:rsidP="002575CA">
      <w:pPr>
        <w:ind w:left="576" w:firstLine="144"/>
        <w:rPr>
          <w:ins w:id="6361" w:author="hari prasath" w:date="2020-08-25T18:28:00Z"/>
          <w:rFonts w:ascii="Courier New" w:hAnsi="Courier New" w:cs="Courier New"/>
        </w:rPr>
      </w:pPr>
      <w:ins w:id="6362" w:author="hari prasath" w:date="2020-08-25T18:28:00Z">
        <w:r w:rsidRPr="00D75115">
          <w:rPr>
            <w:rFonts w:ascii="Courier New" w:hAnsi="Courier New" w:cs="Courier New"/>
          </w:rPr>
          <w:t>"default_type": 1,</w:t>
        </w:r>
      </w:ins>
    </w:p>
    <w:p w14:paraId="7A7ED071" w14:textId="77777777" w:rsidR="002575CA" w:rsidRPr="00956093" w:rsidRDefault="002575CA" w:rsidP="002575CA">
      <w:pPr>
        <w:ind w:left="576"/>
        <w:rPr>
          <w:ins w:id="6363" w:author="hari prasath" w:date="2020-08-25T18:28:00Z"/>
          <w:rFonts w:ascii="Courier New" w:hAnsi="Courier New" w:cs="Courier New"/>
        </w:rPr>
      </w:pPr>
    </w:p>
    <w:p w14:paraId="6E0F7E5A" w14:textId="77777777" w:rsidR="002575CA" w:rsidRDefault="002575CA" w:rsidP="002575CA">
      <w:pPr>
        <w:pStyle w:val="HTMLPreformatted"/>
        <w:rPr>
          <w:ins w:id="6364" w:author="hari prasath" w:date="2020-08-25T18:28:00Z"/>
          <w:szCs w:val="22"/>
        </w:rPr>
      </w:pPr>
      <w:ins w:id="6365" w:author="hari prasath" w:date="2020-08-25T18:28:00Z">
        <w:r w:rsidRPr="00956093">
          <w:tab/>
        </w:r>
        <w:r>
          <w:rPr>
            <w:szCs w:val="22"/>
          </w:rPr>
          <w:t>"schedule": [</w:t>
        </w:r>
      </w:ins>
    </w:p>
    <w:p w14:paraId="636F33E9" w14:textId="77777777" w:rsidR="002575CA" w:rsidRDefault="002575CA" w:rsidP="002575CA">
      <w:pPr>
        <w:pStyle w:val="HTMLPreformatted"/>
        <w:rPr>
          <w:ins w:id="6366" w:author="hari prasath" w:date="2020-08-25T18:28:00Z"/>
          <w:szCs w:val="22"/>
        </w:rPr>
      </w:pPr>
      <w:ins w:id="6367" w:author="hari prasath" w:date="2020-08-25T18:28:00Z">
        <w:r>
          <w:rPr>
            <w:szCs w:val="22"/>
          </w:rPr>
          <w:t xml:space="preserve">          {</w:t>
        </w:r>
      </w:ins>
    </w:p>
    <w:p w14:paraId="3C275D2B" w14:textId="77777777" w:rsidR="002575CA" w:rsidRDefault="002575CA" w:rsidP="002575CA">
      <w:pPr>
        <w:pStyle w:val="HTMLPreformatted"/>
        <w:rPr>
          <w:ins w:id="6368" w:author="hari prasath" w:date="2020-08-25T18:28:00Z"/>
          <w:szCs w:val="22"/>
        </w:rPr>
      </w:pPr>
      <w:ins w:id="6369" w:author="hari prasath" w:date="2020-08-25T18:28:00Z">
        <w:r>
          <w:rPr>
            <w:szCs w:val="22"/>
          </w:rPr>
          <w:t xml:space="preserve">            "from_time": "00:0000",</w:t>
        </w:r>
      </w:ins>
    </w:p>
    <w:p w14:paraId="4D2E0733" w14:textId="77777777" w:rsidR="002575CA" w:rsidRDefault="002575CA" w:rsidP="002575CA">
      <w:pPr>
        <w:pStyle w:val="HTMLPreformatted"/>
        <w:rPr>
          <w:ins w:id="6370" w:author="hari prasath" w:date="2020-08-25T18:28:00Z"/>
          <w:szCs w:val="22"/>
        </w:rPr>
      </w:pPr>
      <w:ins w:id="6371" w:author="hari prasath" w:date="2020-08-25T18:28:00Z">
        <w:r>
          <w:rPr>
            <w:szCs w:val="22"/>
          </w:rPr>
          <w:t xml:space="preserve">            "to_time": "12:59:59",</w:t>
        </w:r>
      </w:ins>
    </w:p>
    <w:p w14:paraId="79D6FB6D" w14:textId="77777777" w:rsidR="002575CA" w:rsidRDefault="002575CA" w:rsidP="002575CA">
      <w:pPr>
        <w:pStyle w:val="HTMLPreformatted"/>
        <w:rPr>
          <w:ins w:id="6372" w:author="hari prasath" w:date="2020-08-25T18:28:00Z"/>
          <w:szCs w:val="22"/>
        </w:rPr>
      </w:pPr>
      <w:ins w:id="6373" w:author="hari prasath" w:date="2020-08-25T18:28:00Z">
        <w:r>
          <w:rPr>
            <w:szCs w:val="22"/>
          </w:rPr>
          <w:t xml:space="preserve">            "ac_status": 1,</w:t>
        </w:r>
      </w:ins>
    </w:p>
    <w:p w14:paraId="477884E0" w14:textId="77777777" w:rsidR="002575CA" w:rsidRDefault="002575CA" w:rsidP="002575CA">
      <w:pPr>
        <w:pStyle w:val="HTMLPreformatted"/>
        <w:rPr>
          <w:ins w:id="6374" w:author="hari prasath" w:date="2020-08-25T18:28:00Z"/>
          <w:szCs w:val="22"/>
        </w:rPr>
      </w:pPr>
      <w:ins w:id="6375" w:author="hari prasath" w:date="2020-08-25T18:28:00Z">
        <w:r>
          <w:rPr>
            <w:szCs w:val="22"/>
          </w:rPr>
          <w:t xml:space="preserve">            "mode": "001",</w:t>
        </w:r>
      </w:ins>
    </w:p>
    <w:p w14:paraId="758E5E03" w14:textId="77777777" w:rsidR="002575CA" w:rsidRDefault="002575CA" w:rsidP="002575CA">
      <w:pPr>
        <w:pStyle w:val="HTMLPreformatted"/>
        <w:rPr>
          <w:ins w:id="6376" w:author="hari prasath" w:date="2020-08-25T18:28:00Z"/>
          <w:szCs w:val="22"/>
        </w:rPr>
      </w:pPr>
      <w:ins w:id="6377" w:author="hari prasath" w:date="2020-08-25T18:28:00Z">
        <w:r>
          <w:rPr>
            <w:szCs w:val="22"/>
          </w:rPr>
          <w:t xml:space="preserve">            "temperature": 26</w:t>
        </w:r>
      </w:ins>
    </w:p>
    <w:p w14:paraId="71B994B8" w14:textId="77777777" w:rsidR="002575CA" w:rsidRDefault="002575CA" w:rsidP="002575CA">
      <w:pPr>
        <w:pStyle w:val="HTMLPreformatted"/>
        <w:rPr>
          <w:ins w:id="6378" w:author="hari prasath" w:date="2020-08-25T18:28:00Z"/>
          <w:szCs w:val="22"/>
        </w:rPr>
      </w:pPr>
      <w:ins w:id="6379" w:author="hari prasath" w:date="2020-08-25T18:28:00Z">
        <w:r>
          <w:rPr>
            <w:szCs w:val="22"/>
          </w:rPr>
          <w:t xml:space="preserve">          },</w:t>
        </w:r>
      </w:ins>
    </w:p>
    <w:p w14:paraId="778B4BF4" w14:textId="77777777" w:rsidR="002575CA" w:rsidRDefault="002575CA" w:rsidP="002575CA">
      <w:pPr>
        <w:pStyle w:val="HTMLPreformatted"/>
        <w:rPr>
          <w:ins w:id="6380" w:author="hari prasath" w:date="2020-08-25T18:28:00Z"/>
          <w:szCs w:val="22"/>
        </w:rPr>
      </w:pPr>
      <w:ins w:id="6381" w:author="hari prasath" w:date="2020-08-25T18:28:00Z">
        <w:r>
          <w:rPr>
            <w:szCs w:val="22"/>
          </w:rPr>
          <w:t xml:space="preserve">          {</w:t>
        </w:r>
      </w:ins>
    </w:p>
    <w:p w14:paraId="35EDCC3F" w14:textId="77777777" w:rsidR="002575CA" w:rsidRDefault="002575CA" w:rsidP="002575CA">
      <w:pPr>
        <w:pStyle w:val="HTMLPreformatted"/>
        <w:rPr>
          <w:ins w:id="6382" w:author="hari prasath" w:date="2020-08-25T18:28:00Z"/>
          <w:szCs w:val="22"/>
        </w:rPr>
      </w:pPr>
      <w:ins w:id="6383" w:author="hari prasath" w:date="2020-08-25T18:28:00Z">
        <w:r>
          <w:rPr>
            <w:szCs w:val="22"/>
          </w:rPr>
          <w:t xml:space="preserve">            "from_time": "13:00:00",</w:t>
        </w:r>
      </w:ins>
    </w:p>
    <w:p w14:paraId="7EC1696B" w14:textId="77777777" w:rsidR="002575CA" w:rsidRDefault="002575CA" w:rsidP="002575CA">
      <w:pPr>
        <w:pStyle w:val="HTMLPreformatted"/>
        <w:rPr>
          <w:ins w:id="6384" w:author="hari prasath" w:date="2020-08-25T18:28:00Z"/>
          <w:szCs w:val="22"/>
        </w:rPr>
      </w:pPr>
      <w:ins w:id="6385" w:author="hari prasath" w:date="2020-08-25T18:28:00Z">
        <w:r>
          <w:rPr>
            <w:szCs w:val="22"/>
          </w:rPr>
          <w:lastRenderedPageBreak/>
          <w:t xml:space="preserve">            "to_time": "19:59:59",</w:t>
        </w:r>
      </w:ins>
    </w:p>
    <w:p w14:paraId="5CF63A96" w14:textId="77777777" w:rsidR="002575CA" w:rsidRDefault="002575CA" w:rsidP="002575CA">
      <w:pPr>
        <w:pStyle w:val="HTMLPreformatted"/>
        <w:rPr>
          <w:ins w:id="6386" w:author="hari prasath" w:date="2020-08-25T18:28:00Z"/>
          <w:szCs w:val="22"/>
        </w:rPr>
      </w:pPr>
      <w:ins w:id="6387" w:author="hari prasath" w:date="2020-08-25T18:28:00Z">
        <w:r>
          <w:rPr>
            <w:szCs w:val="22"/>
          </w:rPr>
          <w:t xml:space="preserve">            "ac_status": 1,</w:t>
        </w:r>
      </w:ins>
    </w:p>
    <w:p w14:paraId="6D326B20" w14:textId="77777777" w:rsidR="002575CA" w:rsidRDefault="002575CA" w:rsidP="002575CA">
      <w:pPr>
        <w:pStyle w:val="HTMLPreformatted"/>
        <w:rPr>
          <w:ins w:id="6388" w:author="hari prasath" w:date="2020-08-25T18:28:00Z"/>
          <w:szCs w:val="22"/>
        </w:rPr>
      </w:pPr>
      <w:ins w:id="6389" w:author="hari prasath" w:date="2020-08-25T18:28:00Z">
        <w:r>
          <w:rPr>
            <w:szCs w:val="22"/>
          </w:rPr>
          <w:t xml:space="preserve">            "mode": "101",</w:t>
        </w:r>
      </w:ins>
    </w:p>
    <w:p w14:paraId="42449446" w14:textId="77777777" w:rsidR="002575CA" w:rsidRDefault="002575CA" w:rsidP="002575CA">
      <w:pPr>
        <w:pStyle w:val="HTMLPreformatted"/>
        <w:rPr>
          <w:ins w:id="6390" w:author="hari prasath" w:date="2020-08-25T18:28:00Z"/>
          <w:szCs w:val="22"/>
        </w:rPr>
      </w:pPr>
      <w:ins w:id="6391" w:author="hari prasath" w:date="2020-08-25T18:28:00Z">
        <w:r>
          <w:rPr>
            <w:szCs w:val="22"/>
          </w:rPr>
          <w:t xml:space="preserve">            "temperature": 18</w:t>
        </w:r>
      </w:ins>
    </w:p>
    <w:p w14:paraId="5BF91FC3" w14:textId="77777777" w:rsidR="002575CA" w:rsidRDefault="002575CA" w:rsidP="002575CA">
      <w:pPr>
        <w:pStyle w:val="HTMLPreformatted"/>
        <w:rPr>
          <w:ins w:id="6392" w:author="hari prasath" w:date="2020-08-25T18:28:00Z"/>
          <w:szCs w:val="22"/>
        </w:rPr>
      </w:pPr>
      <w:ins w:id="6393" w:author="hari prasath" w:date="2020-08-25T18:28:00Z">
        <w:r>
          <w:rPr>
            <w:szCs w:val="22"/>
          </w:rPr>
          <w:t xml:space="preserve">          },</w:t>
        </w:r>
      </w:ins>
    </w:p>
    <w:p w14:paraId="7F446FFA" w14:textId="77777777" w:rsidR="002575CA" w:rsidRDefault="002575CA" w:rsidP="002575CA">
      <w:pPr>
        <w:pStyle w:val="HTMLPreformatted"/>
        <w:rPr>
          <w:ins w:id="6394" w:author="hari prasath" w:date="2020-08-25T18:28:00Z"/>
          <w:szCs w:val="22"/>
        </w:rPr>
      </w:pPr>
      <w:ins w:id="6395" w:author="hari prasath" w:date="2020-08-25T18:28:00Z">
        <w:r>
          <w:rPr>
            <w:szCs w:val="22"/>
          </w:rPr>
          <w:t xml:space="preserve">          {</w:t>
        </w:r>
      </w:ins>
    </w:p>
    <w:p w14:paraId="7F88B87C" w14:textId="77777777" w:rsidR="002575CA" w:rsidRDefault="002575CA" w:rsidP="002575CA">
      <w:pPr>
        <w:pStyle w:val="HTMLPreformatted"/>
        <w:rPr>
          <w:ins w:id="6396" w:author="hari prasath" w:date="2020-08-25T18:28:00Z"/>
          <w:szCs w:val="22"/>
        </w:rPr>
      </w:pPr>
      <w:ins w:id="6397" w:author="hari prasath" w:date="2020-08-25T18:28:00Z">
        <w:r>
          <w:rPr>
            <w:szCs w:val="22"/>
          </w:rPr>
          <w:t xml:space="preserve">            "from_time": "20:00:00",</w:t>
        </w:r>
      </w:ins>
    </w:p>
    <w:p w14:paraId="3B1A7830" w14:textId="77777777" w:rsidR="002575CA" w:rsidRDefault="002575CA" w:rsidP="002575CA">
      <w:pPr>
        <w:pStyle w:val="HTMLPreformatted"/>
        <w:rPr>
          <w:ins w:id="6398" w:author="hari prasath" w:date="2020-08-25T18:28:00Z"/>
          <w:szCs w:val="22"/>
        </w:rPr>
      </w:pPr>
      <w:ins w:id="6399" w:author="hari prasath" w:date="2020-08-25T18:28:00Z">
        <w:r>
          <w:rPr>
            <w:szCs w:val="22"/>
          </w:rPr>
          <w:t xml:space="preserve">            "to_time": "23:59:59",</w:t>
        </w:r>
      </w:ins>
    </w:p>
    <w:p w14:paraId="0181AF1F" w14:textId="77777777" w:rsidR="002575CA" w:rsidRDefault="002575CA" w:rsidP="002575CA">
      <w:pPr>
        <w:pStyle w:val="HTMLPreformatted"/>
        <w:rPr>
          <w:ins w:id="6400" w:author="hari prasath" w:date="2020-08-25T18:28:00Z"/>
          <w:szCs w:val="22"/>
        </w:rPr>
      </w:pPr>
      <w:ins w:id="6401" w:author="hari prasath" w:date="2020-08-25T18:28:00Z">
        <w:r>
          <w:rPr>
            <w:szCs w:val="22"/>
          </w:rPr>
          <w:t xml:space="preserve">            "ac_status": 1,</w:t>
        </w:r>
      </w:ins>
    </w:p>
    <w:p w14:paraId="6727D807" w14:textId="77777777" w:rsidR="002575CA" w:rsidRDefault="002575CA" w:rsidP="002575CA">
      <w:pPr>
        <w:pStyle w:val="HTMLPreformatted"/>
        <w:rPr>
          <w:ins w:id="6402" w:author="hari prasath" w:date="2020-08-25T18:28:00Z"/>
          <w:szCs w:val="22"/>
        </w:rPr>
      </w:pPr>
      <w:ins w:id="6403" w:author="hari prasath" w:date="2020-08-25T18:28:00Z">
        <w:r>
          <w:rPr>
            <w:szCs w:val="22"/>
          </w:rPr>
          <w:t xml:space="preserve">            "mode": "100",</w:t>
        </w:r>
      </w:ins>
    </w:p>
    <w:p w14:paraId="7E978558" w14:textId="77777777" w:rsidR="002575CA" w:rsidRDefault="002575CA" w:rsidP="002575CA">
      <w:pPr>
        <w:pStyle w:val="HTMLPreformatted"/>
        <w:rPr>
          <w:ins w:id="6404" w:author="hari prasath" w:date="2020-08-25T18:28:00Z"/>
          <w:szCs w:val="22"/>
        </w:rPr>
      </w:pPr>
      <w:ins w:id="6405" w:author="hari prasath" w:date="2020-08-25T18:28:00Z">
        <w:r>
          <w:rPr>
            <w:szCs w:val="22"/>
          </w:rPr>
          <w:t xml:space="preserve">            "temperature": 28</w:t>
        </w:r>
      </w:ins>
    </w:p>
    <w:p w14:paraId="15E36F7E" w14:textId="77777777" w:rsidR="002575CA" w:rsidRDefault="002575CA" w:rsidP="002575CA">
      <w:pPr>
        <w:pStyle w:val="HTMLPreformatted"/>
        <w:rPr>
          <w:ins w:id="6406" w:author="hari prasath" w:date="2020-08-25T18:28:00Z"/>
          <w:szCs w:val="22"/>
        </w:rPr>
      </w:pPr>
      <w:ins w:id="6407" w:author="hari prasath" w:date="2020-08-25T18:28:00Z">
        <w:r>
          <w:rPr>
            <w:szCs w:val="22"/>
          </w:rPr>
          <w:t xml:space="preserve">          }</w:t>
        </w:r>
      </w:ins>
    </w:p>
    <w:p w14:paraId="5138E540" w14:textId="77777777" w:rsidR="002575CA" w:rsidRDefault="002575CA" w:rsidP="002575CA">
      <w:pPr>
        <w:pStyle w:val="HTMLPreformatted"/>
        <w:rPr>
          <w:ins w:id="6408" w:author="hari prasath" w:date="2020-08-25T18:28:00Z"/>
          <w:szCs w:val="22"/>
        </w:rPr>
      </w:pPr>
      <w:ins w:id="6409" w:author="hari prasath" w:date="2020-08-25T18:28:00Z">
        <w:r>
          <w:rPr>
            <w:szCs w:val="22"/>
          </w:rPr>
          <w:t xml:space="preserve">        ]</w:t>
        </w:r>
      </w:ins>
    </w:p>
    <w:p w14:paraId="0EBFB619" w14:textId="77777777" w:rsidR="002575CA" w:rsidRPr="00956093" w:rsidRDefault="002575CA" w:rsidP="002575CA">
      <w:pPr>
        <w:ind w:left="576"/>
        <w:rPr>
          <w:ins w:id="6410" w:author="hari prasath" w:date="2020-08-25T18:28:00Z"/>
          <w:rFonts w:ascii="Courier New" w:hAnsi="Courier New" w:cs="Courier New"/>
        </w:rPr>
      </w:pPr>
      <w:ins w:id="6411" w:author="hari prasath" w:date="2020-08-25T18:28:00Z">
        <w:r w:rsidRPr="00956093">
          <w:rPr>
            <w:rFonts w:ascii="Courier New" w:hAnsi="Courier New" w:cs="Courier New"/>
          </w:rPr>
          <w:t>}</w:t>
        </w:r>
      </w:ins>
    </w:p>
    <w:p w14:paraId="6BB99B7F" w14:textId="77777777" w:rsidR="002575CA" w:rsidRPr="00956093" w:rsidRDefault="002575CA" w:rsidP="002575CA">
      <w:pPr>
        <w:ind w:left="576"/>
        <w:rPr>
          <w:ins w:id="6412" w:author="hari prasath" w:date="2020-08-25T18:28:00Z"/>
          <w:rFonts w:ascii="Courier New" w:hAnsi="Courier New" w:cs="Courier New"/>
        </w:rPr>
      </w:pPr>
      <w:ins w:id="6413" w:author="hari prasath" w:date="2020-08-25T18:28:00Z">
        <w:r w:rsidRPr="00956093">
          <w:rPr>
            <w:rFonts w:ascii="Courier New" w:hAnsi="Courier New" w:cs="Courier New"/>
          </w:rPr>
          <w:t>]</w:t>
        </w:r>
      </w:ins>
    </w:p>
    <w:p w14:paraId="4A8F3CBD" w14:textId="77777777" w:rsidR="002575CA" w:rsidRPr="00956093" w:rsidRDefault="002575CA" w:rsidP="002575CA">
      <w:pPr>
        <w:ind w:left="576"/>
        <w:rPr>
          <w:ins w:id="6414" w:author="hari prasath" w:date="2020-08-25T18:28:00Z"/>
          <w:rFonts w:ascii="Courier New" w:hAnsi="Courier New" w:cs="Courier New"/>
        </w:rPr>
      </w:pPr>
      <w:ins w:id="6415" w:author="hari prasath" w:date="2020-08-25T18:28:00Z">
        <w:r w:rsidRPr="00956093">
          <w:rPr>
            <w:rFonts w:ascii="Courier New" w:hAnsi="Courier New" w:cs="Courier New"/>
          </w:rPr>
          <w:t>}</w:t>
        </w:r>
      </w:ins>
    </w:p>
    <w:p w14:paraId="741A042F" w14:textId="77777777" w:rsidR="002575CA" w:rsidRPr="00956093" w:rsidRDefault="002575CA" w:rsidP="002575CA">
      <w:pPr>
        <w:ind w:left="576"/>
        <w:rPr>
          <w:ins w:id="6416" w:author="hari prasath" w:date="2020-08-25T18:28:00Z"/>
          <w:rFonts w:ascii="Courier New" w:hAnsi="Courier New" w:cs="Courier New"/>
        </w:rPr>
      </w:pPr>
      <w:ins w:id="6417" w:author="hari prasath" w:date="2020-08-25T18:28:00Z">
        <w:r w:rsidRPr="00956093">
          <w:rPr>
            <w:rFonts w:ascii="Courier New" w:hAnsi="Courier New" w:cs="Courier New"/>
          </w:rPr>
          <w:t>}</w:t>
        </w:r>
      </w:ins>
    </w:p>
    <w:p w14:paraId="251F8400" w14:textId="77777777" w:rsidR="002575CA" w:rsidRPr="00956093" w:rsidRDefault="002575CA" w:rsidP="002575CA">
      <w:pPr>
        <w:ind w:left="576"/>
        <w:rPr>
          <w:ins w:id="6418" w:author="hari prasath" w:date="2020-08-25T18:28:00Z"/>
          <w:rFonts w:ascii="Courier New" w:hAnsi="Courier New" w:cs="Courier New"/>
        </w:rPr>
      </w:pPr>
      <w:ins w:id="6419" w:author="hari prasath" w:date="2020-08-25T18:28:00Z">
        <w:r w:rsidRPr="00956093">
          <w:rPr>
            <w:rFonts w:ascii="Courier New" w:hAnsi="Courier New" w:cs="Courier New"/>
          </w:rPr>
          <w:t>(NOTE:</w:t>
        </w:r>
      </w:ins>
    </w:p>
    <w:p w14:paraId="4517B078" w14:textId="77777777" w:rsidR="002575CA" w:rsidRPr="00956093" w:rsidRDefault="002575CA" w:rsidP="002575CA">
      <w:pPr>
        <w:ind w:left="576"/>
        <w:rPr>
          <w:ins w:id="6420" w:author="hari prasath" w:date="2020-08-25T18:28:00Z"/>
          <w:rFonts w:ascii="Courier New" w:hAnsi="Courier New" w:cs="Courier New"/>
        </w:rPr>
      </w:pPr>
      <w:ins w:id="6421" w:author="hari prasath" w:date="2020-08-25T18:28:00Z">
        <w:r w:rsidRPr="00956093">
          <w:rPr>
            <w:rFonts w:ascii="Courier New" w:hAnsi="Courier New" w:cs="Courier New"/>
          </w:rPr>
          <w:tab/>
        </w:r>
      </w:ins>
    </w:p>
    <w:p w14:paraId="38D9B579" w14:textId="77777777" w:rsidR="002575CA" w:rsidRPr="00956093" w:rsidRDefault="002575CA" w:rsidP="002575CA">
      <w:pPr>
        <w:ind w:left="720"/>
        <w:rPr>
          <w:ins w:id="6422" w:author="hari prasath" w:date="2020-08-25T18:28:00Z"/>
          <w:rFonts w:ascii="Courier New" w:hAnsi="Courier New" w:cs="Courier New"/>
        </w:rPr>
      </w:pPr>
      <w:ins w:id="6423" w:author="hari prasath" w:date="2020-08-25T18:28:00Z">
        <w:r w:rsidRPr="00956093">
          <w:rPr>
            <w:rFonts w:ascii="Courier New" w:hAnsi="Courier New" w:cs="Courier New"/>
          </w:rPr>
          <w:t>"ac_status":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1 – AC ON</w:t>
        </w:r>
      </w:ins>
    </w:p>
    <w:p w14:paraId="1313C08C" w14:textId="77777777" w:rsidR="002575CA" w:rsidRPr="00956093" w:rsidRDefault="002575CA" w:rsidP="002575CA">
      <w:pPr>
        <w:ind w:left="576" w:firstLine="720"/>
        <w:rPr>
          <w:ins w:id="6424" w:author="hari prasath" w:date="2020-08-25T18:28:00Z"/>
          <w:rFonts w:ascii="Courier New" w:hAnsi="Courier New" w:cs="Courier New"/>
        </w:rPr>
      </w:pPr>
      <w:ins w:id="6425" w:author="hari prasath" w:date="2020-08-25T18:28:00Z">
        <w:r>
          <w:rPr>
            <w:rFonts w:ascii="Courier New" w:hAnsi="Courier New" w:cs="Courier New"/>
          </w:rPr>
          <w:tab/>
          <w:t xml:space="preserve">       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0 – AC OFF</w:t>
        </w:r>
      </w:ins>
    </w:p>
    <w:p w14:paraId="77CE6950" w14:textId="77777777" w:rsidR="002575CA" w:rsidRPr="00956093" w:rsidRDefault="002575CA" w:rsidP="002575CA">
      <w:pPr>
        <w:ind w:left="576"/>
        <w:rPr>
          <w:ins w:id="6426" w:author="hari prasath" w:date="2020-08-25T18:28:00Z"/>
          <w:rFonts w:ascii="Courier New" w:hAnsi="Courier New" w:cs="Courier New"/>
        </w:rPr>
      </w:pPr>
      <w:ins w:id="6427" w:author="hari prasath" w:date="2020-08-25T18:28:00Z">
        <w:r w:rsidRPr="00956093">
          <w:rPr>
            <w:rFonts w:ascii="Courier New" w:hAnsi="Courier New" w:cs="Courier New"/>
          </w:rPr>
          <w:tab/>
          <w:t>"mode":</w:t>
        </w:r>
        <w:r>
          <w:rPr>
            <w:rFonts w:ascii="Courier New" w:hAnsi="Courier New" w:cs="Courier New"/>
          </w:rPr>
          <w:tab/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"001"  - Cool</w:t>
        </w:r>
      </w:ins>
    </w:p>
    <w:p w14:paraId="44AB1394" w14:textId="77777777" w:rsidR="002575CA" w:rsidRPr="00956093" w:rsidRDefault="002575CA" w:rsidP="002575CA">
      <w:pPr>
        <w:ind w:left="576" w:firstLine="720"/>
        <w:rPr>
          <w:ins w:id="6428" w:author="hari prasath" w:date="2020-08-25T18:28:00Z"/>
          <w:rFonts w:ascii="Courier New" w:hAnsi="Courier New" w:cs="Courier New"/>
        </w:rPr>
      </w:pPr>
      <w:ins w:id="6429" w:author="hari prasath" w:date="2020-08-25T18:28:00Z">
        <w:r>
          <w:rPr>
            <w:rFonts w:ascii="Courier New" w:hAnsi="Courier New" w:cs="Courier New"/>
          </w:rPr>
          <w:t xml:space="preserve">       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"010" - Auto</w:t>
        </w:r>
      </w:ins>
    </w:p>
    <w:p w14:paraId="721AF5CC" w14:textId="77777777" w:rsidR="002575CA" w:rsidRPr="00956093" w:rsidRDefault="002575CA" w:rsidP="002575CA">
      <w:pPr>
        <w:ind w:left="1296" w:firstLine="720"/>
        <w:rPr>
          <w:ins w:id="6430" w:author="hari prasath" w:date="2020-08-25T18:28:00Z"/>
          <w:rFonts w:ascii="Courier New" w:hAnsi="Courier New" w:cs="Courier New"/>
        </w:rPr>
      </w:pPr>
      <w:ins w:id="6431" w:author="hari prasath" w:date="2020-08-25T18:28:00Z">
        <w:r>
          <w:rPr>
            <w:rFonts w:ascii="Courier New" w:hAnsi="Courier New" w:cs="Courier New"/>
          </w:rPr>
          <w:t xml:space="preserve">  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"100" - Dry</w:t>
        </w:r>
      </w:ins>
    </w:p>
    <w:p w14:paraId="0F547592" w14:textId="77777777" w:rsidR="002575CA" w:rsidRPr="00956093" w:rsidRDefault="002575CA" w:rsidP="002575CA">
      <w:pPr>
        <w:ind w:left="1296" w:firstLine="720"/>
        <w:rPr>
          <w:ins w:id="6432" w:author="hari prasath" w:date="2020-08-25T18:28:00Z"/>
          <w:rFonts w:ascii="Courier New" w:hAnsi="Courier New" w:cs="Courier New"/>
        </w:rPr>
      </w:pPr>
      <w:ins w:id="6433" w:author="hari prasath" w:date="2020-08-25T18:28:00Z">
        <w:r>
          <w:rPr>
            <w:rFonts w:ascii="Courier New" w:hAnsi="Courier New" w:cs="Courier New"/>
          </w:rPr>
          <w:t xml:space="preserve">  </w:t>
        </w:r>
        <w:r>
          <w:rPr>
            <w:rFonts w:ascii="Courier New" w:hAnsi="Courier New" w:cs="Courier New"/>
          </w:rPr>
          <w:tab/>
        </w:r>
        <w:r w:rsidRPr="00956093">
          <w:rPr>
            <w:rFonts w:ascii="Courier New" w:hAnsi="Courier New" w:cs="Courier New"/>
          </w:rPr>
          <w:t>"101" - Fan</w:t>
        </w:r>
      </w:ins>
    </w:p>
    <w:p w14:paraId="362F093A" w14:textId="77777777" w:rsidR="002575CA" w:rsidRDefault="002575CA" w:rsidP="002575CA">
      <w:pPr>
        <w:ind w:left="576"/>
        <w:rPr>
          <w:ins w:id="6434" w:author="hari prasath" w:date="2020-08-25T18:28:00Z"/>
          <w:rFonts w:ascii="Courier New" w:hAnsi="Courier New" w:cs="Courier New"/>
        </w:rPr>
      </w:pPr>
      <w:ins w:id="6435" w:author="hari prasath" w:date="2020-08-25T18:28:00Z">
        <w:r w:rsidRPr="00956093">
          <w:rPr>
            <w:rFonts w:ascii="Courier New" w:hAnsi="Courier New" w:cs="Courier New"/>
          </w:rPr>
          <w:tab/>
          <w:t>"temperature":16-28</w:t>
        </w:r>
      </w:ins>
    </w:p>
    <w:p w14:paraId="4581CFD6" w14:textId="77777777" w:rsidR="002575CA" w:rsidRDefault="002575CA" w:rsidP="002575CA">
      <w:pPr>
        <w:ind w:firstLine="576"/>
        <w:rPr>
          <w:ins w:id="6436" w:author="hari prasath" w:date="2020-08-25T18:28:00Z"/>
          <w:rFonts w:ascii="Courier New" w:hAnsi="Courier New" w:cs="Courier New"/>
        </w:rPr>
      </w:pPr>
      <w:ins w:id="6437" w:author="hari prasath" w:date="2020-08-25T18:28:00Z">
        <w:r>
          <w:rPr>
            <w:rFonts w:ascii="Courier New" w:hAnsi="Courier New" w:cs="Courier New"/>
          </w:rPr>
          <w:t>HVAC mode does not support Dry &amp; Fan AC Mode</w:t>
        </w:r>
      </w:ins>
    </w:p>
    <w:p w14:paraId="200F0F73" w14:textId="77777777" w:rsidR="002575CA" w:rsidRPr="00956093" w:rsidRDefault="002575CA" w:rsidP="002575CA">
      <w:pPr>
        <w:ind w:left="576"/>
        <w:rPr>
          <w:ins w:id="6438" w:author="hari prasath" w:date="2020-08-25T18:28:00Z"/>
          <w:rFonts w:ascii="Courier New" w:hAnsi="Courier New" w:cs="Courier New"/>
        </w:rPr>
      </w:pPr>
      <w:ins w:id="6439" w:author="hari prasath" w:date="2020-08-25T18:28:00Z">
        <w:r w:rsidRPr="00956093">
          <w:rPr>
            <w:rFonts w:ascii="Courier New" w:hAnsi="Courier New" w:cs="Courier New"/>
          </w:rPr>
          <w:t>)</w:t>
        </w:r>
      </w:ins>
    </w:p>
    <w:p w14:paraId="7CD065EC" w14:textId="6C599267" w:rsidR="002575CA" w:rsidRDefault="002575CA" w:rsidP="002575CA">
      <w:pPr>
        <w:pStyle w:val="Heading3"/>
        <w:rPr>
          <w:ins w:id="6440" w:author="hari prasath" w:date="2020-08-25T18:28:00Z"/>
        </w:rPr>
      </w:pPr>
      <w:bookmarkStart w:id="6441" w:name="_Toc50193043"/>
      <w:ins w:id="6442" w:author="hari prasath" w:date="2020-08-25T18:28:00Z">
        <w:r>
          <w:t>Amenos Light default</w:t>
        </w:r>
      </w:ins>
      <w:ins w:id="6443" w:author="hari prasath" w:date="2020-08-25T18:29:00Z">
        <w:r>
          <w:t xml:space="preserve"> broadcast</w:t>
        </w:r>
      </w:ins>
      <w:ins w:id="6444" w:author="hari prasath" w:date="2020-08-25T18:28:00Z">
        <w:r>
          <w:t xml:space="preserve"> packet</w:t>
        </w:r>
        <w:bookmarkEnd w:id="6441"/>
      </w:ins>
    </w:p>
    <w:p w14:paraId="61E302F2" w14:textId="77777777" w:rsidR="002575CA" w:rsidRPr="003E68F5" w:rsidRDefault="002575CA" w:rsidP="002575CA">
      <w:pPr>
        <w:ind w:left="576"/>
        <w:rPr>
          <w:ins w:id="6445" w:author="hari prasath" w:date="2020-08-25T18:28:00Z"/>
          <w:rFonts w:ascii="Courier New" w:hAnsi="Courier New" w:cs="Courier New"/>
        </w:rPr>
      </w:pPr>
      <w:ins w:id="6446" w:author="hari prasath" w:date="2020-08-25T18:28:00Z">
        <w:r w:rsidRPr="003E68F5">
          <w:rPr>
            <w:rFonts w:ascii="Courier New" w:hAnsi="Courier New" w:cs="Courier New"/>
          </w:rPr>
          <w:t>{</w:t>
        </w:r>
      </w:ins>
    </w:p>
    <w:p w14:paraId="5CF4F3A0" w14:textId="77777777" w:rsidR="002575CA" w:rsidRPr="003E68F5" w:rsidRDefault="002575CA" w:rsidP="002575CA">
      <w:pPr>
        <w:ind w:left="576"/>
        <w:rPr>
          <w:ins w:id="6447" w:author="hari prasath" w:date="2020-08-25T18:28:00Z"/>
          <w:rFonts w:ascii="Courier New" w:hAnsi="Courier New" w:cs="Courier New"/>
        </w:rPr>
      </w:pPr>
      <w:ins w:id="6448" w:author="hari prasath" w:date="2020-08-25T18:28:00Z">
        <w:r w:rsidRPr="003E68F5">
          <w:rPr>
            <w:rFonts w:ascii="Courier New" w:hAnsi="Courier New" w:cs="Courier New"/>
          </w:rPr>
          <w:t>“hmac”:’’,</w:t>
        </w:r>
      </w:ins>
    </w:p>
    <w:p w14:paraId="3C3328AD" w14:textId="77777777" w:rsidR="002575CA" w:rsidRPr="003E68F5" w:rsidRDefault="002575CA" w:rsidP="002575CA">
      <w:pPr>
        <w:ind w:left="576"/>
        <w:rPr>
          <w:ins w:id="6449" w:author="hari prasath" w:date="2020-08-25T18:28:00Z"/>
          <w:rFonts w:ascii="Courier New" w:hAnsi="Courier New" w:cs="Courier New"/>
        </w:rPr>
      </w:pPr>
      <w:ins w:id="6450" w:author="hari prasath" w:date="2020-08-25T18:28:00Z">
        <w:r w:rsidRPr="003E68F5">
          <w:rPr>
            <w:rFonts w:ascii="Courier New" w:hAnsi="Courier New" w:cs="Courier New"/>
          </w:rPr>
          <w:t>“payload”:</w:t>
        </w:r>
      </w:ins>
    </w:p>
    <w:p w14:paraId="11AC4FBD" w14:textId="77777777" w:rsidR="002575CA" w:rsidRPr="003E68F5" w:rsidRDefault="002575CA" w:rsidP="002575CA">
      <w:pPr>
        <w:ind w:left="576"/>
        <w:rPr>
          <w:ins w:id="6451" w:author="hari prasath" w:date="2020-08-25T18:28:00Z"/>
          <w:rFonts w:ascii="Courier New" w:hAnsi="Courier New" w:cs="Courier New"/>
        </w:rPr>
      </w:pPr>
      <w:ins w:id="6452" w:author="hari prasath" w:date="2020-08-25T18:28:00Z">
        <w:r w:rsidRPr="003E68F5">
          <w:rPr>
            <w:rFonts w:ascii="Courier New" w:hAnsi="Courier New" w:cs="Courier New"/>
          </w:rPr>
          <w:t>{</w:t>
        </w:r>
        <w:r w:rsidRPr="003E68F5">
          <w:rPr>
            <w:rFonts w:ascii="Courier New" w:hAnsi="Courier New" w:cs="Courier New"/>
          </w:rPr>
          <w:tab/>
        </w:r>
      </w:ins>
    </w:p>
    <w:p w14:paraId="1A7BC5CD" w14:textId="77777777" w:rsidR="002575CA" w:rsidRPr="003E68F5" w:rsidRDefault="002575CA" w:rsidP="002575CA">
      <w:pPr>
        <w:ind w:left="576"/>
        <w:rPr>
          <w:ins w:id="6453" w:author="hari prasath" w:date="2020-08-25T18:28:00Z"/>
          <w:rFonts w:ascii="Courier New" w:hAnsi="Courier New" w:cs="Courier New"/>
        </w:rPr>
      </w:pPr>
      <w:ins w:id="6454" w:author="hari prasath" w:date="2020-08-25T18:28:00Z">
        <w:r w:rsidRPr="003E68F5">
          <w:rPr>
            <w:rFonts w:ascii="Courier New" w:hAnsi="Courier New" w:cs="Courier New"/>
          </w:rPr>
          <w:t>“device_uid”: “031219010010002”,</w:t>
        </w:r>
      </w:ins>
    </w:p>
    <w:p w14:paraId="19600F89" w14:textId="77777777" w:rsidR="002575CA" w:rsidRDefault="002575CA" w:rsidP="002575CA">
      <w:pPr>
        <w:ind w:left="576"/>
        <w:rPr>
          <w:ins w:id="6455" w:author="hari prasath" w:date="2020-08-25T18:28:00Z"/>
          <w:rFonts w:ascii="Courier New" w:hAnsi="Courier New" w:cs="Courier New"/>
        </w:rPr>
      </w:pPr>
      <w:ins w:id="6456" w:author="hari prasath" w:date="2020-08-25T18:28:00Z">
        <w:r w:rsidRPr="003E68F5">
          <w:rPr>
            <w:rFonts w:ascii="Courier New" w:hAnsi="Courier New" w:cs="Courier New"/>
          </w:rPr>
          <w:t xml:space="preserve">“action”: </w:t>
        </w:r>
        <w:r>
          <w:rPr>
            <w:rFonts w:ascii="Courier New" w:hAnsi="Courier New" w:cs="Courier New"/>
          </w:rPr>
          <w:t>15</w:t>
        </w:r>
        <w:r w:rsidRPr="003E68F5">
          <w:rPr>
            <w:rFonts w:ascii="Courier New" w:hAnsi="Courier New" w:cs="Courier New"/>
          </w:rPr>
          <w:t>,</w:t>
        </w:r>
      </w:ins>
    </w:p>
    <w:p w14:paraId="1540A7E1" w14:textId="77777777" w:rsidR="002575CA" w:rsidRPr="003E68F5" w:rsidRDefault="002575CA" w:rsidP="002575CA">
      <w:pPr>
        <w:ind w:left="576"/>
        <w:rPr>
          <w:ins w:id="6457" w:author="hari prasath" w:date="2020-08-25T18:28:00Z"/>
          <w:rFonts w:ascii="Courier New" w:hAnsi="Courier New" w:cs="Courier New"/>
        </w:rPr>
      </w:pPr>
      <w:ins w:id="6458" w:author="hari prasath" w:date="2020-08-25T18:28:00Z">
        <w:r w:rsidRPr="003E68F5">
          <w:rPr>
            <w:rFonts w:ascii="Courier New" w:hAnsi="Courier New" w:cs="Courier New"/>
          </w:rPr>
          <w:t>“device_data”:[</w:t>
        </w:r>
      </w:ins>
    </w:p>
    <w:p w14:paraId="6C75238D" w14:textId="77777777" w:rsidR="002575CA" w:rsidRDefault="002575CA" w:rsidP="002575CA">
      <w:pPr>
        <w:ind w:left="576"/>
        <w:rPr>
          <w:ins w:id="6459" w:author="hari prasath" w:date="2020-08-25T18:28:00Z"/>
          <w:rFonts w:ascii="Courier New" w:hAnsi="Courier New" w:cs="Courier New"/>
        </w:rPr>
      </w:pPr>
      <w:ins w:id="6460" w:author="hari prasath" w:date="2020-08-25T18:28:00Z">
        <w:r w:rsidRPr="003E68F5">
          <w:rPr>
            <w:rFonts w:ascii="Courier New" w:hAnsi="Courier New" w:cs="Courier New"/>
          </w:rPr>
          <w:t>{</w:t>
        </w:r>
      </w:ins>
    </w:p>
    <w:p w14:paraId="64E1B6A1" w14:textId="77777777" w:rsidR="002575CA" w:rsidRPr="003E68F5" w:rsidRDefault="002575CA" w:rsidP="002575CA">
      <w:pPr>
        <w:ind w:left="576"/>
        <w:rPr>
          <w:ins w:id="6461" w:author="hari prasath" w:date="2020-08-25T18:28:00Z"/>
          <w:rFonts w:ascii="Courier New" w:hAnsi="Courier New" w:cs="Courier New"/>
        </w:rPr>
      </w:pPr>
      <w:ins w:id="6462" w:author="hari prasath" w:date="2020-08-25T18:28:00Z">
        <w:r>
          <w:rPr>
            <w:rFonts w:ascii="Courier New" w:hAnsi="Courier New" w:cs="Courier New"/>
          </w:rPr>
          <w:t xml:space="preserve"> </w:t>
        </w:r>
        <w:r w:rsidRPr="007F682C">
          <w:rPr>
            <w:rFonts w:ascii="Courier New" w:hAnsi="Courier New" w:cs="Courier New"/>
          </w:rPr>
          <w:t xml:space="preserve">"default_type": </w:t>
        </w:r>
        <w:r>
          <w:rPr>
            <w:rFonts w:ascii="Courier New" w:hAnsi="Courier New" w:cs="Courier New"/>
          </w:rPr>
          <w:t>2</w:t>
        </w:r>
        <w:r w:rsidRPr="007F682C">
          <w:rPr>
            <w:rFonts w:ascii="Courier New" w:hAnsi="Courier New" w:cs="Courier New"/>
          </w:rPr>
          <w:t>,</w:t>
        </w:r>
        <w:r>
          <w:rPr>
            <w:rFonts w:ascii="Courier New" w:hAnsi="Courier New" w:cs="Courier New"/>
          </w:rPr>
          <w:t xml:space="preserve"> </w:t>
        </w:r>
      </w:ins>
    </w:p>
    <w:p w14:paraId="42283998" w14:textId="77777777" w:rsidR="002575CA" w:rsidRPr="009B6F86" w:rsidRDefault="002575CA" w:rsidP="002575CA">
      <w:pPr>
        <w:ind w:left="576"/>
        <w:rPr>
          <w:ins w:id="6463" w:author="hari prasath" w:date="2020-08-25T18:28:00Z"/>
          <w:rFonts w:ascii="Courier New" w:hAnsi="Courier New" w:cs="Courier New"/>
        </w:rPr>
      </w:pPr>
      <w:ins w:id="6464" w:author="hari prasath" w:date="2020-08-25T18:28:00Z">
        <w:r w:rsidRPr="003E68F5">
          <w:rPr>
            <w:rFonts w:ascii="Courier New" w:hAnsi="Courier New" w:cs="Courier New"/>
          </w:rPr>
          <w:t xml:space="preserve"> </w:t>
        </w:r>
        <w:r w:rsidRPr="009B6F86">
          <w:rPr>
            <w:rFonts w:ascii="Courier New" w:hAnsi="Courier New" w:cs="Courier New"/>
          </w:rPr>
          <w:t>"schedule": [</w:t>
        </w:r>
      </w:ins>
    </w:p>
    <w:p w14:paraId="1C3666C5" w14:textId="77777777" w:rsidR="002575CA" w:rsidRPr="009B6F86" w:rsidRDefault="002575CA" w:rsidP="002575CA">
      <w:pPr>
        <w:ind w:left="-142"/>
        <w:rPr>
          <w:ins w:id="6465" w:author="hari prasath" w:date="2020-08-25T18:28:00Z"/>
          <w:rFonts w:ascii="Courier New" w:hAnsi="Courier New" w:cs="Courier New"/>
        </w:rPr>
      </w:pPr>
      <w:ins w:id="6466" w:author="hari prasath" w:date="2020-08-25T18:28:00Z">
        <w:r w:rsidRPr="009B6F86">
          <w:rPr>
            <w:rFonts w:ascii="Courier New" w:hAnsi="Courier New" w:cs="Courier New"/>
          </w:rPr>
          <w:t xml:space="preserve">          {</w:t>
        </w:r>
      </w:ins>
    </w:p>
    <w:p w14:paraId="6E115247" w14:textId="77777777" w:rsidR="002575CA" w:rsidRPr="009B6F86" w:rsidRDefault="002575CA" w:rsidP="002575CA">
      <w:pPr>
        <w:ind w:left="-142"/>
        <w:rPr>
          <w:ins w:id="6467" w:author="hari prasath" w:date="2020-08-25T18:28:00Z"/>
          <w:rFonts w:ascii="Courier New" w:hAnsi="Courier New" w:cs="Courier New"/>
        </w:rPr>
      </w:pPr>
      <w:ins w:id="6468" w:author="hari prasath" w:date="2020-08-25T18:28:00Z">
        <w:r w:rsidRPr="009B6F86">
          <w:rPr>
            <w:rFonts w:ascii="Courier New" w:hAnsi="Courier New" w:cs="Courier New"/>
          </w:rPr>
          <w:t xml:space="preserve">            "from_time": "00:00:00",</w:t>
        </w:r>
      </w:ins>
    </w:p>
    <w:p w14:paraId="298E6F45" w14:textId="77777777" w:rsidR="002575CA" w:rsidRPr="009B6F86" w:rsidRDefault="002575CA" w:rsidP="002575CA">
      <w:pPr>
        <w:ind w:left="-142"/>
        <w:rPr>
          <w:ins w:id="6469" w:author="hari prasath" w:date="2020-08-25T18:28:00Z"/>
          <w:rFonts w:ascii="Courier New" w:hAnsi="Courier New" w:cs="Courier New"/>
        </w:rPr>
      </w:pPr>
      <w:ins w:id="6470" w:author="hari prasath" w:date="2020-08-25T18:28:00Z">
        <w:r w:rsidRPr="009B6F86">
          <w:rPr>
            <w:rFonts w:ascii="Courier New" w:hAnsi="Courier New" w:cs="Courier New"/>
          </w:rPr>
          <w:t xml:space="preserve">            "to_time": "12:59:59",</w:t>
        </w:r>
      </w:ins>
    </w:p>
    <w:p w14:paraId="584F7F1C" w14:textId="77777777" w:rsidR="002575CA" w:rsidRPr="009B6F86" w:rsidRDefault="002575CA" w:rsidP="002575CA">
      <w:pPr>
        <w:ind w:left="-142"/>
        <w:rPr>
          <w:ins w:id="6471" w:author="hari prasath" w:date="2020-08-25T18:28:00Z"/>
          <w:rFonts w:ascii="Courier New" w:hAnsi="Courier New" w:cs="Courier New"/>
        </w:rPr>
      </w:pPr>
      <w:ins w:id="6472" w:author="hari prasath" w:date="2020-08-25T18:28:00Z">
        <w:r w:rsidRPr="009B6F86">
          <w:rPr>
            <w:rFonts w:ascii="Courier New" w:hAnsi="Courier New" w:cs="Courier New"/>
          </w:rPr>
          <w:t xml:space="preserve">            "zone_settings": [</w:t>
        </w:r>
      </w:ins>
    </w:p>
    <w:p w14:paraId="7CCC353A" w14:textId="77777777" w:rsidR="002575CA" w:rsidRPr="009B6F86" w:rsidRDefault="002575CA" w:rsidP="002575CA">
      <w:pPr>
        <w:ind w:left="-142"/>
        <w:rPr>
          <w:ins w:id="6473" w:author="hari prasath" w:date="2020-08-25T18:28:00Z"/>
          <w:rFonts w:ascii="Courier New" w:hAnsi="Courier New" w:cs="Courier New"/>
        </w:rPr>
      </w:pPr>
      <w:ins w:id="6474" w:author="hari prasath" w:date="2020-08-25T18:28:00Z">
        <w:r w:rsidRPr="009B6F86">
          <w:rPr>
            <w:rFonts w:ascii="Courier New" w:hAnsi="Courier New" w:cs="Courier New"/>
          </w:rPr>
          <w:t xml:space="preserve">              {</w:t>
        </w:r>
      </w:ins>
    </w:p>
    <w:p w14:paraId="4122ED07" w14:textId="77777777" w:rsidR="002575CA" w:rsidRPr="009B6F86" w:rsidRDefault="002575CA" w:rsidP="002575CA">
      <w:pPr>
        <w:ind w:left="-142"/>
        <w:rPr>
          <w:ins w:id="6475" w:author="hari prasath" w:date="2020-08-25T18:28:00Z"/>
          <w:rFonts w:ascii="Courier New" w:hAnsi="Courier New" w:cs="Courier New"/>
        </w:rPr>
      </w:pPr>
      <w:ins w:id="6476" w:author="hari prasath" w:date="2020-08-25T18:28:00Z">
        <w:r w:rsidRPr="009B6F86">
          <w:rPr>
            <w:rFonts w:ascii="Courier New" w:hAnsi="Courier New" w:cs="Courier New"/>
          </w:rPr>
          <w:t xml:space="preserve">                "zone": 1,</w:t>
        </w:r>
      </w:ins>
    </w:p>
    <w:p w14:paraId="73EC023A" w14:textId="77777777" w:rsidR="002575CA" w:rsidRPr="009B6F86" w:rsidRDefault="002575CA" w:rsidP="002575CA">
      <w:pPr>
        <w:ind w:left="-142"/>
        <w:rPr>
          <w:ins w:id="6477" w:author="hari prasath" w:date="2020-08-25T18:28:00Z"/>
          <w:rFonts w:ascii="Courier New" w:hAnsi="Courier New" w:cs="Courier New"/>
        </w:rPr>
      </w:pPr>
      <w:ins w:id="6478" w:author="hari prasath" w:date="2020-08-25T18:28:00Z">
        <w:r w:rsidRPr="009B6F86">
          <w:rPr>
            <w:rFonts w:ascii="Courier New" w:hAnsi="Courier New" w:cs="Courier New"/>
          </w:rPr>
          <w:t xml:space="preserve">                "color": "0xFFFF00",</w:t>
        </w:r>
      </w:ins>
    </w:p>
    <w:p w14:paraId="401E5F5C" w14:textId="77777777" w:rsidR="002575CA" w:rsidRPr="009B6F86" w:rsidRDefault="002575CA" w:rsidP="002575CA">
      <w:pPr>
        <w:ind w:left="-142"/>
        <w:rPr>
          <w:ins w:id="6479" w:author="hari prasath" w:date="2020-08-25T18:28:00Z"/>
          <w:rFonts w:ascii="Courier New" w:hAnsi="Courier New" w:cs="Courier New"/>
        </w:rPr>
      </w:pPr>
      <w:ins w:id="6480" w:author="hari prasath" w:date="2020-08-25T18:28:00Z">
        <w:r w:rsidRPr="009B6F86">
          <w:rPr>
            <w:rFonts w:ascii="Courier New" w:hAnsi="Courier New" w:cs="Courier New"/>
          </w:rPr>
          <w:t xml:space="preserve">                "light_status": 1,</w:t>
        </w:r>
      </w:ins>
    </w:p>
    <w:p w14:paraId="683D22AA" w14:textId="77777777" w:rsidR="002575CA" w:rsidRDefault="002575CA" w:rsidP="002575CA">
      <w:pPr>
        <w:ind w:left="-142"/>
        <w:rPr>
          <w:ins w:id="6481" w:author="hari prasath" w:date="2020-08-25T18:28:00Z"/>
          <w:rFonts w:ascii="Courier New" w:hAnsi="Courier New" w:cs="Courier New"/>
        </w:rPr>
      </w:pPr>
      <w:ins w:id="6482" w:author="hari prasath" w:date="2020-08-25T18:28:00Z">
        <w:r w:rsidRPr="009B6F86">
          <w:rPr>
            <w:rFonts w:ascii="Courier New" w:hAnsi="Courier New" w:cs="Courier New"/>
          </w:rPr>
          <w:t xml:space="preserve">                "</w:t>
        </w:r>
        <w:r>
          <w:rPr>
            <w:rFonts w:ascii="Courier New" w:hAnsi="Courier New" w:cs="Courier New"/>
          </w:rPr>
          <w:t>brightness</w:t>
        </w:r>
        <w:r w:rsidRPr="009B6F86">
          <w:rPr>
            <w:rFonts w:ascii="Courier New" w:hAnsi="Courier New" w:cs="Courier New"/>
          </w:rPr>
          <w:t xml:space="preserve">": </w:t>
        </w:r>
        <w:r>
          <w:rPr>
            <w:rFonts w:ascii="Courier New" w:hAnsi="Courier New" w:cs="Courier New"/>
          </w:rPr>
          <w:t>15,</w:t>
        </w:r>
      </w:ins>
    </w:p>
    <w:p w14:paraId="0C67B039" w14:textId="77777777" w:rsidR="002575CA" w:rsidRDefault="002575CA" w:rsidP="002575CA">
      <w:pPr>
        <w:pStyle w:val="HTMLPreformatted"/>
        <w:rPr>
          <w:ins w:id="6483" w:author="hari prasath" w:date="2020-08-25T18:28:00Z"/>
          <w:szCs w:val="22"/>
        </w:rPr>
      </w:pPr>
      <w:ins w:id="6484" w:author="hari prasath" w:date="2020-08-25T18:28:00Z">
        <w:r>
          <w:rPr>
            <w:szCs w:val="22"/>
          </w:rPr>
          <w:t xml:space="preserve">                "temperature": 1500</w:t>
        </w:r>
      </w:ins>
    </w:p>
    <w:p w14:paraId="00E033BB" w14:textId="77777777" w:rsidR="002575CA" w:rsidRPr="009B6F86" w:rsidRDefault="002575CA" w:rsidP="002575CA">
      <w:pPr>
        <w:ind w:left="-142"/>
        <w:rPr>
          <w:ins w:id="6485" w:author="hari prasath" w:date="2020-08-25T18:28:00Z"/>
          <w:rFonts w:ascii="Courier New" w:hAnsi="Courier New" w:cs="Courier New"/>
        </w:rPr>
      </w:pPr>
    </w:p>
    <w:p w14:paraId="342D492D" w14:textId="77777777" w:rsidR="002575CA" w:rsidRPr="009B6F86" w:rsidRDefault="002575CA" w:rsidP="002575CA">
      <w:pPr>
        <w:ind w:left="-142"/>
        <w:rPr>
          <w:ins w:id="6486" w:author="hari prasath" w:date="2020-08-25T18:28:00Z"/>
          <w:rFonts w:ascii="Courier New" w:hAnsi="Courier New" w:cs="Courier New"/>
        </w:rPr>
      </w:pPr>
      <w:ins w:id="6487" w:author="hari prasath" w:date="2020-08-25T18:28:00Z">
        <w:r w:rsidRPr="009B6F86">
          <w:rPr>
            <w:rFonts w:ascii="Courier New" w:hAnsi="Courier New" w:cs="Courier New"/>
          </w:rPr>
          <w:t xml:space="preserve">              },</w:t>
        </w:r>
      </w:ins>
    </w:p>
    <w:p w14:paraId="485D1EB0" w14:textId="77777777" w:rsidR="002575CA" w:rsidRPr="009B6F86" w:rsidRDefault="002575CA" w:rsidP="002575CA">
      <w:pPr>
        <w:ind w:left="-142"/>
        <w:rPr>
          <w:ins w:id="6488" w:author="hari prasath" w:date="2020-08-25T18:28:00Z"/>
          <w:rFonts w:ascii="Courier New" w:hAnsi="Courier New" w:cs="Courier New"/>
        </w:rPr>
      </w:pPr>
      <w:ins w:id="6489" w:author="hari prasath" w:date="2020-08-25T18:28:00Z">
        <w:r w:rsidRPr="009B6F86">
          <w:rPr>
            <w:rFonts w:ascii="Courier New" w:hAnsi="Courier New" w:cs="Courier New"/>
          </w:rPr>
          <w:t xml:space="preserve">              {</w:t>
        </w:r>
      </w:ins>
    </w:p>
    <w:p w14:paraId="376F1506" w14:textId="77777777" w:rsidR="002575CA" w:rsidRPr="009B6F86" w:rsidRDefault="002575CA" w:rsidP="002575CA">
      <w:pPr>
        <w:ind w:left="-142"/>
        <w:rPr>
          <w:ins w:id="6490" w:author="hari prasath" w:date="2020-08-25T18:28:00Z"/>
          <w:rFonts w:ascii="Courier New" w:hAnsi="Courier New" w:cs="Courier New"/>
        </w:rPr>
      </w:pPr>
      <w:ins w:id="6491" w:author="hari prasath" w:date="2020-08-25T18:28:00Z">
        <w:r w:rsidRPr="009B6F86">
          <w:rPr>
            <w:rFonts w:ascii="Courier New" w:hAnsi="Courier New" w:cs="Courier New"/>
          </w:rPr>
          <w:t xml:space="preserve">                "zone": 2,</w:t>
        </w:r>
      </w:ins>
    </w:p>
    <w:p w14:paraId="3B86697C" w14:textId="77777777" w:rsidR="002575CA" w:rsidRPr="009B6F86" w:rsidRDefault="002575CA" w:rsidP="002575CA">
      <w:pPr>
        <w:ind w:left="-142"/>
        <w:rPr>
          <w:ins w:id="6492" w:author="hari prasath" w:date="2020-08-25T18:28:00Z"/>
          <w:rFonts w:ascii="Courier New" w:hAnsi="Courier New" w:cs="Courier New"/>
        </w:rPr>
      </w:pPr>
      <w:ins w:id="6493" w:author="hari prasath" w:date="2020-08-25T18:28:00Z">
        <w:r w:rsidRPr="009B6F86">
          <w:rPr>
            <w:rFonts w:ascii="Courier New" w:hAnsi="Courier New" w:cs="Courier New"/>
          </w:rPr>
          <w:t xml:space="preserve">                "color": "0xFFFF00",</w:t>
        </w:r>
      </w:ins>
    </w:p>
    <w:p w14:paraId="2E899FE0" w14:textId="77777777" w:rsidR="002575CA" w:rsidRPr="009B6F86" w:rsidRDefault="002575CA" w:rsidP="002575CA">
      <w:pPr>
        <w:ind w:left="-142"/>
        <w:rPr>
          <w:ins w:id="6494" w:author="hari prasath" w:date="2020-08-25T18:28:00Z"/>
          <w:rFonts w:ascii="Courier New" w:hAnsi="Courier New" w:cs="Courier New"/>
        </w:rPr>
      </w:pPr>
      <w:ins w:id="6495" w:author="hari prasath" w:date="2020-08-25T18:28:00Z">
        <w:r w:rsidRPr="009B6F86">
          <w:rPr>
            <w:rFonts w:ascii="Courier New" w:hAnsi="Courier New" w:cs="Courier New"/>
          </w:rPr>
          <w:t xml:space="preserve">                "light_status": 1,</w:t>
        </w:r>
      </w:ins>
    </w:p>
    <w:p w14:paraId="70C72871" w14:textId="77777777" w:rsidR="002575CA" w:rsidRDefault="002575CA" w:rsidP="002575CA">
      <w:pPr>
        <w:ind w:left="-142"/>
        <w:rPr>
          <w:ins w:id="6496" w:author="hari prasath" w:date="2020-08-25T18:28:00Z"/>
          <w:rFonts w:ascii="Courier New" w:hAnsi="Courier New" w:cs="Courier New"/>
        </w:rPr>
      </w:pPr>
      <w:ins w:id="6497" w:author="hari prasath" w:date="2020-08-25T18:28:00Z">
        <w:r w:rsidRPr="009B6F86">
          <w:rPr>
            <w:rFonts w:ascii="Courier New" w:hAnsi="Courier New" w:cs="Courier New"/>
          </w:rPr>
          <w:t xml:space="preserve">                "</w:t>
        </w:r>
        <w:r>
          <w:rPr>
            <w:rFonts w:ascii="Courier New" w:hAnsi="Courier New" w:cs="Courier New"/>
          </w:rPr>
          <w:t>brightness</w:t>
        </w:r>
        <w:r w:rsidRPr="009B6F86">
          <w:rPr>
            <w:rFonts w:ascii="Courier New" w:hAnsi="Courier New" w:cs="Courier New"/>
          </w:rPr>
          <w:t xml:space="preserve">": </w:t>
        </w:r>
        <w:r>
          <w:rPr>
            <w:rFonts w:ascii="Courier New" w:hAnsi="Courier New" w:cs="Courier New"/>
          </w:rPr>
          <w:t>20,</w:t>
        </w:r>
      </w:ins>
    </w:p>
    <w:p w14:paraId="23676F9D" w14:textId="77777777" w:rsidR="002575CA" w:rsidRPr="009B6F86" w:rsidRDefault="002575CA" w:rsidP="002575CA">
      <w:pPr>
        <w:ind w:left="1298" w:firstLine="142"/>
        <w:rPr>
          <w:ins w:id="6498" w:author="hari prasath" w:date="2020-08-25T18:28:00Z"/>
          <w:rFonts w:ascii="Courier New" w:hAnsi="Courier New" w:cs="Courier New"/>
        </w:rPr>
      </w:pPr>
      <w:ins w:id="6499" w:author="hari prasath" w:date="2020-08-25T18:28:00Z">
        <w:r w:rsidRPr="000613EC">
          <w:rPr>
            <w:rFonts w:ascii="Courier New" w:hAnsi="Courier New" w:cs="Courier New"/>
          </w:rPr>
          <w:t xml:space="preserve">    "temperature": 1500</w:t>
        </w:r>
      </w:ins>
    </w:p>
    <w:p w14:paraId="5231978D" w14:textId="77777777" w:rsidR="002575CA" w:rsidRPr="009B6F86" w:rsidRDefault="002575CA" w:rsidP="002575CA">
      <w:pPr>
        <w:ind w:left="-142"/>
        <w:rPr>
          <w:ins w:id="6500" w:author="hari prasath" w:date="2020-08-25T18:28:00Z"/>
          <w:rFonts w:ascii="Courier New" w:hAnsi="Courier New" w:cs="Courier New"/>
        </w:rPr>
      </w:pPr>
      <w:ins w:id="6501" w:author="hari prasath" w:date="2020-08-25T18:28:00Z">
        <w:r w:rsidRPr="009B6F86">
          <w:rPr>
            <w:rFonts w:ascii="Courier New" w:hAnsi="Courier New" w:cs="Courier New"/>
          </w:rPr>
          <w:lastRenderedPageBreak/>
          <w:t xml:space="preserve">              },</w:t>
        </w:r>
      </w:ins>
    </w:p>
    <w:p w14:paraId="538FDAEE" w14:textId="77777777" w:rsidR="002575CA" w:rsidRPr="009B6F86" w:rsidRDefault="002575CA" w:rsidP="002575CA">
      <w:pPr>
        <w:ind w:left="-142"/>
        <w:rPr>
          <w:ins w:id="6502" w:author="hari prasath" w:date="2020-08-25T18:28:00Z"/>
          <w:rFonts w:ascii="Courier New" w:hAnsi="Courier New" w:cs="Courier New"/>
        </w:rPr>
      </w:pPr>
      <w:ins w:id="6503" w:author="hari prasath" w:date="2020-08-25T18:28:00Z">
        <w:r w:rsidRPr="009B6F86">
          <w:rPr>
            <w:rFonts w:ascii="Courier New" w:hAnsi="Courier New" w:cs="Courier New"/>
          </w:rPr>
          <w:t xml:space="preserve">              {</w:t>
        </w:r>
      </w:ins>
    </w:p>
    <w:p w14:paraId="50CECD14" w14:textId="77777777" w:rsidR="002575CA" w:rsidRPr="009B6F86" w:rsidRDefault="002575CA" w:rsidP="002575CA">
      <w:pPr>
        <w:ind w:left="-142"/>
        <w:rPr>
          <w:ins w:id="6504" w:author="hari prasath" w:date="2020-08-25T18:28:00Z"/>
          <w:rFonts w:ascii="Courier New" w:hAnsi="Courier New" w:cs="Courier New"/>
        </w:rPr>
      </w:pPr>
      <w:ins w:id="6505" w:author="hari prasath" w:date="2020-08-25T18:28:00Z">
        <w:r w:rsidRPr="009B6F86">
          <w:rPr>
            <w:rFonts w:ascii="Courier New" w:hAnsi="Courier New" w:cs="Courier New"/>
          </w:rPr>
          <w:t xml:space="preserve">                "zone": 3,</w:t>
        </w:r>
      </w:ins>
    </w:p>
    <w:p w14:paraId="289E5255" w14:textId="77777777" w:rsidR="002575CA" w:rsidRPr="009B6F86" w:rsidRDefault="002575CA" w:rsidP="002575CA">
      <w:pPr>
        <w:ind w:left="-142"/>
        <w:rPr>
          <w:ins w:id="6506" w:author="hari prasath" w:date="2020-08-25T18:28:00Z"/>
          <w:rFonts w:ascii="Courier New" w:hAnsi="Courier New" w:cs="Courier New"/>
        </w:rPr>
      </w:pPr>
      <w:ins w:id="6507" w:author="hari prasath" w:date="2020-08-25T18:28:00Z">
        <w:r w:rsidRPr="009B6F86">
          <w:rPr>
            <w:rFonts w:ascii="Courier New" w:hAnsi="Courier New" w:cs="Courier New"/>
          </w:rPr>
          <w:t xml:space="preserve">                "color": "0xFFFF00",</w:t>
        </w:r>
      </w:ins>
    </w:p>
    <w:p w14:paraId="5CC94717" w14:textId="77777777" w:rsidR="002575CA" w:rsidRPr="009B6F86" w:rsidRDefault="002575CA" w:rsidP="002575CA">
      <w:pPr>
        <w:ind w:left="-142"/>
        <w:rPr>
          <w:ins w:id="6508" w:author="hari prasath" w:date="2020-08-25T18:28:00Z"/>
          <w:rFonts w:ascii="Courier New" w:hAnsi="Courier New" w:cs="Courier New"/>
        </w:rPr>
      </w:pPr>
      <w:ins w:id="6509" w:author="hari prasath" w:date="2020-08-25T18:28:00Z">
        <w:r w:rsidRPr="009B6F86">
          <w:rPr>
            <w:rFonts w:ascii="Courier New" w:hAnsi="Courier New" w:cs="Courier New"/>
          </w:rPr>
          <w:t xml:space="preserve">                "light_status": 1,</w:t>
        </w:r>
      </w:ins>
    </w:p>
    <w:p w14:paraId="30B930BF" w14:textId="77777777" w:rsidR="002575CA" w:rsidRDefault="002575CA" w:rsidP="002575CA">
      <w:pPr>
        <w:ind w:left="-142"/>
        <w:rPr>
          <w:ins w:id="6510" w:author="hari prasath" w:date="2020-08-25T18:28:00Z"/>
          <w:rFonts w:ascii="Courier New" w:hAnsi="Courier New" w:cs="Courier New"/>
        </w:rPr>
      </w:pPr>
      <w:ins w:id="6511" w:author="hari prasath" w:date="2020-08-25T18:28:00Z">
        <w:r w:rsidRPr="009B6F86">
          <w:rPr>
            <w:rFonts w:ascii="Courier New" w:hAnsi="Courier New" w:cs="Courier New"/>
          </w:rPr>
          <w:t xml:space="preserve">                "</w:t>
        </w:r>
        <w:r>
          <w:rPr>
            <w:rFonts w:ascii="Courier New" w:hAnsi="Courier New" w:cs="Courier New"/>
          </w:rPr>
          <w:t>brightness</w:t>
        </w:r>
        <w:r w:rsidRPr="009B6F86">
          <w:rPr>
            <w:rFonts w:ascii="Courier New" w:hAnsi="Courier New" w:cs="Courier New"/>
          </w:rPr>
          <w:t xml:space="preserve">": </w:t>
        </w:r>
        <w:r>
          <w:rPr>
            <w:rFonts w:ascii="Courier New" w:hAnsi="Courier New" w:cs="Courier New"/>
          </w:rPr>
          <w:t>20</w:t>
        </w:r>
      </w:ins>
    </w:p>
    <w:p w14:paraId="4B8FDEBC" w14:textId="77777777" w:rsidR="002575CA" w:rsidRPr="009B6F86" w:rsidRDefault="002575CA" w:rsidP="002575CA">
      <w:pPr>
        <w:ind w:left="1298" w:firstLine="142"/>
        <w:rPr>
          <w:ins w:id="6512" w:author="hari prasath" w:date="2020-08-25T18:28:00Z"/>
          <w:rFonts w:ascii="Courier New" w:hAnsi="Courier New" w:cs="Courier New"/>
        </w:rPr>
      </w:pPr>
      <w:ins w:id="6513" w:author="hari prasath" w:date="2020-08-25T18:28:00Z">
        <w:r>
          <w:rPr>
            <w:rFonts w:ascii="Courier New" w:hAnsi="Courier New" w:cs="Courier New"/>
          </w:rPr>
          <w:t xml:space="preserve">    </w:t>
        </w:r>
        <w:r w:rsidRPr="000613EC">
          <w:rPr>
            <w:rFonts w:ascii="Courier New" w:hAnsi="Courier New" w:cs="Courier New"/>
          </w:rPr>
          <w:t>"temperature": 1500</w:t>
        </w:r>
      </w:ins>
    </w:p>
    <w:p w14:paraId="6960B9D8" w14:textId="77777777" w:rsidR="002575CA" w:rsidRPr="009B6F86" w:rsidRDefault="002575CA" w:rsidP="002575CA">
      <w:pPr>
        <w:ind w:left="-142"/>
        <w:rPr>
          <w:ins w:id="6514" w:author="hari prasath" w:date="2020-08-25T18:28:00Z"/>
          <w:rFonts w:ascii="Courier New" w:hAnsi="Courier New" w:cs="Courier New"/>
        </w:rPr>
      </w:pPr>
      <w:ins w:id="6515" w:author="hari prasath" w:date="2020-08-25T18:28:00Z">
        <w:r w:rsidRPr="009B6F86">
          <w:rPr>
            <w:rFonts w:ascii="Courier New" w:hAnsi="Courier New" w:cs="Courier New"/>
          </w:rPr>
          <w:t xml:space="preserve">              }</w:t>
        </w:r>
      </w:ins>
    </w:p>
    <w:p w14:paraId="3EC694B8" w14:textId="77777777" w:rsidR="002575CA" w:rsidRPr="009B6F86" w:rsidRDefault="002575CA" w:rsidP="002575CA">
      <w:pPr>
        <w:ind w:left="-142"/>
        <w:rPr>
          <w:ins w:id="6516" w:author="hari prasath" w:date="2020-08-25T18:28:00Z"/>
          <w:rFonts w:ascii="Courier New" w:hAnsi="Courier New" w:cs="Courier New"/>
        </w:rPr>
      </w:pPr>
      <w:ins w:id="6517" w:author="hari prasath" w:date="2020-08-25T18:28:00Z">
        <w:r w:rsidRPr="009B6F86">
          <w:rPr>
            <w:rFonts w:ascii="Courier New" w:hAnsi="Courier New" w:cs="Courier New"/>
          </w:rPr>
          <w:t xml:space="preserve">            ]</w:t>
        </w:r>
      </w:ins>
    </w:p>
    <w:p w14:paraId="63443D58" w14:textId="77777777" w:rsidR="002575CA" w:rsidRPr="009B6F86" w:rsidRDefault="002575CA" w:rsidP="002575CA">
      <w:pPr>
        <w:ind w:left="-142"/>
        <w:rPr>
          <w:ins w:id="6518" w:author="hari prasath" w:date="2020-08-25T18:28:00Z"/>
          <w:rFonts w:ascii="Courier New" w:hAnsi="Courier New" w:cs="Courier New"/>
        </w:rPr>
      </w:pPr>
      <w:ins w:id="6519" w:author="hari prasath" w:date="2020-08-25T18:28:00Z">
        <w:r w:rsidRPr="009B6F86">
          <w:rPr>
            <w:rFonts w:ascii="Courier New" w:hAnsi="Courier New" w:cs="Courier New"/>
          </w:rPr>
          <w:t xml:space="preserve">          },</w:t>
        </w:r>
      </w:ins>
    </w:p>
    <w:p w14:paraId="4BF24564" w14:textId="77777777" w:rsidR="002575CA" w:rsidRPr="009B6F86" w:rsidRDefault="002575CA" w:rsidP="002575CA">
      <w:pPr>
        <w:ind w:left="-142"/>
        <w:rPr>
          <w:ins w:id="6520" w:author="hari prasath" w:date="2020-08-25T18:28:00Z"/>
          <w:rFonts w:ascii="Courier New" w:hAnsi="Courier New" w:cs="Courier New"/>
        </w:rPr>
      </w:pPr>
      <w:ins w:id="6521" w:author="hari prasath" w:date="2020-08-25T18:28:00Z">
        <w:r w:rsidRPr="009B6F86">
          <w:rPr>
            <w:rFonts w:ascii="Courier New" w:hAnsi="Courier New" w:cs="Courier New"/>
          </w:rPr>
          <w:t xml:space="preserve">          {</w:t>
        </w:r>
      </w:ins>
    </w:p>
    <w:p w14:paraId="285CE0CD" w14:textId="77777777" w:rsidR="002575CA" w:rsidRPr="009B6F86" w:rsidRDefault="002575CA" w:rsidP="002575CA">
      <w:pPr>
        <w:ind w:left="-142"/>
        <w:rPr>
          <w:ins w:id="6522" w:author="hari prasath" w:date="2020-08-25T18:28:00Z"/>
          <w:rFonts w:ascii="Courier New" w:hAnsi="Courier New" w:cs="Courier New"/>
        </w:rPr>
      </w:pPr>
      <w:ins w:id="6523" w:author="hari prasath" w:date="2020-08-25T18:28:00Z">
        <w:r w:rsidRPr="009B6F86">
          <w:rPr>
            <w:rFonts w:ascii="Courier New" w:hAnsi="Courier New" w:cs="Courier New"/>
          </w:rPr>
          <w:t xml:space="preserve">            "from_time": "13:00:00",</w:t>
        </w:r>
      </w:ins>
    </w:p>
    <w:p w14:paraId="0E28D94A" w14:textId="77777777" w:rsidR="002575CA" w:rsidRPr="009B6F86" w:rsidRDefault="002575CA" w:rsidP="002575CA">
      <w:pPr>
        <w:ind w:left="-142"/>
        <w:rPr>
          <w:ins w:id="6524" w:author="hari prasath" w:date="2020-08-25T18:28:00Z"/>
          <w:rFonts w:ascii="Courier New" w:hAnsi="Courier New" w:cs="Courier New"/>
        </w:rPr>
      </w:pPr>
      <w:ins w:id="6525" w:author="hari prasath" w:date="2020-08-25T18:28:00Z">
        <w:r w:rsidRPr="009B6F86">
          <w:rPr>
            <w:rFonts w:ascii="Courier New" w:hAnsi="Courier New" w:cs="Courier New"/>
          </w:rPr>
          <w:t xml:space="preserve">            "to_time": "23:59:59",</w:t>
        </w:r>
      </w:ins>
    </w:p>
    <w:p w14:paraId="5024A3EE" w14:textId="77777777" w:rsidR="002575CA" w:rsidRPr="009B6F86" w:rsidRDefault="002575CA" w:rsidP="002575CA">
      <w:pPr>
        <w:ind w:left="-142"/>
        <w:rPr>
          <w:ins w:id="6526" w:author="hari prasath" w:date="2020-08-25T18:28:00Z"/>
          <w:rFonts w:ascii="Courier New" w:hAnsi="Courier New" w:cs="Courier New"/>
        </w:rPr>
      </w:pPr>
      <w:ins w:id="6527" w:author="hari prasath" w:date="2020-08-25T18:28:00Z">
        <w:r w:rsidRPr="009B6F86">
          <w:rPr>
            <w:rFonts w:ascii="Courier New" w:hAnsi="Courier New" w:cs="Courier New"/>
          </w:rPr>
          <w:t xml:space="preserve">            "zone_settings": [</w:t>
        </w:r>
      </w:ins>
    </w:p>
    <w:p w14:paraId="28B1B635" w14:textId="77777777" w:rsidR="002575CA" w:rsidRPr="009B6F86" w:rsidRDefault="002575CA" w:rsidP="002575CA">
      <w:pPr>
        <w:ind w:left="-142"/>
        <w:rPr>
          <w:ins w:id="6528" w:author="hari prasath" w:date="2020-08-25T18:28:00Z"/>
          <w:rFonts w:ascii="Courier New" w:hAnsi="Courier New" w:cs="Courier New"/>
        </w:rPr>
      </w:pPr>
      <w:ins w:id="6529" w:author="hari prasath" w:date="2020-08-25T18:28:00Z">
        <w:r w:rsidRPr="009B6F86">
          <w:rPr>
            <w:rFonts w:ascii="Courier New" w:hAnsi="Courier New" w:cs="Courier New"/>
          </w:rPr>
          <w:t xml:space="preserve">              {</w:t>
        </w:r>
      </w:ins>
    </w:p>
    <w:p w14:paraId="44A7D370" w14:textId="77777777" w:rsidR="002575CA" w:rsidRPr="009B6F86" w:rsidRDefault="002575CA" w:rsidP="002575CA">
      <w:pPr>
        <w:ind w:left="-142"/>
        <w:rPr>
          <w:ins w:id="6530" w:author="hari prasath" w:date="2020-08-25T18:28:00Z"/>
          <w:rFonts w:ascii="Courier New" w:hAnsi="Courier New" w:cs="Courier New"/>
        </w:rPr>
      </w:pPr>
      <w:ins w:id="6531" w:author="hari prasath" w:date="2020-08-25T18:28:00Z">
        <w:r w:rsidRPr="009B6F86">
          <w:rPr>
            <w:rFonts w:ascii="Courier New" w:hAnsi="Courier New" w:cs="Courier New"/>
          </w:rPr>
          <w:t xml:space="preserve">                "zone": 1,</w:t>
        </w:r>
      </w:ins>
    </w:p>
    <w:p w14:paraId="756754C3" w14:textId="77777777" w:rsidR="002575CA" w:rsidRPr="009B6F86" w:rsidRDefault="002575CA" w:rsidP="002575CA">
      <w:pPr>
        <w:ind w:left="-142"/>
        <w:rPr>
          <w:ins w:id="6532" w:author="hari prasath" w:date="2020-08-25T18:28:00Z"/>
          <w:rFonts w:ascii="Courier New" w:hAnsi="Courier New" w:cs="Courier New"/>
        </w:rPr>
      </w:pPr>
      <w:ins w:id="6533" w:author="hari prasath" w:date="2020-08-25T18:28:00Z">
        <w:r w:rsidRPr="009B6F86">
          <w:rPr>
            <w:rFonts w:ascii="Courier New" w:hAnsi="Courier New" w:cs="Courier New"/>
          </w:rPr>
          <w:t xml:space="preserve">                "color": "0xFFFF00",</w:t>
        </w:r>
      </w:ins>
    </w:p>
    <w:p w14:paraId="182BBE52" w14:textId="77777777" w:rsidR="002575CA" w:rsidRPr="009B6F86" w:rsidRDefault="002575CA" w:rsidP="002575CA">
      <w:pPr>
        <w:ind w:left="-142"/>
        <w:rPr>
          <w:ins w:id="6534" w:author="hari prasath" w:date="2020-08-25T18:28:00Z"/>
          <w:rFonts w:ascii="Courier New" w:hAnsi="Courier New" w:cs="Courier New"/>
        </w:rPr>
      </w:pPr>
      <w:ins w:id="6535" w:author="hari prasath" w:date="2020-08-25T18:28:00Z">
        <w:r w:rsidRPr="009B6F86">
          <w:rPr>
            <w:rFonts w:ascii="Courier New" w:hAnsi="Courier New" w:cs="Courier New"/>
          </w:rPr>
          <w:t xml:space="preserve">                "light_status": 0,</w:t>
        </w:r>
      </w:ins>
    </w:p>
    <w:p w14:paraId="6130FE78" w14:textId="77777777" w:rsidR="002575CA" w:rsidRDefault="002575CA" w:rsidP="002575CA">
      <w:pPr>
        <w:ind w:left="-142"/>
        <w:rPr>
          <w:ins w:id="6536" w:author="hari prasath" w:date="2020-08-25T18:28:00Z"/>
          <w:rFonts w:ascii="Courier New" w:hAnsi="Courier New" w:cs="Courier New"/>
        </w:rPr>
      </w:pPr>
      <w:ins w:id="6537" w:author="hari prasath" w:date="2020-08-25T18:28:00Z">
        <w:r w:rsidRPr="009B6F86">
          <w:rPr>
            <w:rFonts w:ascii="Courier New" w:hAnsi="Courier New" w:cs="Courier New"/>
          </w:rPr>
          <w:t xml:space="preserve">                "</w:t>
        </w:r>
        <w:r>
          <w:rPr>
            <w:rFonts w:ascii="Courier New" w:hAnsi="Courier New" w:cs="Courier New"/>
          </w:rPr>
          <w:t>brightness</w:t>
        </w:r>
        <w:r w:rsidRPr="009B6F86">
          <w:rPr>
            <w:rFonts w:ascii="Courier New" w:hAnsi="Courier New" w:cs="Courier New"/>
          </w:rPr>
          <w:t xml:space="preserve">": </w:t>
        </w:r>
        <w:r>
          <w:rPr>
            <w:rFonts w:ascii="Courier New" w:hAnsi="Courier New" w:cs="Courier New"/>
          </w:rPr>
          <w:t>35,</w:t>
        </w:r>
      </w:ins>
    </w:p>
    <w:p w14:paraId="2F9F21A7" w14:textId="77777777" w:rsidR="002575CA" w:rsidRPr="009B6F86" w:rsidRDefault="002575CA" w:rsidP="002575CA">
      <w:pPr>
        <w:ind w:left="1298" w:firstLine="142"/>
        <w:rPr>
          <w:ins w:id="6538" w:author="hari prasath" w:date="2020-08-25T18:28:00Z"/>
          <w:rFonts w:ascii="Courier New" w:hAnsi="Courier New" w:cs="Courier New"/>
        </w:rPr>
      </w:pPr>
      <w:ins w:id="6539" w:author="hari prasath" w:date="2020-08-25T18:28:00Z">
        <w:r>
          <w:rPr>
            <w:rFonts w:ascii="Courier New" w:hAnsi="Courier New" w:cs="Courier New"/>
          </w:rPr>
          <w:t xml:space="preserve">    </w:t>
        </w:r>
        <w:r w:rsidRPr="000613EC">
          <w:rPr>
            <w:rFonts w:ascii="Courier New" w:hAnsi="Courier New" w:cs="Courier New"/>
          </w:rPr>
          <w:t>"temperature": 1500</w:t>
        </w:r>
      </w:ins>
    </w:p>
    <w:p w14:paraId="06DAD844" w14:textId="77777777" w:rsidR="002575CA" w:rsidRPr="009B6F86" w:rsidRDefault="002575CA" w:rsidP="002575CA">
      <w:pPr>
        <w:ind w:left="-142"/>
        <w:rPr>
          <w:ins w:id="6540" w:author="hari prasath" w:date="2020-08-25T18:28:00Z"/>
          <w:rFonts w:ascii="Courier New" w:hAnsi="Courier New" w:cs="Courier New"/>
        </w:rPr>
      </w:pPr>
      <w:ins w:id="6541" w:author="hari prasath" w:date="2020-08-25T18:28:00Z">
        <w:r w:rsidRPr="009B6F86">
          <w:rPr>
            <w:rFonts w:ascii="Courier New" w:hAnsi="Courier New" w:cs="Courier New"/>
          </w:rPr>
          <w:t xml:space="preserve">              },</w:t>
        </w:r>
      </w:ins>
    </w:p>
    <w:p w14:paraId="14A75EF4" w14:textId="77777777" w:rsidR="002575CA" w:rsidRPr="009B6F86" w:rsidRDefault="002575CA" w:rsidP="002575CA">
      <w:pPr>
        <w:ind w:left="-142"/>
        <w:rPr>
          <w:ins w:id="6542" w:author="hari prasath" w:date="2020-08-25T18:28:00Z"/>
          <w:rFonts w:ascii="Courier New" w:hAnsi="Courier New" w:cs="Courier New"/>
        </w:rPr>
      </w:pPr>
      <w:ins w:id="6543" w:author="hari prasath" w:date="2020-08-25T18:28:00Z">
        <w:r w:rsidRPr="009B6F86">
          <w:rPr>
            <w:rFonts w:ascii="Courier New" w:hAnsi="Courier New" w:cs="Courier New"/>
          </w:rPr>
          <w:t xml:space="preserve">              {</w:t>
        </w:r>
      </w:ins>
    </w:p>
    <w:p w14:paraId="73F27D98" w14:textId="77777777" w:rsidR="002575CA" w:rsidRPr="009B6F86" w:rsidRDefault="002575CA" w:rsidP="002575CA">
      <w:pPr>
        <w:ind w:left="-142"/>
        <w:rPr>
          <w:ins w:id="6544" w:author="hari prasath" w:date="2020-08-25T18:28:00Z"/>
          <w:rFonts w:ascii="Courier New" w:hAnsi="Courier New" w:cs="Courier New"/>
        </w:rPr>
      </w:pPr>
      <w:ins w:id="6545" w:author="hari prasath" w:date="2020-08-25T18:28:00Z">
        <w:r w:rsidRPr="009B6F86">
          <w:rPr>
            <w:rFonts w:ascii="Courier New" w:hAnsi="Courier New" w:cs="Courier New"/>
          </w:rPr>
          <w:t xml:space="preserve">                "zone": 2,</w:t>
        </w:r>
      </w:ins>
    </w:p>
    <w:p w14:paraId="38C930F2" w14:textId="77777777" w:rsidR="002575CA" w:rsidRPr="009B6F86" w:rsidRDefault="002575CA" w:rsidP="002575CA">
      <w:pPr>
        <w:ind w:left="-142"/>
        <w:rPr>
          <w:ins w:id="6546" w:author="hari prasath" w:date="2020-08-25T18:28:00Z"/>
          <w:rFonts w:ascii="Courier New" w:hAnsi="Courier New" w:cs="Courier New"/>
        </w:rPr>
      </w:pPr>
      <w:ins w:id="6547" w:author="hari prasath" w:date="2020-08-25T18:28:00Z">
        <w:r w:rsidRPr="009B6F86">
          <w:rPr>
            <w:rFonts w:ascii="Courier New" w:hAnsi="Courier New" w:cs="Courier New"/>
          </w:rPr>
          <w:t xml:space="preserve">                "color": "0xFFFF00",</w:t>
        </w:r>
      </w:ins>
    </w:p>
    <w:p w14:paraId="19679027" w14:textId="77777777" w:rsidR="002575CA" w:rsidRPr="009B6F86" w:rsidRDefault="002575CA" w:rsidP="002575CA">
      <w:pPr>
        <w:ind w:left="-142"/>
        <w:rPr>
          <w:ins w:id="6548" w:author="hari prasath" w:date="2020-08-25T18:28:00Z"/>
          <w:rFonts w:ascii="Courier New" w:hAnsi="Courier New" w:cs="Courier New"/>
        </w:rPr>
      </w:pPr>
      <w:ins w:id="6549" w:author="hari prasath" w:date="2020-08-25T18:28:00Z">
        <w:r w:rsidRPr="009B6F86">
          <w:rPr>
            <w:rFonts w:ascii="Courier New" w:hAnsi="Courier New" w:cs="Courier New"/>
          </w:rPr>
          <w:t xml:space="preserve">                "light_status": 1,</w:t>
        </w:r>
      </w:ins>
    </w:p>
    <w:p w14:paraId="3511F2A6" w14:textId="77777777" w:rsidR="002575CA" w:rsidRDefault="002575CA" w:rsidP="002575CA">
      <w:pPr>
        <w:ind w:left="-142"/>
        <w:rPr>
          <w:ins w:id="6550" w:author="hari prasath" w:date="2020-08-25T18:28:00Z"/>
          <w:rFonts w:ascii="Courier New" w:hAnsi="Courier New" w:cs="Courier New"/>
        </w:rPr>
      </w:pPr>
      <w:ins w:id="6551" w:author="hari prasath" w:date="2020-08-25T18:28:00Z">
        <w:r w:rsidRPr="009B6F86">
          <w:rPr>
            <w:rFonts w:ascii="Courier New" w:hAnsi="Courier New" w:cs="Courier New"/>
          </w:rPr>
          <w:t xml:space="preserve">                "</w:t>
        </w:r>
        <w:r>
          <w:rPr>
            <w:rFonts w:ascii="Courier New" w:hAnsi="Courier New" w:cs="Courier New"/>
          </w:rPr>
          <w:t>brightness</w:t>
        </w:r>
        <w:r w:rsidRPr="009B6F86">
          <w:rPr>
            <w:rFonts w:ascii="Courier New" w:hAnsi="Courier New" w:cs="Courier New"/>
          </w:rPr>
          <w:t xml:space="preserve">": </w:t>
        </w:r>
        <w:r>
          <w:rPr>
            <w:rFonts w:ascii="Courier New" w:hAnsi="Courier New" w:cs="Courier New"/>
          </w:rPr>
          <w:t>40,</w:t>
        </w:r>
      </w:ins>
    </w:p>
    <w:p w14:paraId="0C9692EA" w14:textId="77777777" w:rsidR="002575CA" w:rsidRPr="009B6F86" w:rsidRDefault="002575CA" w:rsidP="002575CA">
      <w:pPr>
        <w:ind w:left="578" w:firstLine="862"/>
        <w:rPr>
          <w:ins w:id="6552" w:author="hari prasath" w:date="2020-08-25T18:28:00Z"/>
          <w:rFonts w:ascii="Courier New" w:hAnsi="Courier New" w:cs="Courier New"/>
        </w:rPr>
      </w:pPr>
      <w:ins w:id="6553" w:author="hari prasath" w:date="2020-08-25T18:28:00Z">
        <w:r>
          <w:rPr>
            <w:lang w:val="en-IN"/>
          </w:rPr>
          <w:t xml:space="preserve">        </w:t>
        </w:r>
        <w:r w:rsidRPr="000613EC">
          <w:rPr>
            <w:rFonts w:ascii="Courier New" w:hAnsi="Courier New" w:cs="Courier New"/>
          </w:rPr>
          <w:t>"temperature": 1500</w:t>
        </w:r>
      </w:ins>
    </w:p>
    <w:p w14:paraId="078ECEDD" w14:textId="77777777" w:rsidR="002575CA" w:rsidRPr="009B6F86" w:rsidRDefault="002575CA" w:rsidP="002575CA">
      <w:pPr>
        <w:ind w:left="-142"/>
        <w:rPr>
          <w:ins w:id="6554" w:author="hari prasath" w:date="2020-08-25T18:28:00Z"/>
          <w:rFonts w:ascii="Courier New" w:hAnsi="Courier New" w:cs="Courier New"/>
        </w:rPr>
      </w:pPr>
      <w:ins w:id="6555" w:author="hari prasath" w:date="2020-08-25T18:28:00Z">
        <w:r w:rsidRPr="009B6F86">
          <w:rPr>
            <w:rFonts w:ascii="Courier New" w:hAnsi="Courier New" w:cs="Courier New"/>
          </w:rPr>
          <w:t xml:space="preserve">              },</w:t>
        </w:r>
      </w:ins>
    </w:p>
    <w:p w14:paraId="0CA29C13" w14:textId="77777777" w:rsidR="002575CA" w:rsidRPr="009B6F86" w:rsidRDefault="002575CA" w:rsidP="002575CA">
      <w:pPr>
        <w:ind w:left="-142"/>
        <w:rPr>
          <w:ins w:id="6556" w:author="hari prasath" w:date="2020-08-25T18:28:00Z"/>
          <w:rFonts w:ascii="Courier New" w:hAnsi="Courier New" w:cs="Courier New"/>
        </w:rPr>
      </w:pPr>
      <w:ins w:id="6557" w:author="hari prasath" w:date="2020-08-25T18:28:00Z">
        <w:r w:rsidRPr="009B6F86">
          <w:rPr>
            <w:rFonts w:ascii="Courier New" w:hAnsi="Courier New" w:cs="Courier New"/>
          </w:rPr>
          <w:t xml:space="preserve">              {</w:t>
        </w:r>
      </w:ins>
    </w:p>
    <w:p w14:paraId="554A49AF" w14:textId="77777777" w:rsidR="002575CA" w:rsidRPr="009B6F86" w:rsidRDefault="002575CA" w:rsidP="002575CA">
      <w:pPr>
        <w:ind w:left="-142"/>
        <w:rPr>
          <w:ins w:id="6558" w:author="hari prasath" w:date="2020-08-25T18:28:00Z"/>
          <w:rFonts w:ascii="Courier New" w:hAnsi="Courier New" w:cs="Courier New"/>
        </w:rPr>
      </w:pPr>
      <w:ins w:id="6559" w:author="hari prasath" w:date="2020-08-25T18:28:00Z">
        <w:r w:rsidRPr="009B6F86">
          <w:rPr>
            <w:rFonts w:ascii="Courier New" w:hAnsi="Courier New" w:cs="Courier New"/>
          </w:rPr>
          <w:t xml:space="preserve">                "zone": 3,</w:t>
        </w:r>
      </w:ins>
    </w:p>
    <w:p w14:paraId="1DF9B50A" w14:textId="77777777" w:rsidR="002575CA" w:rsidRPr="009B6F86" w:rsidRDefault="002575CA" w:rsidP="002575CA">
      <w:pPr>
        <w:ind w:left="-142"/>
        <w:rPr>
          <w:ins w:id="6560" w:author="hari prasath" w:date="2020-08-25T18:28:00Z"/>
          <w:rFonts w:ascii="Courier New" w:hAnsi="Courier New" w:cs="Courier New"/>
        </w:rPr>
      </w:pPr>
      <w:ins w:id="6561" w:author="hari prasath" w:date="2020-08-25T18:28:00Z">
        <w:r w:rsidRPr="009B6F86">
          <w:rPr>
            <w:rFonts w:ascii="Courier New" w:hAnsi="Courier New" w:cs="Courier New"/>
          </w:rPr>
          <w:t xml:space="preserve">                "color": "0xFFFF00",</w:t>
        </w:r>
      </w:ins>
    </w:p>
    <w:p w14:paraId="0FA2FAC8" w14:textId="77777777" w:rsidR="002575CA" w:rsidRPr="009B6F86" w:rsidRDefault="002575CA" w:rsidP="002575CA">
      <w:pPr>
        <w:ind w:left="-142"/>
        <w:rPr>
          <w:ins w:id="6562" w:author="hari prasath" w:date="2020-08-25T18:28:00Z"/>
          <w:rFonts w:ascii="Courier New" w:hAnsi="Courier New" w:cs="Courier New"/>
        </w:rPr>
      </w:pPr>
      <w:ins w:id="6563" w:author="hari prasath" w:date="2020-08-25T18:28:00Z">
        <w:r w:rsidRPr="009B6F86">
          <w:rPr>
            <w:rFonts w:ascii="Courier New" w:hAnsi="Courier New" w:cs="Courier New"/>
          </w:rPr>
          <w:t xml:space="preserve">                "light_status": 0,</w:t>
        </w:r>
      </w:ins>
    </w:p>
    <w:p w14:paraId="7A7B7C55" w14:textId="77777777" w:rsidR="002575CA" w:rsidRDefault="002575CA" w:rsidP="002575CA">
      <w:pPr>
        <w:ind w:left="-142"/>
        <w:rPr>
          <w:ins w:id="6564" w:author="hari prasath" w:date="2020-08-25T18:28:00Z"/>
          <w:rFonts w:ascii="Courier New" w:hAnsi="Courier New" w:cs="Courier New"/>
        </w:rPr>
      </w:pPr>
      <w:ins w:id="6565" w:author="hari prasath" w:date="2020-08-25T18:28:00Z">
        <w:r w:rsidRPr="009B6F86">
          <w:rPr>
            <w:rFonts w:ascii="Courier New" w:hAnsi="Courier New" w:cs="Courier New"/>
          </w:rPr>
          <w:t xml:space="preserve">                "</w:t>
        </w:r>
        <w:r>
          <w:rPr>
            <w:rFonts w:ascii="Courier New" w:hAnsi="Courier New" w:cs="Courier New"/>
          </w:rPr>
          <w:t>brightness</w:t>
        </w:r>
        <w:r w:rsidRPr="009B6F86">
          <w:rPr>
            <w:rFonts w:ascii="Courier New" w:hAnsi="Courier New" w:cs="Courier New"/>
          </w:rPr>
          <w:t xml:space="preserve">": </w:t>
        </w:r>
        <w:r>
          <w:rPr>
            <w:rFonts w:ascii="Courier New" w:hAnsi="Courier New" w:cs="Courier New"/>
          </w:rPr>
          <w:t>50,</w:t>
        </w:r>
      </w:ins>
    </w:p>
    <w:p w14:paraId="6E5DB320" w14:textId="77777777" w:rsidR="002575CA" w:rsidRPr="009B6F86" w:rsidRDefault="002575CA" w:rsidP="002575CA">
      <w:pPr>
        <w:ind w:left="-142"/>
        <w:rPr>
          <w:ins w:id="6566" w:author="hari prasath" w:date="2020-08-25T18:28:00Z"/>
          <w:rFonts w:ascii="Courier New" w:hAnsi="Courier New" w:cs="Courier New"/>
        </w:rPr>
      </w:pPr>
      <w:ins w:id="6567" w:author="hari prasath" w:date="2020-08-25T18:28:00Z">
        <w:r>
          <w:rPr>
            <w:lang w:val="en-IN"/>
          </w:rPr>
          <w:t xml:space="preserve">         </w:t>
        </w:r>
        <w:r>
          <w:rPr>
            <w:lang w:val="en-IN"/>
          </w:rPr>
          <w:tab/>
        </w:r>
        <w:r>
          <w:rPr>
            <w:lang w:val="en-IN"/>
          </w:rPr>
          <w:tab/>
          <w:t xml:space="preserve">         </w:t>
        </w:r>
        <w:r w:rsidRPr="000613EC">
          <w:rPr>
            <w:rFonts w:ascii="Courier New" w:hAnsi="Courier New" w:cs="Courier New"/>
          </w:rPr>
          <w:t>"temperature": 1500</w:t>
        </w:r>
      </w:ins>
    </w:p>
    <w:p w14:paraId="1BADC258" w14:textId="77777777" w:rsidR="002575CA" w:rsidRPr="009B6F86" w:rsidRDefault="002575CA" w:rsidP="002575CA">
      <w:pPr>
        <w:ind w:left="-142"/>
        <w:rPr>
          <w:ins w:id="6568" w:author="hari prasath" w:date="2020-08-25T18:28:00Z"/>
          <w:rFonts w:ascii="Courier New" w:hAnsi="Courier New" w:cs="Courier New"/>
        </w:rPr>
      </w:pPr>
      <w:ins w:id="6569" w:author="hari prasath" w:date="2020-08-25T18:28:00Z">
        <w:r w:rsidRPr="009B6F86">
          <w:rPr>
            <w:rFonts w:ascii="Courier New" w:hAnsi="Courier New" w:cs="Courier New"/>
          </w:rPr>
          <w:t xml:space="preserve">              }</w:t>
        </w:r>
      </w:ins>
    </w:p>
    <w:p w14:paraId="74057D36" w14:textId="77777777" w:rsidR="002575CA" w:rsidRPr="009B6F86" w:rsidRDefault="002575CA" w:rsidP="002575CA">
      <w:pPr>
        <w:ind w:left="-142"/>
        <w:rPr>
          <w:ins w:id="6570" w:author="hari prasath" w:date="2020-08-25T18:28:00Z"/>
          <w:rFonts w:ascii="Courier New" w:hAnsi="Courier New" w:cs="Courier New"/>
        </w:rPr>
      </w:pPr>
      <w:ins w:id="6571" w:author="hari prasath" w:date="2020-08-25T18:28:00Z">
        <w:r w:rsidRPr="009B6F86">
          <w:rPr>
            <w:rFonts w:ascii="Courier New" w:hAnsi="Courier New" w:cs="Courier New"/>
          </w:rPr>
          <w:t xml:space="preserve">            ]</w:t>
        </w:r>
      </w:ins>
    </w:p>
    <w:p w14:paraId="11A17941" w14:textId="77777777" w:rsidR="002575CA" w:rsidRPr="009B6F86" w:rsidRDefault="002575CA" w:rsidP="002575CA">
      <w:pPr>
        <w:ind w:left="-142"/>
        <w:rPr>
          <w:ins w:id="6572" w:author="hari prasath" w:date="2020-08-25T18:28:00Z"/>
          <w:rFonts w:ascii="Courier New" w:hAnsi="Courier New" w:cs="Courier New"/>
        </w:rPr>
      </w:pPr>
      <w:ins w:id="6573" w:author="hari prasath" w:date="2020-08-25T18:28:00Z">
        <w:r w:rsidRPr="009B6F86">
          <w:rPr>
            <w:rFonts w:ascii="Courier New" w:hAnsi="Courier New" w:cs="Courier New"/>
          </w:rPr>
          <w:t xml:space="preserve">          }</w:t>
        </w:r>
      </w:ins>
    </w:p>
    <w:p w14:paraId="7AB5772B" w14:textId="77777777" w:rsidR="002575CA" w:rsidRPr="003E68F5" w:rsidRDefault="002575CA" w:rsidP="002575CA">
      <w:pPr>
        <w:ind w:left="-142"/>
        <w:rPr>
          <w:ins w:id="6574" w:author="hari prasath" w:date="2020-08-25T18:28:00Z"/>
          <w:rFonts w:ascii="Courier New" w:hAnsi="Courier New" w:cs="Courier New"/>
        </w:rPr>
      </w:pPr>
      <w:ins w:id="6575" w:author="hari prasath" w:date="2020-08-25T18:28:00Z">
        <w:r w:rsidRPr="009B6F86">
          <w:rPr>
            <w:rFonts w:ascii="Courier New" w:hAnsi="Courier New" w:cs="Courier New"/>
          </w:rPr>
          <w:t xml:space="preserve">        ]</w:t>
        </w:r>
      </w:ins>
    </w:p>
    <w:p w14:paraId="1EA9B48B" w14:textId="77777777" w:rsidR="002575CA" w:rsidRPr="003E68F5" w:rsidRDefault="002575CA" w:rsidP="002575CA">
      <w:pPr>
        <w:ind w:left="576"/>
        <w:rPr>
          <w:ins w:id="6576" w:author="hari prasath" w:date="2020-08-25T18:28:00Z"/>
          <w:rFonts w:ascii="Courier New" w:hAnsi="Courier New" w:cs="Courier New"/>
        </w:rPr>
      </w:pPr>
      <w:ins w:id="6577" w:author="hari prasath" w:date="2020-08-25T18:28:00Z">
        <w:r w:rsidRPr="003E68F5">
          <w:rPr>
            <w:rFonts w:ascii="Courier New" w:hAnsi="Courier New" w:cs="Courier New"/>
          </w:rPr>
          <w:t>}</w:t>
        </w:r>
      </w:ins>
    </w:p>
    <w:p w14:paraId="6F7FFF27" w14:textId="77777777" w:rsidR="002575CA" w:rsidRPr="003E68F5" w:rsidRDefault="002575CA" w:rsidP="002575CA">
      <w:pPr>
        <w:ind w:left="576"/>
        <w:rPr>
          <w:ins w:id="6578" w:author="hari prasath" w:date="2020-08-25T18:28:00Z"/>
          <w:rFonts w:ascii="Courier New" w:hAnsi="Courier New" w:cs="Courier New"/>
        </w:rPr>
      </w:pPr>
      <w:ins w:id="6579" w:author="hari prasath" w:date="2020-08-25T18:28:00Z">
        <w:r w:rsidRPr="003E68F5">
          <w:rPr>
            <w:rFonts w:ascii="Courier New" w:hAnsi="Courier New" w:cs="Courier New"/>
          </w:rPr>
          <w:t>]</w:t>
        </w:r>
      </w:ins>
    </w:p>
    <w:p w14:paraId="1C6C6006" w14:textId="77777777" w:rsidR="002575CA" w:rsidRPr="003E68F5" w:rsidRDefault="002575CA" w:rsidP="002575CA">
      <w:pPr>
        <w:ind w:left="576"/>
        <w:rPr>
          <w:ins w:id="6580" w:author="hari prasath" w:date="2020-08-25T18:28:00Z"/>
          <w:rFonts w:ascii="Courier New" w:hAnsi="Courier New" w:cs="Courier New"/>
        </w:rPr>
      </w:pPr>
      <w:ins w:id="6581" w:author="hari prasath" w:date="2020-08-25T18:28:00Z">
        <w:r w:rsidRPr="003E68F5">
          <w:rPr>
            <w:rFonts w:ascii="Courier New" w:hAnsi="Courier New" w:cs="Courier New"/>
          </w:rPr>
          <w:t>}</w:t>
        </w:r>
      </w:ins>
    </w:p>
    <w:p w14:paraId="04AC8C8B" w14:textId="77777777" w:rsidR="002575CA" w:rsidRPr="003E68F5" w:rsidRDefault="002575CA" w:rsidP="002575CA">
      <w:pPr>
        <w:ind w:left="576"/>
        <w:rPr>
          <w:ins w:id="6582" w:author="hari prasath" w:date="2020-08-25T18:28:00Z"/>
          <w:rFonts w:ascii="Courier New" w:hAnsi="Courier New" w:cs="Courier New"/>
        </w:rPr>
      </w:pPr>
      <w:ins w:id="6583" w:author="hari prasath" w:date="2020-08-25T18:28:00Z">
        <w:r w:rsidRPr="003E68F5">
          <w:rPr>
            <w:rFonts w:ascii="Courier New" w:hAnsi="Courier New" w:cs="Courier New"/>
          </w:rPr>
          <w:t>}</w:t>
        </w:r>
      </w:ins>
    </w:p>
    <w:p w14:paraId="4F86FC43" w14:textId="146431DE" w:rsidR="004D4305" w:rsidRPr="004D4305" w:rsidRDefault="004D4305"/>
    <w:p w14:paraId="114CD0F9" w14:textId="364D35E9" w:rsidR="006D3793" w:rsidRPr="006D3793" w:rsidRDefault="006D3793" w:rsidP="000B35FB"/>
    <w:p w14:paraId="6138C3C9" w14:textId="77777777" w:rsidR="00F8501D" w:rsidRDefault="00F8501D" w:rsidP="001B7963">
      <w:pPr>
        <w:ind w:left="478"/>
        <w:rPr>
          <w:rFonts w:asciiTheme="minorHAnsi" w:hAnsiTheme="minorHAnsi" w:cstheme="minorHAnsi"/>
        </w:rPr>
      </w:pPr>
    </w:p>
    <w:p w14:paraId="32611803" w14:textId="77777777" w:rsidR="00CD74E7" w:rsidRPr="00956093" w:rsidRDefault="00956093" w:rsidP="0095609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~~~~~~~~~~~~~~~~~~~~~~~~~~</w:t>
      </w:r>
      <w:r w:rsidRPr="00956093">
        <w:rPr>
          <w:rFonts w:asciiTheme="minorHAnsi" w:hAnsiTheme="minorHAnsi" w:cstheme="minorHAnsi"/>
          <w:sz w:val="28"/>
          <w:szCs w:val="28"/>
        </w:rPr>
        <w:t>End of Document</w:t>
      </w:r>
      <w:r>
        <w:rPr>
          <w:rFonts w:asciiTheme="minorHAnsi" w:hAnsiTheme="minorHAnsi" w:cstheme="minorHAnsi"/>
        </w:rPr>
        <w:t>~~~~~~~~~~~~~~~~~~~~~~~~~~~~~~~~</w:t>
      </w:r>
    </w:p>
    <w:sectPr w:rsidR="00CD74E7" w:rsidRPr="00956093" w:rsidSect="00967186">
      <w:headerReference w:type="default" r:id="rId13"/>
      <w:footerReference w:type="default" r:id="rId14"/>
      <w:headerReference w:type="first" r:id="rId15"/>
      <w:pgSz w:w="11906" w:h="16838"/>
      <w:pgMar w:top="1560" w:right="1080" w:bottom="851" w:left="1080" w:header="624" w:footer="309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750" w:author="hari prasath" w:date="2020-07-10T19:27:00Z" w:initials="hp">
    <w:p w14:paraId="30B216C3" w14:textId="17C52C72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TCP to UDP</w:t>
      </w:r>
    </w:p>
  </w:comment>
  <w:comment w:id="1765" w:author="hari prasath" w:date="2020-07-13T17:39:00Z" w:initials="hp">
    <w:p w14:paraId="2A1C6CE8" w14:textId="3A1D557A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from 4 to 5</w:t>
      </w:r>
    </w:p>
  </w:comment>
  <w:comment w:id="1769" w:author="hari prasath" w:date="2020-07-13T18:46:00Z" w:initials="hp">
    <w:p w14:paraId="01127AB1" w14:textId="3810A2D2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auth_code field</w:t>
      </w:r>
    </w:p>
  </w:comment>
  <w:comment w:id="1774" w:author="hari prasath" w:date="2020-07-18T11:42:00Z" w:initials="hp">
    <w:p w14:paraId="38822D73" w14:textId="115AEE6B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the filed value</w:t>
      </w:r>
    </w:p>
  </w:comment>
  <w:comment w:id="1777" w:author="hari prasath" w:date="2020-07-18T11:42:00Z" w:initials="hp">
    <w:p w14:paraId="5365BB55" w14:textId="60487EF7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device variant</w:t>
      </w:r>
    </w:p>
  </w:comment>
  <w:comment w:id="1781" w:author="hari prasath" w:date="2020-08-25T17:29:00Z" w:initials="hp">
    <w:p w14:paraId="3DE70DA1" w14:textId="02FAD487" w:rsidR="00B14F08" w:rsidRDefault="00B14F08">
      <w:pPr>
        <w:pStyle w:val="CommentText"/>
      </w:pPr>
      <w:r>
        <w:rPr>
          <w:rStyle w:val="CommentReference"/>
        </w:rPr>
        <w:annotationRef/>
      </w:r>
      <w:r>
        <w:t>Changed to string</w:t>
      </w:r>
    </w:p>
  </w:comment>
  <w:comment w:id="1791" w:author="Hari" w:date="2020-05-18T11:24:00Z" w:initials="H">
    <w:p w14:paraId="3ABAD929" w14:textId="5F4E0088" w:rsidR="004657D9" w:rsidRDefault="004657D9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changed time stamp format</w:t>
      </w:r>
    </w:p>
  </w:comment>
  <w:comment w:id="1811" w:author="hari prasath" w:date="2020-07-13T17:39:00Z" w:initials="hp">
    <w:p w14:paraId="1265082F" w14:textId="05567373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from 5 to 6</w:t>
      </w:r>
    </w:p>
  </w:comment>
  <w:comment w:id="1815" w:author="hari prasath" w:date="2020-07-13T18:46:00Z" w:initials="hp">
    <w:p w14:paraId="521F2097" w14:textId="77777777" w:rsidR="004657D9" w:rsidRDefault="004657D9" w:rsidP="006427CE">
      <w:pPr>
        <w:pStyle w:val="CommentText"/>
      </w:pPr>
      <w:r>
        <w:rPr>
          <w:rStyle w:val="CommentReference"/>
        </w:rPr>
        <w:annotationRef/>
      </w:r>
      <w:r>
        <w:t>Added auth_code field</w:t>
      </w:r>
    </w:p>
  </w:comment>
  <w:comment w:id="1821" w:author="hari prasath" w:date="2020-07-21T18:18:00Z" w:initials="hp">
    <w:p w14:paraId="45729E6C" w14:textId="378165E5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value from 1 to 3 (slave to amenos)</w:t>
      </w:r>
    </w:p>
  </w:comment>
  <w:comment w:id="1819" w:author="hari prasath" w:date="2020-07-18T11:42:00Z" w:initials="hp">
    <w:p w14:paraId="7EBE526F" w14:textId="77777777" w:rsidR="004657D9" w:rsidRDefault="004657D9" w:rsidP="00BF5F2E">
      <w:pPr>
        <w:pStyle w:val="CommentText"/>
      </w:pPr>
      <w:r>
        <w:rPr>
          <w:rStyle w:val="CommentReference"/>
        </w:rPr>
        <w:annotationRef/>
      </w:r>
      <w:r>
        <w:t>Changed the filed value</w:t>
      </w:r>
    </w:p>
  </w:comment>
  <w:comment w:id="1826" w:author="hari prasath" w:date="2020-07-18T11:42:00Z" w:initials="hp">
    <w:p w14:paraId="59DA32DA" w14:textId="77777777" w:rsidR="00936045" w:rsidRDefault="00936045" w:rsidP="00936045">
      <w:pPr>
        <w:pStyle w:val="CommentText"/>
      </w:pPr>
      <w:r>
        <w:rPr>
          <w:rStyle w:val="CommentReference"/>
        </w:rPr>
        <w:annotationRef/>
      </w:r>
      <w:r>
        <w:t>Added device variant</w:t>
      </w:r>
    </w:p>
  </w:comment>
  <w:comment w:id="1827" w:author="hari prasath" w:date="2020-08-25T17:32:00Z" w:initials="hp">
    <w:p w14:paraId="0EEEEA63" w14:textId="28636ACC" w:rsidR="00936045" w:rsidRDefault="00936045">
      <w:pPr>
        <w:pStyle w:val="CommentText"/>
      </w:pPr>
      <w:r>
        <w:rPr>
          <w:rStyle w:val="CommentReference"/>
        </w:rPr>
        <w:annotationRef/>
      </w:r>
      <w:r>
        <w:t>Added device variant</w:t>
      </w:r>
    </w:p>
  </w:comment>
  <w:comment w:id="1836" w:author="hari prasath" w:date="2020-07-18T11:25:00Z" w:initials="hp">
    <w:p w14:paraId="60354356" w14:textId="4171B97A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from device_operational_mode to kinisi_operational_mode</w:t>
      </w:r>
    </w:p>
  </w:comment>
  <w:comment w:id="1834" w:author="hari prasath" w:date="2020-07-18T11:43:00Z" w:initials="hp">
    <w:p w14:paraId="687943A7" w14:textId="6F1B94D2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kinisi operating field</w:t>
      </w:r>
    </w:p>
  </w:comment>
  <w:comment w:id="1841" w:author="hari prasath" w:date="2020-07-16T18:36:00Z" w:initials="hp">
    <w:p w14:paraId="5B60CE03" w14:textId="4A7041CD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time stamp format</w:t>
      </w:r>
    </w:p>
  </w:comment>
  <w:comment w:id="1848" w:author="hari prasath" w:date="2020-07-09T14:46:00Z" w:initials="hp">
    <w:p w14:paraId="379AF79E" w14:textId="77777777" w:rsidR="004657D9" w:rsidRDefault="004657D9" w:rsidP="0064312B">
      <w:pPr>
        <w:pStyle w:val="CommentText"/>
      </w:pPr>
      <w:r>
        <w:rPr>
          <w:rStyle w:val="CommentReference"/>
        </w:rPr>
        <w:annotationRef/>
      </w:r>
      <w:r>
        <w:t>changed mac id to 8 bytes</w:t>
      </w:r>
    </w:p>
  </w:comment>
  <w:comment w:id="1847" w:author="hari prasath" w:date="2020-08-04T13:24:00Z" w:initials="hp">
    <w:p w14:paraId="39457E60" w14:textId="3CC155C2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device uid as light mac id</w:t>
      </w:r>
    </w:p>
  </w:comment>
  <w:comment w:id="1851" w:author="Hari" w:date="2020-05-18T11:26:00Z" w:initials="H">
    <w:p w14:paraId="05980183" w14:textId="4CD5628D" w:rsidR="004657D9" w:rsidRDefault="004657D9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changed value 1 instead of 4</w:t>
      </w:r>
    </w:p>
  </w:comment>
  <w:comment w:id="1854" w:author="hari prasath" w:date="2020-07-13T17:50:00Z" w:initials="hp">
    <w:p w14:paraId="7E531AA0" w14:textId="60C8064E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from 10 to 8</w:t>
      </w:r>
    </w:p>
  </w:comment>
  <w:comment w:id="1853" w:author="Hari" w:date="2020-06-23T14:13:00Z" w:initials="H">
    <w:p w14:paraId="7325E6B6" w14:textId="01AE8F43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device type</w:t>
      </w:r>
    </w:p>
  </w:comment>
  <w:comment w:id="1866" w:author="hari prasath" w:date="2020-07-09T14:46:00Z" w:initials="hp">
    <w:p w14:paraId="559F4F5A" w14:textId="59AD5D01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mac id to 8 bytes</w:t>
      </w:r>
    </w:p>
  </w:comment>
  <w:comment w:id="1874" w:author="hari prasath" w:date="2020-07-21T18:18:00Z" w:initials="hp">
    <w:p w14:paraId="282A3B1C" w14:textId="77777777" w:rsidR="004657D9" w:rsidRDefault="004657D9" w:rsidP="00206B51">
      <w:pPr>
        <w:pStyle w:val="CommentText"/>
      </w:pPr>
      <w:r>
        <w:rPr>
          <w:rStyle w:val="CommentReference"/>
        </w:rPr>
        <w:annotationRef/>
      </w:r>
      <w:r>
        <w:t>Changed value from 1 to 3 (slave to amenos)</w:t>
      </w:r>
    </w:p>
  </w:comment>
  <w:comment w:id="1871" w:author="hari prasath" w:date="2020-07-18T11:42:00Z" w:initials="hp">
    <w:p w14:paraId="772A6641" w14:textId="77777777" w:rsidR="004657D9" w:rsidRDefault="004657D9" w:rsidP="00206B51">
      <w:pPr>
        <w:pStyle w:val="CommentText"/>
      </w:pPr>
      <w:r>
        <w:rPr>
          <w:rStyle w:val="CommentReference"/>
        </w:rPr>
        <w:annotationRef/>
      </w:r>
      <w:r>
        <w:t>Changed the filed value</w:t>
      </w:r>
    </w:p>
  </w:comment>
  <w:comment w:id="1872" w:author="hari prasath" w:date="2020-07-21T18:19:00Z" w:initials="hp">
    <w:p w14:paraId="470CC597" w14:textId="22F35B4D" w:rsidR="004657D9" w:rsidRDefault="004657D9">
      <w:pPr>
        <w:pStyle w:val="CommentText"/>
      </w:pPr>
      <w:r>
        <w:rPr>
          <w:rStyle w:val="CommentReference"/>
        </w:rPr>
        <w:annotationRef/>
      </w:r>
      <w:r>
        <w:t xml:space="preserve">Added </w:t>
      </w:r>
      <w:r>
        <w:rPr>
          <w:rFonts w:ascii="Courier New" w:hAnsi="Courier New" w:cs="Courier New"/>
        </w:rPr>
        <w:t>device_operational_mode</w:t>
      </w:r>
    </w:p>
  </w:comment>
  <w:comment w:id="1875" w:author="hari prasath" w:date="2020-07-08T19:07:00Z" w:initials="hp">
    <w:p w14:paraId="73CFCF55" w14:textId="12C866BA" w:rsidR="004657D9" w:rsidRDefault="004657D9">
      <w:pPr>
        <w:pStyle w:val="CommentText"/>
      </w:pPr>
      <w:r>
        <w:rPr>
          <w:rStyle w:val="CommentReference"/>
        </w:rPr>
        <w:annotationRef/>
      </w:r>
      <w:r>
        <w:t xml:space="preserve">added zone field </w:t>
      </w:r>
    </w:p>
  </w:comment>
  <w:comment w:id="1876" w:author="hari prasath" w:date="2020-07-20T13:22:00Z" w:initials="hp">
    <w:p w14:paraId="650FE270" w14:textId="5F0F7BC0" w:rsidR="004657D9" w:rsidRDefault="004657D9">
      <w:pPr>
        <w:pStyle w:val="CommentText"/>
      </w:pPr>
      <w:r>
        <w:rPr>
          <w:rStyle w:val="CommentReference"/>
        </w:rPr>
        <w:annotationRef/>
      </w:r>
      <w:r>
        <w:t>using 3 zones only</w:t>
      </w:r>
    </w:p>
  </w:comment>
  <w:comment w:id="1879" w:author="Hari" w:date="2020-05-18T11:24:00Z" w:initials="H">
    <w:p w14:paraId="29BF5F61" w14:textId="11BF78D0" w:rsidR="004657D9" w:rsidRDefault="004657D9" w:rsidP="000A38EA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changed time stamp format</w:t>
      </w:r>
    </w:p>
  </w:comment>
  <w:comment w:id="1909" w:author="hari prasath" w:date="2020-07-13T19:27:00Z" w:initials="hp">
    <w:p w14:paraId="1B443A36" w14:textId="6A94BBF7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as device temperature</w:t>
      </w:r>
    </w:p>
  </w:comment>
  <w:comment w:id="1912" w:author="singh qmax" w:date="2020-07-17T10:17:00Z" w:initials="sq">
    <w:p w14:paraId="33F25C80" w14:textId="437B1475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temperature sign as positive or negative</w:t>
      </w:r>
    </w:p>
  </w:comment>
  <w:comment w:id="1933" w:author="hari prasath" w:date="2020-07-13T19:27:00Z" w:initials="hp">
    <w:p w14:paraId="54329F7E" w14:textId="45A744B4" w:rsidR="004657D9" w:rsidRDefault="004657D9" w:rsidP="00C152E7">
      <w:pPr>
        <w:pStyle w:val="CommentText"/>
      </w:pPr>
      <w:r>
        <w:rPr>
          <w:rStyle w:val="CommentReference"/>
        </w:rPr>
        <w:annotationRef/>
      </w:r>
      <w:r>
        <w:t>added device temperature</w:t>
      </w:r>
    </w:p>
  </w:comment>
  <w:comment w:id="1941" w:author="hari prasath" w:date="2020-07-09T11:40:00Z" w:initials="hp">
    <w:p w14:paraId="70734EA2" w14:textId="7B112ECA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battery percentage field</w:t>
      </w:r>
    </w:p>
  </w:comment>
  <w:comment w:id="1947" w:author="hari prasath" w:date="2020-07-11T15:40:00Z" w:initials="hp">
    <w:p w14:paraId="046A2437" w14:textId="77A657C8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zigbee to Light</w:t>
      </w:r>
    </w:p>
  </w:comment>
  <w:comment w:id="1951" w:author="QMAX" w:date="2020-07-11T12:29:00Z" w:initials="Q">
    <w:p w14:paraId="154B1035" w14:textId="7F0FDCDE" w:rsidR="004657D9" w:rsidRDefault="004657D9">
      <w:pPr>
        <w:pStyle w:val="CommentText"/>
      </w:pPr>
      <w:r>
        <w:t xml:space="preserve">Change to </w:t>
      </w:r>
      <w:r>
        <w:rPr>
          <w:rStyle w:val="CommentReference"/>
        </w:rPr>
        <w:annotationRef/>
      </w:r>
      <w:r>
        <w:t>Light health status</w:t>
      </w:r>
    </w:p>
  </w:comment>
  <w:comment w:id="1953" w:author="hari prasath" w:date="2020-07-09T14:46:00Z" w:initials="hp">
    <w:p w14:paraId="547CABCF" w14:textId="77777777" w:rsidR="00167D35" w:rsidRDefault="00167D35" w:rsidP="00167D35">
      <w:pPr>
        <w:pStyle w:val="CommentText"/>
      </w:pPr>
      <w:r>
        <w:rPr>
          <w:rStyle w:val="CommentReference"/>
        </w:rPr>
        <w:annotationRef/>
      </w:r>
      <w:r>
        <w:t>changed mac id to 8 bytes</w:t>
      </w:r>
    </w:p>
  </w:comment>
  <w:comment w:id="1969" w:author="hari prasath" w:date="2020-07-13T19:27:00Z" w:initials="hp">
    <w:p w14:paraId="070E50D3" w14:textId="77777777" w:rsidR="00167D35" w:rsidRDefault="00167D35" w:rsidP="00167D35">
      <w:pPr>
        <w:pStyle w:val="CommentText"/>
      </w:pPr>
      <w:r>
        <w:rPr>
          <w:rStyle w:val="CommentReference"/>
        </w:rPr>
        <w:annotationRef/>
      </w:r>
      <w:r>
        <w:t>added device temperature</w:t>
      </w:r>
    </w:p>
  </w:comment>
  <w:comment w:id="1978" w:author="hari prasath" w:date="2020-07-09T14:46:00Z" w:initials="hp">
    <w:p w14:paraId="6AD5CB99" w14:textId="4F484B24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mac id to 8 bytes</w:t>
      </w:r>
    </w:p>
  </w:comment>
  <w:comment w:id="1981" w:author="hari prasath" w:date="2020-07-10T19:39:00Z" w:initials="hp">
    <w:p w14:paraId="5478BD2E" w14:textId="5D724F1F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zone field</w:t>
      </w:r>
    </w:p>
  </w:comment>
  <w:comment w:id="1985" w:author="hari prasath" w:date="2020-07-10T19:59:00Z" w:initials="hp">
    <w:p w14:paraId="54360224" w14:textId="15E8B5C9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light on period</w:t>
      </w:r>
    </w:p>
  </w:comment>
  <w:comment w:id="2024" w:author="hari prasath" w:date="2020-07-20T19:12:00Z" w:initials="hp">
    <w:p w14:paraId="6944B7AD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t>How we will get this field?</w:t>
      </w:r>
    </w:p>
  </w:comment>
  <w:comment w:id="2025" w:author="hari prasath" w:date="2020-07-21T18:58:00Z" w:initials="hp">
    <w:p w14:paraId="0C474A88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t>How we will get this field</w:t>
      </w:r>
    </w:p>
  </w:comment>
  <w:comment w:id="2034" w:author="singh qmax" w:date="2020-07-17T10:38:00Z" w:initials="sq">
    <w:p w14:paraId="5C0ADF28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t>Added temperature sign as positive or negative</w:t>
      </w:r>
    </w:p>
  </w:comment>
  <w:comment w:id="2030" w:author="Hari" w:date="2020-05-18T11:32:00Z" w:initials="H">
    <w:p w14:paraId="281FFBF7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added room_temperature,set_ac_temperature data</w:t>
      </w:r>
    </w:p>
  </w:comment>
  <w:comment w:id="2037" w:author="Hari" w:date="2020-06-01T18:34:00Z" w:initials="H">
    <w:p w14:paraId="6E1204ED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removed Occupancy_detection</w:t>
      </w:r>
    </w:p>
  </w:comment>
  <w:comment w:id="2042" w:author="Hari" w:date="2020-07-07T15:23:00Z" w:initials="H">
    <w:p w14:paraId="4453DBE7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t>added relay on count</w:t>
      </w:r>
    </w:p>
  </w:comment>
  <w:comment w:id="2045" w:author="Hari" w:date="2020-07-07T15:23:00Z" w:initials="H">
    <w:p w14:paraId="602804A8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t>added relay on count</w:t>
      </w:r>
    </w:p>
  </w:comment>
  <w:comment w:id="2039" w:author="hari prasath" w:date="2020-07-15T18:24:00Z" w:initials="hp">
    <w:p w14:paraId="7A4795C4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t>added relay on off count</w:t>
      </w:r>
    </w:p>
    <w:p w14:paraId="27498042" w14:textId="77777777" w:rsidR="00592FAE" w:rsidRDefault="00592FAE" w:rsidP="00592FAE">
      <w:pPr>
        <w:pStyle w:val="CommentText"/>
      </w:pPr>
    </w:p>
  </w:comment>
  <w:comment w:id="2110" w:author="hari prasath" w:date="2020-07-09T11:40:00Z" w:initials="hp">
    <w:p w14:paraId="49CA27C9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t>added battery percentage field</w:t>
      </w:r>
    </w:p>
  </w:comment>
  <w:comment w:id="2111" w:author="hari prasath" w:date="2020-07-18T12:12:00Z" w:initials="hp">
    <w:p w14:paraId="6B65329E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t>added operating mode &amp; battery percentage</w:t>
      </w:r>
    </w:p>
  </w:comment>
  <w:comment w:id="2147" w:author="hari prasath" w:date="2020-07-09T14:47:00Z" w:initials="hp">
    <w:p w14:paraId="0E688F6E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t>Changed mac id to 8 bytes</w:t>
      </w:r>
    </w:p>
  </w:comment>
  <w:comment w:id="2186" w:author="hari prasath" w:date="2020-07-28T12:36:00Z" w:initials="hp">
    <w:p w14:paraId="66136D55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t>Changed from 9 to 5</w:t>
      </w:r>
    </w:p>
  </w:comment>
  <w:comment w:id="2210" w:author="Hari" w:date="2020-06-17T19:03:00Z" w:initials="H">
    <w:p w14:paraId="01D90E2A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t>Added Maintenance ACK packet</w:t>
      </w:r>
    </w:p>
  </w:comment>
  <w:comment w:id="2213" w:author="hari prasath" w:date="2020-07-16T20:09:00Z" w:initials="hp">
    <w:p w14:paraId="7F011AA6" w14:textId="77777777" w:rsidR="00592FAE" w:rsidRDefault="00592FAE" w:rsidP="00592FAE">
      <w:pPr>
        <w:pStyle w:val="CommentText"/>
      </w:pPr>
      <w:r>
        <w:rPr>
          <w:rStyle w:val="CommentReference"/>
        </w:rPr>
        <w:annotationRef/>
      </w:r>
      <w:r>
        <w:t>Added description</w:t>
      </w:r>
    </w:p>
  </w:comment>
  <w:comment w:id="2264" w:author="Hari" w:date="2020-06-17T19:02:00Z" w:initials="H">
    <w:p w14:paraId="4EB27DDC" w14:textId="77777777" w:rsidR="004657D9" w:rsidRDefault="004657D9" w:rsidP="00D24C64">
      <w:pPr>
        <w:pStyle w:val="CommentText"/>
      </w:pPr>
      <w:r>
        <w:rPr>
          <w:rStyle w:val="CommentReference"/>
        </w:rPr>
        <w:annotationRef/>
      </w:r>
      <w:r>
        <w:t>Added firmware update ACK packet</w:t>
      </w:r>
    </w:p>
    <w:p w14:paraId="30933F68" w14:textId="77777777" w:rsidR="004657D9" w:rsidRDefault="004657D9" w:rsidP="00D24C64">
      <w:pPr>
        <w:pStyle w:val="CommentText"/>
      </w:pPr>
    </w:p>
  </w:comment>
  <w:comment w:id="2266" w:author="hari prasath" w:date="2020-07-16T19:52:00Z" w:initials="hp">
    <w:p w14:paraId="3E426BBD" w14:textId="77777777" w:rsidR="004657D9" w:rsidRDefault="004657D9" w:rsidP="00107693">
      <w:pPr>
        <w:pStyle w:val="CommentText"/>
      </w:pPr>
      <w:r>
        <w:rPr>
          <w:rStyle w:val="CommentReference"/>
        </w:rPr>
        <w:annotationRef/>
      </w:r>
      <w:r>
        <w:t>Added description</w:t>
      </w:r>
    </w:p>
  </w:comment>
  <w:comment w:id="2415" w:author="Hari" w:date="2020-06-17T19:03:00Z" w:initials="H">
    <w:p w14:paraId="1BF4547F" w14:textId="77777777" w:rsidR="004657D9" w:rsidRDefault="004657D9" w:rsidP="00D24C64">
      <w:pPr>
        <w:pStyle w:val="CommentText"/>
      </w:pPr>
      <w:r>
        <w:rPr>
          <w:rStyle w:val="CommentReference"/>
        </w:rPr>
        <w:annotationRef/>
      </w:r>
      <w:r>
        <w:t>Added Maintenance ACK packet</w:t>
      </w:r>
    </w:p>
  </w:comment>
  <w:comment w:id="2550" w:author="QMAX" w:date="2020-07-11T12:31:00Z" w:initials="Q">
    <w:p w14:paraId="3A04B445" w14:textId="02768B25" w:rsidR="004657D9" w:rsidRDefault="004657D9">
      <w:pPr>
        <w:pStyle w:val="CommentText"/>
      </w:pPr>
      <w:r>
        <w:rPr>
          <w:rStyle w:val="CommentReference"/>
        </w:rPr>
        <w:annotationRef/>
      </w:r>
      <w:r>
        <w:t>Not required</w:t>
      </w:r>
    </w:p>
  </w:comment>
  <w:comment w:id="2832" w:author="hari prasath" w:date="2020-07-09T18:21:00Z" w:initials="hp">
    <w:p w14:paraId="37318E22" w14:textId="6667285B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power on ac setting packet</w:t>
      </w:r>
    </w:p>
  </w:comment>
  <w:comment w:id="2874" w:author="hari prasath" w:date="2020-07-20T19:06:00Z" w:initials="hp">
    <w:p w14:paraId="3E14D5DB" w14:textId="721E422A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AC temperature field</w:t>
      </w:r>
    </w:p>
  </w:comment>
  <w:comment w:id="2988" w:author="hari prasath" w:date="2020-07-20T19:12:00Z" w:initials="hp">
    <w:p w14:paraId="096B6A5F" w14:textId="260B8C41" w:rsidR="004657D9" w:rsidRDefault="004657D9">
      <w:pPr>
        <w:pStyle w:val="CommentText"/>
      </w:pPr>
      <w:r>
        <w:rPr>
          <w:rStyle w:val="CommentReference"/>
        </w:rPr>
        <w:annotationRef/>
      </w:r>
      <w:r>
        <w:t>How we will get this field?</w:t>
      </w:r>
    </w:p>
  </w:comment>
  <w:comment w:id="2989" w:author="hari prasath" w:date="2020-07-21T18:58:00Z" w:initials="hp">
    <w:p w14:paraId="38CD3FAF" w14:textId="42250C1C" w:rsidR="004657D9" w:rsidRDefault="004657D9">
      <w:pPr>
        <w:pStyle w:val="CommentText"/>
      </w:pPr>
      <w:r>
        <w:rPr>
          <w:rStyle w:val="CommentReference"/>
        </w:rPr>
        <w:annotationRef/>
      </w:r>
      <w:r>
        <w:t>How we will get this field</w:t>
      </w:r>
    </w:p>
  </w:comment>
  <w:comment w:id="2996" w:author="singh qmax" w:date="2020-07-17T10:29:00Z" w:initials="sq">
    <w:p w14:paraId="1000D70D" w14:textId="58D9C349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to device_temperature</w:t>
      </w:r>
    </w:p>
  </w:comment>
  <w:comment w:id="3002" w:author="singh qmax" w:date="2020-07-17T10:38:00Z" w:initials="sq">
    <w:p w14:paraId="6C91251B" w14:textId="77034837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temperature sign as positive or negative</w:t>
      </w:r>
    </w:p>
  </w:comment>
  <w:comment w:id="2994" w:author="Hari" w:date="2020-05-18T11:32:00Z" w:initials="H">
    <w:p w14:paraId="72C5E904" w14:textId="1A00FB75" w:rsidR="004657D9" w:rsidRDefault="004657D9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added room_temperature,set_ac_temperature data</w:t>
      </w:r>
    </w:p>
  </w:comment>
  <w:comment w:id="3009" w:author="Hari" w:date="2020-06-01T18:34:00Z" w:initials="H">
    <w:p w14:paraId="6283EC16" w14:textId="46483A93" w:rsidR="004657D9" w:rsidRDefault="004657D9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removed Occupancy_detection</w:t>
      </w:r>
    </w:p>
  </w:comment>
  <w:comment w:id="3011" w:author="Hari" w:date="2020-06-01T18:33:00Z" w:initials="H">
    <w:p w14:paraId="6A24E2C7" w14:textId="241CDC8A" w:rsidR="004657D9" w:rsidRDefault="004657D9">
      <w:pPr>
        <w:pStyle w:val="CommentText"/>
      </w:pPr>
      <w:r>
        <w:rPr>
          <w:rStyle w:val="CommentReference"/>
        </w:rPr>
        <w:annotationRef/>
      </w:r>
    </w:p>
  </w:comment>
  <w:comment w:id="3015" w:author="QMAX" w:date="2020-07-11T13:24:00Z" w:initials="Q">
    <w:p w14:paraId="24BD3EA2" w14:textId="4AE0D8CA" w:rsidR="004657D9" w:rsidRDefault="004657D9">
      <w:pPr>
        <w:pStyle w:val="CommentText"/>
      </w:pPr>
      <w:r>
        <w:rPr>
          <w:rStyle w:val="CommentReference"/>
        </w:rPr>
        <w:annotationRef/>
      </w:r>
      <w:r>
        <w:t>Not required</w:t>
      </w:r>
    </w:p>
  </w:comment>
  <w:comment w:id="3083" w:author="hari prasath" w:date="2020-07-08T18:34:00Z" w:initials="p">
    <w:p w14:paraId="25A5AFD5" w14:textId="2F073B09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time stamp since they are going to have guest IN/OUT history</w:t>
      </w:r>
    </w:p>
  </w:comment>
  <w:comment w:id="3206" w:author="Hari" w:date="2020-06-16T19:26:00Z" w:initials="H">
    <w:p w14:paraId="5EA32E7D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OTAP packet added</w:t>
      </w:r>
    </w:p>
  </w:comment>
  <w:comment w:id="3269" w:author="hari prasath" w:date="2020-07-11T17:25:00Z" w:initials="hp">
    <w:p w14:paraId="69099566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Need confirmation for ip address format</w:t>
      </w:r>
    </w:p>
  </w:comment>
  <w:comment w:id="3326" w:author="Hari" w:date="2020-06-01T18:52:00Z" w:initials="H">
    <w:p w14:paraId="6166BB1D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Changed turn ON/OFF to shutdown</w:t>
      </w:r>
    </w:p>
  </w:comment>
  <w:comment w:id="3353" w:author="hari prasath" w:date="2020-08-10T17:01:00Z" w:initials="hp">
    <w:p w14:paraId="69E3CEB0" w14:textId="77777777" w:rsidR="00E23FD9" w:rsidRDefault="00E23FD9" w:rsidP="00E23FD9">
      <w:pPr>
        <w:pStyle w:val="CommentText"/>
      </w:pPr>
      <w:r>
        <w:rPr>
          <w:rStyle w:val="CommentReference"/>
        </w:rPr>
        <w:annotationRef/>
      </w:r>
      <w:r>
        <w:t>Added command_type</w:t>
      </w:r>
    </w:p>
  </w:comment>
  <w:comment w:id="3400" w:author="hari prasath" w:date="2020-07-15T18:26:00Z" w:initials="hp">
    <w:p w14:paraId="5B6D71F0" w14:textId="77777777" w:rsidR="00EE2A14" w:rsidRDefault="00EE2A14" w:rsidP="00EE2A14">
      <w:pPr>
        <w:pStyle w:val="CommentText"/>
      </w:pPr>
      <w:r>
        <w:rPr>
          <w:rStyle w:val="CommentReference"/>
        </w:rPr>
        <w:annotationRef/>
      </w:r>
      <w:r>
        <w:t>changed as ac temperature</w:t>
      </w:r>
    </w:p>
  </w:comment>
  <w:comment w:id="3454" w:author="hari prasath" w:date="2020-07-11T15:21:00Z" w:initials="hp">
    <w:p w14:paraId="267CF1B5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changed from 15 to 20</w:t>
      </w:r>
    </w:p>
  </w:comment>
  <w:comment w:id="3465" w:author="hari prasath" w:date="2020-07-08T18:27:00Z" w:initials="p">
    <w:p w14:paraId="22516A6C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changed color code from text to RGB</w:t>
      </w:r>
    </w:p>
  </w:comment>
  <w:comment w:id="3589" w:author="Hari" w:date="2020-05-18T11:27:00Z" w:initials="H">
    <w:p w14:paraId="381A563A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changed packet format as device_uid followe by action</w:t>
      </w:r>
    </w:p>
  </w:comment>
  <w:comment w:id="3616" w:author="hari prasath" w:date="2020-07-21T13:32:00Z" w:initials="hp">
    <w:p w14:paraId="656ACD07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use Amenos uid</w:t>
      </w:r>
    </w:p>
  </w:comment>
  <w:comment w:id="3624" w:author="hari prasath" w:date="2020-07-21T13:32:00Z" w:initials="hp">
    <w:p w14:paraId="4D487D34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added kinisi uid field</w:t>
      </w:r>
    </w:p>
    <w:p w14:paraId="70F810CD" w14:textId="77777777" w:rsidR="009167C1" w:rsidRDefault="009167C1" w:rsidP="009167C1">
      <w:pPr>
        <w:pStyle w:val="CommentText"/>
      </w:pPr>
    </w:p>
  </w:comment>
  <w:comment w:id="3637" w:author="hari prasath" w:date="2020-07-11T15:33:00Z" w:initials="hp">
    <w:p w14:paraId="77A96B4D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changed from zigbee to Light</w:t>
      </w:r>
    </w:p>
  </w:comment>
  <w:comment w:id="3656" w:author="hari prasath" w:date="2020-07-09T14:47:00Z" w:initials="hp">
    <w:p w14:paraId="3986594A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changed mac id to 8 bytes</w:t>
      </w:r>
    </w:p>
  </w:comment>
  <w:comment w:id="3639" w:author="Hari" w:date="2020-06-01T18:32:00Z" w:initials="H">
    <w:p w14:paraId="721C5082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added Zigbee decommission packet</w:t>
      </w:r>
    </w:p>
  </w:comment>
  <w:comment w:id="3670" w:author="Hari" w:date="2020-06-16T19:27:00Z" w:initials="H">
    <w:p w14:paraId="1ED53B68" w14:textId="77777777" w:rsidR="004657D9" w:rsidRDefault="004657D9">
      <w:pPr>
        <w:pStyle w:val="CommentText"/>
      </w:pPr>
      <w:r>
        <w:rPr>
          <w:rStyle w:val="CommentReference"/>
        </w:rPr>
        <w:annotationRef/>
      </w:r>
      <w:r>
        <w:t>Registration request packet added</w:t>
      </w:r>
    </w:p>
    <w:p w14:paraId="198F232A" w14:textId="5A76E8FE" w:rsidR="004657D9" w:rsidRDefault="004657D9">
      <w:pPr>
        <w:pStyle w:val="CommentText"/>
      </w:pPr>
    </w:p>
  </w:comment>
  <w:comment w:id="3676" w:author="QMAX" w:date="2020-07-11T12:33:00Z" w:initials="Q">
    <w:p w14:paraId="585B5D70" w14:textId="00352101" w:rsidR="004657D9" w:rsidRDefault="004657D9">
      <w:pPr>
        <w:pStyle w:val="CommentText"/>
      </w:pPr>
      <w:r>
        <w:rPr>
          <w:rStyle w:val="CommentReference"/>
        </w:rPr>
        <w:annotationRef/>
      </w:r>
      <w:r>
        <w:t>Not required</w:t>
      </w:r>
    </w:p>
  </w:comment>
  <w:comment w:id="3708" w:author="hari prasath" w:date="2020-07-20T20:00:00Z" w:initials="hp">
    <w:p w14:paraId="3212ECD9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Added AC default setting packet</w:t>
      </w:r>
    </w:p>
  </w:comment>
  <w:comment w:id="4127" w:author="hari prasath" w:date="2020-07-09T14:47:00Z" w:initials="hp">
    <w:p w14:paraId="23777381" w14:textId="6A300E97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mac id to 8 bytes</w:t>
      </w:r>
    </w:p>
  </w:comment>
  <w:comment w:id="4207" w:author="durgasravani.t" w:date="2020-07-24T18:32:00Z" w:initials="d">
    <w:p w14:paraId="1E3F4DFC" w14:textId="77777777" w:rsidR="004657D9" w:rsidRDefault="004657D9" w:rsidP="008934F1">
      <w:pPr>
        <w:pStyle w:val="CommentText"/>
        <w:rPr>
          <w:lang w:val="en-IN"/>
        </w:rPr>
      </w:pPr>
      <w:r>
        <w:rPr>
          <w:lang w:val="en-IN"/>
        </w:rPr>
        <w:t>This value should be taken in Ikanos and sent in the packet.</w:t>
      </w:r>
    </w:p>
  </w:comment>
  <w:comment w:id="4200" w:author="Hari" w:date="2020-06-25T11:25:00Z" w:initials="H">
    <w:p w14:paraId="46ECCCD8" w14:textId="2AC0CD91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zone and epid details</w:t>
      </w:r>
    </w:p>
  </w:comment>
  <w:comment w:id="4217" w:author="Hari" w:date="2020-07-07T15:26:00Z" w:initials="H">
    <w:p w14:paraId="0439028E" w14:textId="782F64F2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light_epid to address_id</w:t>
      </w:r>
    </w:p>
  </w:comment>
  <w:comment w:id="4282" w:author="Hari" w:date="2020-06-01T18:52:00Z" w:initials="H">
    <w:p w14:paraId="780F1D56" w14:textId="77777777" w:rsidR="004657D9" w:rsidRDefault="004657D9" w:rsidP="001818DB">
      <w:pPr>
        <w:pStyle w:val="CommentText"/>
      </w:pPr>
      <w:r>
        <w:rPr>
          <w:rStyle w:val="CommentReference"/>
        </w:rPr>
        <w:annotationRef/>
      </w:r>
      <w:r>
        <w:t>Changed turn ON/OFF to shutdown</w:t>
      </w:r>
    </w:p>
  </w:comment>
  <w:comment w:id="4292" w:author="Hari" w:date="2020-06-01T18:56:00Z" w:initials="H">
    <w:p w14:paraId="76E55729" w14:textId="77777777" w:rsidR="004657D9" w:rsidRDefault="004657D9" w:rsidP="001818DB">
      <w:pPr>
        <w:pStyle w:val="CommentText"/>
      </w:pPr>
      <w:r>
        <w:rPr>
          <w:rStyle w:val="CommentReference"/>
        </w:rPr>
        <w:annotationRef/>
      </w:r>
      <w:r>
        <w:t>Changed turn ON/OFF to shutdown</w:t>
      </w:r>
    </w:p>
  </w:comment>
  <w:comment w:id="4466" w:author="hari prasath" w:date="2020-07-11T17:25:00Z" w:initials="hp">
    <w:p w14:paraId="59E76DE1" w14:textId="5F7DCBFD" w:rsidR="004657D9" w:rsidRDefault="004657D9">
      <w:pPr>
        <w:pStyle w:val="CommentText"/>
      </w:pPr>
      <w:r>
        <w:rPr>
          <w:rStyle w:val="CommentReference"/>
        </w:rPr>
        <w:annotationRef/>
      </w:r>
      <w:r>
        <w:t>Need confirmation for ip address format</w:t>
      </w:r>
    </w:p>
  </w:comment>
  <w:comment w:id="4479" w:author="Hari" w:date="2020-07-03T16:59:00Z" w:initials="H">
    <w:p w14:paraId="74104B94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Added lock touch button packet</w:t>
      </w:r>
    </w:p>
  </w:comment>
  <w:comment w:id="4486" w:author="hari prasath" w:date="2020-07-16T19:44:00Z" w:initials="hp">
    <w:p w14:paraId="30306840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Description added</w:t>
      </w:r>
    </w:p>
  </w:comment>
  <w:comment w:id="4604" w:author="hari prasath" w:date="2020-07-09T13:33:00Z" w:initials="hp">
    <w:p w14:paraId="4C1C1FEA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Added force set AC temperature packet</w:t>
      </w:r>
    </w:p>
  </w:comment>
  <w:comment w:id="4607" w:author="hari prasath" w:date="2020-07-16T19:45:00Z" w:initials="hp">
    <w:p w14:paraId="6E01247A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Added description</w:t>
      </w:r>
    </w:p>
  </w:comment>
  <w:comment w:id="4654" w:author="hari prasath" w:date="2020-07-09T18:33:00Z" w:initials="hp">
    <w:p w14:paraId="3CE15FAC" w14:textId="77777777" w:rsidR="009167C1" w:rsidRDefault="009167C1" w:rsidP="009167C1">
      <w:pPr>
        <w:pStyle w:val="CommentText"/>
      </w:pPr>
      <w:r>
        <w:rPr>
          <w:rStyle w:val="CommentReference"/>
        </w:rPr>
        <w:annotationRef/>
      </w:r>
      <w:r>
        <w:t>Added amenity sleep mode packet</w:t>
      </w:r>
    </w:p>
  </w:comment>
  <w:comment w:id="4704" w:author="Hari" w:date="2020-05-18T11:27:00Z" w:initials="H">
    <w:p w14:paraId="634A0CAF" w14:textId="078E919A" w:rsidR="004657D9" w:rsidRDefault="004657D9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changed packet format as device_uid followe by action</w:t>
      </w:r>
    </w:p>
  </w:comment>
  <w:comment w:id="4737" w:author="hari prasath" w:date="2020-07-21T13:32:00Z" w:initials="hp">
    <w:p w14:paraId="599162D3" w14:textId="7DD09B0B" w:rsidR="004657D9" w:rsidRDefault="004657D9">
      <w:pPr>
        <w:pStyle w:val="CommentText"/>
      </w:pPr>
      <w:r>
        <w:rPr>
          <w:rStyle w:val="CommentReference"/>
        </w:rPr>
        <w:annotationRef/>
      </w:r>
      <w:r>
        <w:t>use Amenos uid</w:t>
      </w:r>
    </w:p>
  </w:comment>
  <w:comment w:id="4803" w:author="hari prasath" w:date="2020-07-11T15:33:00Z" w:initials="hp">
    <w:p w14:paraId="3D79A7FB" w14:textId="5ECA06D4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from zigbee to Light</w:t>
      </w:r>
    </w:p>
  </w:comment>
  <w:comment w:id="4828" w:author="hari prasath" w:date="2020-07-09T14:47:00Z" w:initials="hp">
    <w:p w14:paraId="0A44AD2E" w14:textId="1E68D8D4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mac id to 8 bytes</w:t>
      </w:r>
    </w:p>
  </w:comment>
  <w:comment w:id="4804" w:author="Hari" w:date="2020-06-01T18:32:00Z" w:initials="H">
    <w:p w14:paraId="232062EB" w14:textId="34A8E477" w:rsidR="004657D9" w:rsidRDefault="004657D9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added Zigbee decommission packet</w:t>
      </w:r>
    </w:p>
  </w:comment>
  <w:comment w:id="4868" w:author="hari prasath" w:date="2020-07-14T12:17:00Z" w:initials="hp">
    <w:p w14:paraId="510D00C5" w14:textId="3CF82E4D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from 13 to 23</w:t>
      </w:r>
    </w:p>
  </w:comment>
  <w:comment w:id="4890" w:author="hari prasath" w:date="2020-07-15T18:26:00Z" w:initials="hp">
    <w:p w14:paraId="6C22943A" w14:textId="4A058A78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as ac temperature</w:t>
      </w:r>
    </w:p>
  </w:comment>
  <w:comment w:id="4892" w:author="hari prasath" w:date="2020-07-11T11:10:00Z" w:initials="hp">
    <w:p w14:paraId="7CFE8CA6" w14:textId="62CC1C7D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day &amp; night mode temperature</w:t>
      </w:r>
    </w:p>
  </w:comment>
  <w:comment w:id="5013" w:author="hari prasath" w:date="2020-07-14T12:17:00Z" w:initials="hp">
    <w:p w14:paraId="7C0AB80D" w14:textId="605230D8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from 13 to 23</w:t>
      </w:r>
    </w:p>
  </w:comment>
  <w:comment w:id="5087" w:author="hari prasath" w:date="2020-07-11T11:11:00Z" w:initials="hp">
    <w:p w14:paraId="514FEFBC" w14:textId="3BF346CF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day &amp; night mode temperature</w:t>
      </w:r>
    </w:p>
  </w:comment>
  <w:comment w:id="5376" w:author="hari prasath" w:date="2020-07-09T14:45:00Z" w:initials="hp">
    <w:p w14:paraId="357B95F9" w14:textId="6261CA1A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mac id to 8 bytes</w:t>
      </w:r>
    </w:p>
  </w:comment>
  <w:comment w:id="5389" w:author="hari prasath" w:date="2020-07-08T18:27:00Z" w:initials="p">
    <w:p w14:paraId="12505732" w14:textId="77777777" w:rsidR="004657D9" w:rsidRDefault="004657D9" w:rsidP="00B02346">
      <w:pPr>
        <w:pStyle w:val="CommentText"/>
      </w:pPr>
      <w:r>
        <w:rPr>
          <w:rStyle w:val="CommentReference"/>
        </w:rPr>
        <w:annotationRef/>
      </w:r>
      <w:r>
        <w:t>changed color code from text to RGB</w:t>
      </w:r>
    </w:p>
  </w:comment>
  <w:comment w:id="5637" w:author="Hari" w:date="2020-06-25T11:33:00Z" w:initials="H">
    <w:p w14:paraId="5F0DAF5A" w14:textId="065D8595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zone light control packet</w:t>
      </w:r>
    </w:p>
  </w:comment>
  <w:comment w:id="5734" w:author="hari prasath" w:date="2020-07-08T18:27:00Z" w:initials="p">
    <w:p w14:paraId="21C872B6" w14:textId="3DF29E57" w:rsidR="004657D9" w:rsidRDefault="004657D9">
      <w:pPr>
        <w:pStyle w:val="CommentText"/>
      </w:pPr>
      <w:r>
        <w:rPr>
          <w:rStyle w:val="CommentReference"/>
        </w:rPr>
        <w:annotationRef/>
      </w:r>
      <w:r>
        <w:t>changed color code from text to RGB</w:t>
      </w:r>
    </w:p>
  </w:comment>
  <w:comment w:id="5969" w:author="Hari" w:date="2020-06-16T19:26:00Z" w:initials="H">
    <w:p w14:paraId="63976253" w14:textId="2E04DBA5" w:rsidR="004657D9" w:rsidRDefault="004657D9">
      <w:pPr>
        <w:pStyle w:val="CommentText"/>
      </w:pPr>
      <w:r>
        <w:rPr>
          <w:rStyle w:val="CommentReference"/>
        </w:rPr>
        <w:annotationRef/>
      </w:r>
      <w:r>
        <w:t>OTAP packet added</w:t>
      </w:r>
    </w:p>
  </w:comment>
  <w:comment w:id="6140" w:author="Hari" w:date="2020-07-03T16:59:00Z" w:initials="H">
    <w:p w14:paraId="32E51274" w14:textId="0C00942A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over temperature wake after packet</w:t>
      </w:r>
    </w:p>
  </w:comment>
  <w:comment w:id="6143" w:author="hari prasath" w:date="2020-07-16T19:44:00Z" w:initials="hp">
    <w:p w14:paraId="168A7C46" w14:textId="6EE35CBD" w:rsidR="004657D9" w:rsidRDefault="004657D9">
      <w:pPr>
        <w:pStyle w:val="CommentText"/>
      </w:pPr>
      <w:r>
        <w:rPr>
          <w:rStyle w:val="CommentReference"/>
        </w:rPr>
        <w:annotationRef/>
      </w:r>
      <w:r>
        <w:t>Description added</w:t>
      </w:r>
    </w:p>
  </w:comment>
  <w:comment w:id="6160" w:author="Hari" w:date="2020-07-03T16:59:00Z" w:initials="H">
    <w:p w14:paraId="0D40B639" w14:textId="1A6F8832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lock touch button packet</w:t>
      </w:r>
    </w:p>
  </w:comment>
  <w:comment w:id="6231" w:author="hari prasath" w:date="2020-07-09T13:33:00Z" w:initials="hp">
    <w:p w14:paraId="6E01790F" w14:textId="2C5D8124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force set AC temperature packet</w:t>
      </w:r>
    </w:p>
  </w:comment>
  <w:comment w:id="6297" w:author="hari prasath" w:date="2020-07-09T18:33:00Z" w:initials="hp">
    <w:p w14:paraId="0DC9C2A1" w14:textId="361FCEE0" w:rsidR="004657D9" w:rsidRDefault="004657D9">
      <w:pPr>
        <w:pStyle w:val="CommentText"/>
      </w:pPr>
      <w:r>
        <w:rPr>
          <w:rStyle w:val="CommentReference"/>
        </w:rPr>
        <w:annotationRef/>
      </w:r>
      <w:r>
        <w:t>Added amenity sleep mode packet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0B216C3" w15:done="0"/>
  <w15:commentEx w15:paraId="2A1C6CE8" w15:done="0"/>
  <w15:commentEx w15:paraId="01127AB1" w15:done="0"/>
  <w15:commentEx w15:paraId="38822D73" w15:done="0"/>
  <w15:commentEx w15:paraId="5365BB55" w15:done="0"/>
  <w15:commentEx w15:paraId="3DE70DA1" w15:done="0"/>
  <w15:commentEx w15:paraId="3ABAD929" w15:done="0"/>
  <w15:commentEx w15:paraId="1265082F" w15:done="0"/>
  <w15:commentEx w15:paraId="521F2097" w15:done="0"/>
  <w15:commentEx w15:paraId="45729E6C" w15:done="0"/>
  <w15:commentEx w15:paraId="7EBE526F" w15:done="0"/>
  <w15:commentEx w15:paraId="59DA32DA" w15:done="0"/>
  <w15:commentEx w15:paraId="0EEEEA63" w15:done="0"/>
  <w15:commentEx w15:paraId="60354356" w15:done="0"/>
  <w15:commentEx w15:paraId="687943A7" w15:done="0"/>
  <w15:commentEx w15:paraId="5B60CE03" w15:done="0"/>
  <w15:commentEx w15:paraId="379AF79E" w15:done="0"/>
  <w15:commentEx w15:paraId="39457E60" w15:done="0"/>
  <w15:commentEx w15:paraId="05980183" w15:done="0"/>
  <w15:commentEx w15:paraId="7E531AA0" w15:done="0"/>
  <w15:commentEx w15:paraId="7325E6B6" w15:done="0"/>
  <w15:commentEx w15:paraId="559F4F5A" w15:done="0"/>
  <w15:commentEx w15:paraId="282A3B1C" w15:done="0"/>
  <w15:commentEx w15:paraId="772A6641" w15:done="0"/>
  <w15:commentEx w15:paraId="470CC597" w15:done="0"/>
  <w15:commentEx w15:paraId="73CFCF55" w15:done="0"/>
  <w15:commentEx w15:paraId="650FE270" w15:done="0"/>
  <w15:commentEx w15:paraId="29BF5F61" w15:done="0"/>
  <w15:commentEx w15:paraId="1B443A36" w15:done="0"/>
  <w15:commentEx w15:paraId="33F25C80" w15:done="0"/>
  <w15:commentEx w15:paraId="54329F7E" w15:done="0"/>
  <w15:commentEx w15:paraId="70734EA2" w15:done="0"/>
  <w15:commentEx w15:paraId="046A2437" w15:done="0"/>
  <w15:commentEx w15:paraId="154B1035" w15:done="0"/>
  <w15:commentEx w15:paraId="547CABCF" w15:done="0"/>
  <w15:commentEx w15:paraId="070E50D3" w15:done="0"/>
  <w15:commentEx w15:paraId="6AD5CB99" w15:done="0"/>
  <w15:commentEx w15:paraId="5478BD2E" w15:done="0"/>
  <w15:commentEx w15:paraId="54360224" w15:done="0"/>
  <w15:commentEx w15:paraId="6944B7AD" w15:done="0"/>
  <w15:commentEx w15:paraId="0C474A88" w15:done="0"/>
  <w15:commentEx w15:paraId="5C0ADF28" w15:done="0"/>
  <w15:commentEx w15:paraId="281FFBF7" w15:done="0"/>
  <w15:commentEx w15:paraId="6E1204ED" w15:done="0"/>
  <w15:commentEx w15:paraId="4453DBE7" w15:done="0"/>
  <w15:commentEx w15:paraId="602804A8" w15:done="0"/>
  <w15:commentEx w15:paraId="27498042" w15:done="0"/>
  <w15:commentEx w15:paraId="49CA27C9" w15:done="0"/>
  <w15:commentEx w15:paraId="6B65329E" w15:done="0"/>
  <w15:commentEx w15:paraId="0E688F6E" w15:done="0"/>
  <w15:commentEx w15:paraId="66136D55" w15:done="0"/>
  <w15:commentEx w15:paraId="01D90E2A" w15:done="0"/>
  <w15:commentEx w15:paraId="7F011AA6" w15:done="0"/>
  <w15:commentEx w15:paraId="30933F68" w15:done="0"/>
  <w15:commentEx w15:paraId="3E426BBD" w15:done="0"/>
  <w15:commentEx w15:paraId="1BF4547F" w15:done="0"/>
  <w15:commentEx w15:paraId="3A04B445" w15:done="0"/>
  <w15:commentEx w15:paraId="37318E22" w15:done="0"/>
  <w15:commentEx w15:paraId="3E14D5DB" w15:done="0"/>
  <w15:commentEx w15:paraId="096B6A5F" w15:done="0"/>
  <w15:commentEx w15:paraId="38CD3FAF" w15:done="0"/>
  <w15:commentEx w15:paraId="1000D70D" w15:done="0"/>
  <w15:commentEx w15:paraId="6C91251B" w15:done="0"/>
  <w15:commentEx w15:paraId="72C5E904" w15:done="0"/>
  <w15:commentEx w15:paraId="6283EC16" w15:done="0"/>
  <w15:commentEx w15:paraId="6A24E2C7" w15:done="0"/>
  <w15:commentEx w15:paraId="24BD3EA2" w15:done="0"/>
  <w15:commentEx w15:paraId="25A5AFD5" w15:done="0"/>
  <w15:commentEx w15:paraId="5EA32E7D" w15:done="0"/>
  <w15:commentEx w15:paraId="69099566" w15:done="0"/>
  <w15:commentEx w15:paraId="6166BB1D" w15:done="0"/>
  <w15:commentEx w15:paraId="69E3CEB0" w15:done="0"/>
  <w15:commentEx w15:paraId="5B6D71F0" w15:done="0"/>
  <w15:commentEx w15:paraId="267CF1B5" w15:done="0"/>
  <w15:commentEx w15:paraId="22516A6C" w15:done="0"/>
  <w15:commentEx w15:paraId="381A563A" w15:done="0"/>
  <w15:commentEx w15:paraId="656ACD07" w15:done="0"/>
  <w15:commentEx w15:paraId="70F810CD" w15:done="0"/>
  <w15:commentEx w15:paraId="77A96B4D" w15:done="0"/>
  <w15:commentEx w15:paraId="3986594A" w15:done="0"/>
  <w15:commentEx w15:paraId="721C5082" w15:done="0"/>
  <w15:commentEx w15:paraId="198F232A" w15:done="0"/>
  <w15:commentEx w15:paraId="585B5D70" w15:done="0"/>
  <w15:commentEx w15:paraId="3212ECD9" w15:done="0"/>
  <w15:commentEx w15:paraId="23777381" w15:done="0"/>
  <w15:commentEx w15:paraId="1E3F4DFC" w15:done="0"/>
  <w15:commentEx w15:paraId="46ECCCD8" w15:done="0"/>
  <w15:commentEx w15:paraId="0439028E" w15:done="0"/>
  <w15:commentEx w15:paraId="780F1D56" w15:done="0"/>
  <w15:commentEx w15:paraId="76E55729" w15:done="0"/>
  <w15:commentEx w15:paraId="59E76DE1" w15:done="0"/>
  <w15:commentEx w15:paraId="74104B94" w15:done="0"/>
  <w15:commentEx w15:paraId="30306840" w15:done="0"/>
  <w15:commentEx w15:paraId="4C1C1FEA" w15:done="0"/>
  <w15:commentEx w15:paraId="6E01247A" w15:done="0"/>
  <w15:commentEx w15:paraId="3CE15FAC" w15:done="0"/>
  <w15:commentEx w15:paraId="634A0CAF" w15:done="0"/>
  <w15:commentEx w15:paraId="599162D3" w15:done="0"/>
  <w15:commentEx w15:paraId="3D79A7FB" w15:done="0"/>
  <w15:commentEx w15:paraId="0A44AD2E" w15:done="0"/>
  <w15:commentEx w15:paraId="232062EB" w15:done="0"/>
  <w15:commentEx w15:paraId="510D00C5" w15:done="0"/>
  <w15:commentEx w15:paraId="6C22943A" w15:done="0"/>
  <w15:commentEx w15:paraId="7CFE8CA6" w15:done="0"/>
  <w15:commentEx w15:paraId="7C0AB80D" w15:done="0"/>
  <w15:commentEx w15:paraId="514FEFBC" w15:done="0"/>
  <w15:commentEx w15:paraId="357B95F9" w15:done="0"/>
  <w15:commentEx w15:paraId="12505732" w15:done="0"/>
  <w15:commentEx w15:paraId="5F0DAF5A" w15:done="0"/>
  <w15:commentEx w15:paraId="21C872B6" w15:done="0"/>
  <w15:commentEx w15:paraId="63976253" w15:done="0"/>
  <w15:commentEx w15:paraId="32E51274" w15:done="0"/>
  <w15:commentEx w15:paraId="168A7C46" w15:done="0"/>
  <w15:commentEx w15:paraId="0D40B639" w15:done="0"/>
  <w15:commentEx w15:paraId="6E01790F" w15:done="0"/>
  <w15:commentEx w15:paraId="0DC9C2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B33FAC" w16cex:dateUtc="2020-07-10T13:57:00Z"/>
  <w16cex:commentExtensible w16cex:durableId="22B71AB9" w16cex:dateUtc="2020-07-13T12:09:00Z"/>
  <w16cex:commentExtensible w16cex:durableId="22B72A6A" w16cex:dateUtc="2020-07-13T13:16:00Z"/>
  <w16cex:commentExtensible w16cex:durableId="22BD5EB8" w16cex:dateUtc="2020-07-18T06:12:00Z"/>
  <w16cex:commentExtensible w16cex:durableId="22BD5E9E" w16cex:dateUtc="2020-07-18T06:12:00Z"/>
  <w16cex:commentExtensible w16cex:durableId="22EFC915" w16cex:dateUtc="2020-08-25T11:59:00Z"/>
  <w16cex:commentExtensible w16cex:durableId="226CEED4" w16cex:dateUtc="2020-05-18T05:54:00Z"/>
  <w16cex:commentExtensible w16cex:durableId="22B71ACC" w16cex:dateUtc="2020-07-13T12:09:00Z"/>
  <w16cex:commentExtensible w16cex:durableId="22B72A83" w16cex:dateUtc="2020-07-13T13:16:00Z"/>
  <w16cex:commentExtensible w16cex:durableId="22C1AFE3" w16cex:dateUtc="2020-07-21T12:48:00Z"/>
  <w16cex:commentExtensible w16cex:durableId="22BD5EE8" w16cex:dateUtc="2020-07-18T06:12:00Z"/>
  <w16cex:commentExtensible w16cex:durableId="22EFC98C" w16cex:dateUtc="2020-07-18T06:12:00Z"/>
  <w16cex:commentExtensible w16cex:durableId="22EFC99C" w16cex:dateUtc="2020-08-25T12:02:00Z"/>
  <w16cex:commentExtensible w16cex:durableId="22BD5A8E" w16cex:dateUtc="2020-07-18T05:55:00Z"/>
  <w16cex:commentExtensible w16cex:durableId="22BD5ED1" w16cex:dateUtc="2020-07-18T06:13:00Z"/>
  <w16cex:commentExtensible w16cex:durableId="22BB1CC7" w16cex:dateUtc="2020-07-16T13:06:00Z"/>
  <w16cex:commentExtensible w16cex:durableId="22D3DFE6" w16cex:dateUtc="2020-07-09T09:16:00Z"/>
  <w16cex:commentExtensible w16cex:durableId="22D3DFF8" w16cex:dateUtc="2020-08-04T07:54:00Z"/>
  <w16cex:commentExtensible w16cex:durableId="226CEF74" w16cex:dateUtc="2020-05-18T05:56:00Z"/>
  <w16cex:commentExtensible w16cex:durableId="22B71D5D" w16cex:dateUtc="2020-07-13T12:20:00Z"/>
  <w16cex:commentExtensible w16cex:durableId="229C8C99" w16cex:dateUtc="2020-06-23T08:43:00Z"/>
  <w16cex:commentExtensible w16cex:durableId="22B1AC45" w16cex:dateUtc="2020-07-09T09:16:00Z"/>
  <w16cex:commentExtensible w16cex:durableId="22C1B015" w16cex:dateUtc="2020-07-21T12:48:00Z"/>
  <w16cex:commentExtensible w16cex:durableId="22C1B014" w16cex:dateUtc="2020-07-18T06:12:00Z"/>
  <w16cex:commentExtensible w16cex:durableId="22C1B01F" w16cex:dateUtc="2020-07-21T12:49:00Z"/>
  <w16cex:commentExtensible w16cex:durableId="22B097E4" w16cex:dateUtc="2020-07-08T13:37:00Z"/>
  <w16cex:commentExtensible w16cex:durableId="22C01924" w16cex:dateUtc="2020-07-20T07:52:00Z"/>
  <w16cex:commentExtensible w16cex:durableId="226CEF3B" w16cex:dateUtc="2020-05-18T05:54:00Z"/>
  <w16cex:commentExtensible w16cex:durableId="22B73431" w16cex:dateUtc="2020-07-13T13:57:00Z"/>
  <w16cex:commentExtensible w16cex:durableId="22BBF936" w16cex:dateUtc="2020-07-17T04:47:00Z"/>
  <w16cex:commentExtensible w16cex:durableId="22D3D292" w16cex:dateUtc="2020-07-13T13:57:00Z"/>
  <w16cex:commentExtensible w16cex:durableId="22B18095" w16cex:dateUtc="2020-07-09T06:10:00Z"/>
  <w16cex:commentExtensible w16cex:durableId="22B45BEC" w16cex:dateUtc="2020-07-11T10:10:00Z"/>
  <w16cex:commentExtensible w16cex:durableId="22B42F30" w16cex:dateUtc="2020-07-11T06:59:00Z"/>
  <w16cex:commentExtensible w16cex:durableId="22D80895" w16cex:dateUtc="2020-07-09T09:16:00Z"/>
  <w16cex:commentExtensible w16cex:durableId="22D808B8" w16cex:dateUtc="2020-07-13T13:57:00Z"/>
  <w16cex:commentExtensible w16cex:durableId="22B1AC63" w16cex:dateUtc="2020-07-09T09:16:00Z"/>
  <w16cex:commentExtensible w16cex:durableId="22B3428D" w16cex:dateUtc="2020-07-10T14:09:00Z"/>
  <w16cex:commentExtensible w16cex:durableId="22B34710" w16cex:dateUtc="2020-07-10T14:29:00Z"/>
  <w16cex:commentExtensible w16cex:durableId="22DBF24A" w16cex:dateUtc="2020-07-20T13:42:00Z"/>
  <w16cex:commentExtensible w16cex:durableId="22DBF249" w16cex:dateUtc="2020-07-21T13:28:00Z"/>
  <w16cex:commentExtensible w16cex:durableId="22DBF247" w16cex:dateUtc="2020-07-17T05:08:00Z"/>
  <w16cex:commentExtensible w16cex:durableId="22DBF246" w16cex:dateUtc="2020-05-18T06:02:00Z"/>
  <w16cex:commentExtensible w16cex:durableId="22DBF245" w16cex:dateUtc="2020-06-01T13:04:00Z"/>
  <w16cex:commentExtensible w16cex:durableId="22B9C853" w16cex:dateUtc="2020-07-07T09:53:00Z"/>
  <w16cex:commentExtensible w16cex:durableId="22B9C855" w16cex:dateUtc="2020-07-07T09:53:00Z"/>
  <w16cex:commentExtensible w16cex:durableId="22B9C875" w16cex:dateUtc="2020-07-15T12:54:00Z"/>
  <w16cex:commentExtensible w16cex:durableId="22BD6514" w16cex:dateUtc="2020-07-09T06:10:00Z"/>
  <w16cex:commentExtensible w16cex:durableId="22BD659F" w16cex:dateUtc="2020-07-18T06:42:00Z"/>
  <w16cex:commentExtensible w16cex:durableId="22D3E46D" w16cex:dateUtc="2020-07-09T09:17:00Z"/>
  <w16cex:commentExtensible w16cex:durableId="22CA9A5D" w16cex:dateUtc="2020-07-28T07:06:00Z"/>
  <w16cex:commentExtensible w16cex:durableId="22DBF258" w16cex:dateUtc="2020-06-17T13:33:00Z"/>
  <w16cex:commentExtensible w16cex:durableId="22BB3274" w16cex:dateUtc="2020-07-16T14:39:00Z"/>
  <w16cex:commentExtensible w16cex:durableId="2294E754" w16cex:dateUtc="2020-06-17T13:32:00Z"/>
  <w16cex:commentExtensible w16cex:durableId="22BB2E8C" w16cex:dateUtc="2020-07-16T14:22:00Z"/>
  <w16cex:commentExtensible w16cex:durableId="2294E76E" w16cex:dateUtc="2020-06-17T13:33:00Z"/>
  <w16cex:commentExtensible w16cex:durableId="22B42FB0" w16cex:dateUtc="2020-07-11T07:01:00Z"/>
  <w16cex:commentExtensible w16cex:durableId="22B1DEB6" w16cex:dateUtc="2020-07-09T12:51:00Z"/>
  <w16cex:commentExtensible w16cex:durableId="22C069A5" w16cex:dateUtc="2020-07-20T13:36:00Z"/>
  <w16cex:commentExtensible w16cex:durableId="22C06B09" w16cex:dateUtc="2020-07-20T13:42:00Z"/>
  <w16cex:commentExtensible w16cex:durableId="22C1B943" w16cex:dateUtc="2020-07-21T13:28:00Z"/>
  <w16cex:commentExtensible w16cex:durableId="22BBFBF7" w16cex:dateUtc="2020-07-17T04:59:00Z"/>
  <w16cex:commentExtensible w16cex:durableId="22BBFE14" w16cex:dateUtc="2020-07-17T05:08:00Z"/>
  <w16cex:commentExtensible w16cex:durableId="226CF0B5" w16cex:dateUtc="2020-05-18T06:02:00Z"/>
  <w16cex:commentExtensible w16cex:durableId="227FC8AD" w16cex:dateUtc="2020-06-01T13:04:00Z"/>
  <w16cex:commentExtensible w16cex:durableId="227FC888" w16cex:dateUtc="2020-06-01T13:03:00Z"/>
  <w16cex:commentExtensible w16cex:durableId="22B43C27" w16cex:dateUtc="2020-07-11T07:54:00Z"/>
  <w16cex:commentExtensible w16cex:durableId="22B09021" w16cex:dateUtc="2020-07-08T13:04:00Z"/>
  <w16cex:commentExtensible w16cex:durableId="22DBEA01" w16cex:dateUtc="2020-06-16T13:56:00Z"/>
  <w16cex:commentExtensible w16cex:durableId="22DBEA2C" w16cex:dateUtc="2020-07-11T11:55:00Z"/>
  <w16cex:commentExtensible w16cex:durableId="22DBEA57" w16cex:dateUtc="2020-06-01T13:22:00Z"/>
  <w16cex:commentExtensible w16cex:durableId="22DBFBF7" w16cex:dateUtc="2020-08-10T11:31:00Z"/>
  <w16cex:commentExtensible w16cex:durableId="22DBEA98" w16cex:dateUtc="2020-07-15T12:56:00Z"/>
  <w16cex:commentExtensible w16cex:durableId="22B45793" w16cex:dateUtc="2020-07-11T09:51:00Z"/>
  <w16cex:commentExtensible w16cex:durableId="22DBEA7A" w16cex:dateUtc="2020-07-08T12:57:00Z"/>
  <w16cex:commentExtensible w16cex:durableId="22DBEABA" w16cex:dateUtc="2020-05-18T05:57:00Z"/>
  <w16cex:commentExtensible w16cex:durableId="22DBEAB9" w16cex:dateUtc="2020-07-21T08:02:00Z"/>
  <w16cex:commentExtensible w16cex:durableId="22C16CE3" w16cex:dateUtc="2020-07-21T08:02:00Z"/>
  <w16cex:commentExtensible w16cex:durableId="22DBEAB8" w16cex:dateUtc="2020-07-11T10:03:00Z"/>
  <w16cex:commentExtensible w16cex:durableId="22DBEAB7" w16cex:dateUtc="2020-07-09T09:17:00Z"/>
  <w16cex:commentExtensible w16cex:durableId="22DBEAB6" w16cex:dateUtc="2020-06-01T13:02:00Z"/>
  <w16cex:commentExtensible w16cex:durableId="22939BA5" w16cex:dateUtc="2020-06-16T13:57:00Z"/>
  <w16cex:commentExtensible w16cex:durableId="22B43036" w16cex:dateUtc="2020-07-11T07:03:00Z"/>
  <w16cex:commentExtensible w16cex:durableId="22C07677" w16cex:dateUtc="2020-07-20T14:30:00Z"/>
  <w16cex:commentExtensible w16cex:durableId="22B1AC75" w16cex:dateUtc="2020-07-09T09:17:00Z"/>
  <w16cex:commentExtensible w16cex:durableId="229F0826" w16cex:dateUtc="2020-06-25T05:55:00Z"/>
  <w16cex:commentExtensible w16cex:durableId="22AF12A0" w16cex:dateUtc="2020-07-07T09:56:00Z"/>
  <w16cex:commentExtensible w16cex:durableId="227FCCFE" w16cex:dateUtc="2020-06-01T13:22:00Z"/>
  <w16cex:commentExtensible w16cex:durableId="227FCDE7" w16cex:dateUtc="2020-06-01T13:26:00Z"/>
  <w16cex:commentExtensible w16cex:durableId="22B474A5" w16cex:dateUtc="2020-07-11T11:55:00Z"/>
  <w16cex:commentExtensible w16cex:durableId="22DBEB4B" w16cex:dateUtc="2020-07-09T08:03:00Z"/>
  <w16cex:commentExtensible w16cex:durableId="22BB2CE0" w16cex:dateUtc="2020-07-16T14:15:00Z"/>
  <w16cex:commentExtensible w16cex:durableId="22DBEB4A" w16cex:dateUtc="2020-07-09T13:03:00Z"/>
  <w16cex:commentExtensible w16cex:durableId="226CEFAF" w16cex:dateUtc="2020-05-18T05:57:00Z"/>
  <w16cex:commentExtensible w16cex:durableId="22C16CE7" w16cex:dateUtc="2020-07-21T08:02:00Z"/>
  <w16cex:commentExtensible w16cex:durableId="22B45A2D" w16cex:dateUtc="2020-07-11T10:03:00Z"/>
  <w16cex:commentExtensible w16cex:durableId="22B1AC8E" w16cex:dateUtc="2020-07-09T09:17:00Z"/>
  <w16cex:commentExtensible w16cex:durableId="227FC82A" w16cex:dateUtc="2020-06-01T13:02:00Z"/>
  <w16cex:commentExtensible w16cex:durableId="22B820F4" w16cex:dateUtc="2020-07-14T06:47:00Z"/>
  <w16cex:commentExtensible w16cex:durableId="22B9C8DE" w16cex:dateUtc="2020-07-15T12:56:00Z"/>
  <w16cex:commentExtensible w16cex:durableId="22B41CC4" w16cex:dateUtc="2020-07-11T05:40:00Z"/>
  <w16cex:commentExtensible w16cex:durableId="22B820F5" w16cex:dateUtc="2020-07-14T06:47:00Z"/>
  <w16cex:commentExtensible w16cex:durableId="22B41CDC" w16cex:dateUtc="2020-07-11T05:41:00Z"/>
  <w16cex:commentExtensible w16cex:durableId="22B1AC0D" w16cex:dateUtc="2020-07-09T09:15:00Z"/>
  <w16cex:commentExtensible w16cex:durableId="22B095DA" w16cex:dateUtc="2020-07-08T12:57:00Z"/>
  <w16cex:commentExtensible w16cex:durableId="229F09FF" w16cex:dateUtc="2020-06-25T06:03:00Z"/>
  <w16cex:commentExtensible w16cex:durableId="22B08E94" w16cex:dateUtc="2020-07-08T12:57:00Z"/>
  <w16cex:commentExtensible w16cex:durableId="22939B6A" w16cex:dateUtc="2020-06-16T13:56:00Z"/>
  <w16cex:commentExtensible w16cex:durableId="22A9E25A" w16cex:dateUtc="2020-07-03T11:29:00Z"/>
  <w16cex:commentExtensible w16cex:durableId="22BB2C83" w16cex:dateUtc="2020-07-16T14:14:00Z"/>
  <w16cex:commentExtensible w16cex:durableId="22A9E27A" w16cex:dateUtc="2020-07-03T11:29:00Z"/>
  <w16cex:commentExtensible w16cex:durableId="22B19B23" w16cex:dateUtc="2020-07-09T08:03:00Z"/>
  <w16cex:commentExtensible w16cex:durableId="22B1E170" w16cex:dateUtc="2020-07-09T13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0B216C3" w16cid:durableId="22B33FAC"/>
  <w16cid:commentId w16cid:paraId="2A1C6CE8" w16cid:durableId="22B71AB9"/>
  <w16cid:commentId w16cid:paraId="01127AB1" w16cid:durableId="22B72A6A"/>
  <w16cid:commentId w16cid:paraId="38822D73" w16cid:durableId="22BD5EB8"/>
  <w16cid:commentId w16cid:paraId="5365BB55" w16cid:durableId="22BD5E9E"/>
  <w16cid:commentId w16cid:paraId="3DE70DA1" w16cid:durableId="22EFC915"/>
  <w16cid:commentId w16cid:paraId="3ABAD929" w16cid:durableId="226CEED4"/>
  <w16cid:commentId w16cid:paraId="1265082F" w16cid:durableId="22B71ACC"/>
  <w16cid:commentId w16cid:paraId="521F2097" w16cid:durableId="22B72A83"/>
  <w16cid:commentId w16cid:paraId="45729E6C" w16cid:durableId="22C1AFE3"/>
  <w16cid:commentId w16cid:paraId="7EBE526F" w16cid:durableId="22BD5EE8"/>
  <w16cid:commentId w16cid:paraId="59DA32DA" w16cid:durableId="22EFC98C"/>
  <w16cid:commentId w16cid:paraId="0EEEEA63" w16cid:durableId="22EFC99C"/>
  <w16cid:commentId w16cid:paraId="60354356" w16cid:durableId="22BD5A8E"/>
  <w16cid:commentId w16cid:paraId="687943A7" w16cid:durableId="22BD5ED1"/>
  <w16cid:commentId w16cid:paraId="5B60CE03" w16cid:durableId="22BB1CC7"/>
  <w16cid:commentId w16cid:paraId="379AF79E" w16cid:durableId="22D3DFE6"/>
  <w16cid:commentId w16cid:paraId="39457E60" w16cid:durableId="22D3DFF8"/>
  <w16cid:commentId w16cid:paraId="05980183" w16cid:durableId="226CEF74"/>
  <w16cid:commentId w16cid:paraId="7E531AA0" w16cid:durableId="22B71D5D"/>
  <w16cid:commentId w16cid:paraId="7325E6B6" w16cid:durableId="229C8C99"/>
  <w16cid:commentId w16cid:paraId="559F4F5A" w16cid:durableId="22B1AC45"/>
  <w16cid:commentId w16cid:paraId="282A3B1C" w16cid:durableId="22C1B015"/>
  <w16cid:commentId w16cid:paraId="772A6641" w16cid:durableId="22C1B014"/>
  <w16cid:commentId w16cid:paraId="470CC597" w16cid:durableId="22C1B01F"/>
  <w16cid:commentId w16cid:paraId="73CFCF55" w16cid:durableId="22B097E4"/>
  <w16cid:commentId w16cid:paraId="650FE270" w16cid:durableId="22C01924"/>
  <w16cid:commentId w16cid:paraId="29BF5F61" w16cid:durableId="226CEF3B"/>
  <w16cid:commentId w16cid:paraId="1B443A36" w16cid:durableId="22B73431"/>
  <w16cid:commentId w16cid:paraId="33F25C80" w16cid:durableId="22BBF936"/>
  <w16cid:commentId w16cid:paraId="54329F7E" w16cid:durableId="22D3D292"/>
  <w16cid:commentId w16cid:paraId="70734EA2" w16cid:durableId="22B18095"/>
  <w16cid:commentId w16cid:paraId="046A2437" w16cid:durableId="22B45BEC"/>
  <w16cid:commentId w16cid:paraId="154B1035" w16cid:durableId="22B42F30"/>
  <w16cid:commentId w16cid:paraId="547CABCF" w16cid:durableId="22D80895"/>
  <w16cid:commentId w16cid:paraId="070E50D3" w16cid:durableId="22D808B8"/>
  <w16cid:commentId w16cid:paraId="6AD5CB99" w16cid:durableId="22B1AC63"/>
  <w16cid:commentId w16cid:paraId="5478BD2E" w16cid:durableId="22B3428D"/>
  <w16cid:commentId w16cid:paraId="54360224" w16cid:durableId="22B34710"/>
  <w16cid:commentId w16cid:paraId="6944B7AD" w16cid:durableId="22DBF24A"/>
  <w16cid:commentId w16cid:paraId="0C474A88" w16cid:durableId="22DBF249"/>
  <w16cid:commentId w16cid:paraId="5C0ADF28" w16cid:durableId="22DBF247"/>
  <w16cid:commentId w16cid:paraId="281FFBF7" w16cid:durableId="22DBF246"/>
  <w16cid:commentId w16cid:paraId="6E1204ED" w16cid:durableId="22DBF245"/>
  <w16cid:commentId w16cid:paraId="4453DBE7" w16cid:durableId="22B9C853"/>
  <w16cid:commentId w16cid:paraId="602804A8" w16cid:durableId="22B9C855"/>
  <w16cid:commentId w16cid:paraId="27498042" w16cid:durableId="22B9C875"/>
  <w16cid:commentId w16cid:paraId="49CA27C9" w16cid:durableId="22BD6514"/>
  <w16cid:commentId w16cid:paraId="6B65329E" w16cid:durableId="22BD659F"/>
  <w16cid:commentId w16cid:paraId="0E688F6E" w16cid:durableId="22D3E46D"/>
  <w16cid:commentId w16cid:paraId="66136D55" w16cid:durableId="22CA9A5D"/>
  <w16cid:commentId w16cid:paraId="01D90E2A" w16cid:durableId="22DBF258"/>
  <w16cid:commentId w16cid:paraId="7F011AA6" w16cid:durableId="22BB3274"/>
  <w16cid:commentId w16cid:paraId="30933F68" w16cid:durableId="2294E754"/>
  <w16cid:commentId w16cid:paraId="3E426BBD" w16cid:durableId="22BB2E8C"/>
  <w16cid:commentId w16cid:paraId="1BF4547F" w16cid:durableId="2294E76E"/>
  <w16cid:commentId w16cid:paraId="3A04B445" w16cid:durableId="22B42FB0"/>
  <w16cid:commentId w16cid:paraId="37318E22" w16cid:durableId="22B1DEB6"/>
  <w16cid:commentId w16cid:paraId="3E14D5DB" w16cid:durableId="22C069A5"/>
  <w16cid:commentId w16cid:paraId="096B6A5F" w16cid:durableId="22C06B09"/>
  <w16cid:commentId w16cid:paraId="38CD3FAF" w16cid:durableId="22C1B943"/>
  <w16cid:commentId w16cid:paraId="1000D70D" w16cid:durableId="22BBFBF7"/>
  <w16cid:commentId w16cid:paraId="6C91251B" w16cid:durableId="22BBFE14"/>
  <w16cid:commentId w16cid:paraId="72C5E904" w16cid:durableId="226CF0B5"/>
  <w16cid:commentId w16cid:paraId="6283EC16" w16cid:durableId="227FC8AD"/>
  <w16cid:commentId w16cid:paraId="6A24E2C7" w16cid:durableId="227FC888"/>
  <w16cid:commentId w16cid:paraId="24BD3EA2" w16cid:durableId="22B43C27"/>
  <w16cid:commentId w16cid:paraId="25A5AFD5" w16cid:durableId="22B09021"/>
  <w16cid:commentId w16cid:paraId="5EA32E7D" w16cid:durableId="22DBEA01"/>
  <w16cid:commentId w16cid:paraId="69099566" w16cid:durableId="22DBEA2C"/>
  <w16cid:commentId w16cid:paraId="6166BB1D" w16cid:durableId="22DBEA57"/>
  <w16cid:commentId w16cid:paraId="69E3CEB0" w16cid:durableId="22DBFBF7"/>
  <w16cid:commentId w16cid:paraId="5B6D71F0" w16cid:durableId="22DBEA98"/>
  <w16cid:commentId w16cid:paraId="267CF1B5" w16cid:durableId="22B45793"/>
  <w16cid:commentId w16cid:paraId="22516A6C" w16cid:durableId="22DBEA7A"/>
  <w16cid:commentId w16cid:paraId="381A563A" w16cid:durableId="22DBEABA"/>
  <w16cid:commentId w16cid:paraId="656ACD07" w16cid:durableId="22DBEAB9"/>
  <w16cid:commentId w16cid:paraId="70F810CD" w16cid:durableId="22C16CE3"/>
  <w16cid:commentId w16cid:paraId="77A96B4D" w16cid:durableId="22DBEAB8"/>
  <w16cid:commentId w16cid:paraId="3986594A" w16cid:durableId="22DBEAB7"/>
  <w16cid:commentId w16cid:paraId="721C5082" w16cid:durableId="22DBEAB6"/>
  <w16cid:commentId w16cid:paraId="198F232A" w16cid:durableId="22939BA5"/>
  <w16cid:commentId w16cid:paraId="585B5D70" w16cid:durableId="22B43036"/>
  <w16cid:commentId w16cid:paraId="3212ECD9" w16cid:durableId="22C07677"/>
  <w16cid:commentId w16cid:paraId="23777381" w16cid:durableId="22B1AC75"/>
  <w16cid:commentId w16cid:paraId="1E3F4DFC" w16cid:durableId="0000000E"/>
  <w16cid:commentId w16cid:paraId="46ECCCD8" w16cid:durableId="229F0826"/>
  <w16cid:commentId w16cid:paraId="0439028E" w16cid:durableId="22AF12A0"/>
  <w16cid:commentId w16cid:paraId="780F1D56" w16cid:durableId="227FCCFE"/>
  <w16cid:commentId w16cid:paraId="76E55729" w16cid:durableId="227FCDE7"/>
  <w16cid:commentId w16cid:paraId="59E76DE1" w16cid:durableId="22B474A5"/>
  <w16cid:commentId w16cid:paraId="4C1C1FEA" w16cid:durableId="22DBEB4B"/>
  <w16cid:commentId w16cid:paraId="6E01247A" w16cid:durableId="22BB2CE0"/>
  <w16cid:commentId w16cid:paraId="3CE15FAC" w16cid:durableId="22DBEB4A"/>
  <w16cid:commentId w16cid:paraId="634A0CAF" w16cid:durableId="226CEFAF"/>
  <w16cid:commentId w16cid:paraId="599162D3" w16cid:durableId="22C16CE7"/>
  <w16cid:commentId w16cid:paraId="3D79A7FB" w16cid:durableId="22B45A2D"/>
  <w16cid:commentId w16cid:paraId="0A44AD2E" w16cid:durableId="22B1AC8E"/>
  <w16cid:commentId w16cid:paraId="232062EB" w16cid:durableId="227FC82A"/>
  <w16cid:commentId w16cid:paraId="510D00C5" w16cid:durableId="22B820F4"/>
  <w16cid:commentId w16cid:paraId="6C22943A" w16cid:durableId="22B9C8DE"/>
  <w16cid:commentId w16cid:paraId="7CFE8CA6" w16cid:durableId="22B41CC4"/>
  <w16cid:commentId w16cid:paraId="7C0AB80D" w16cid:durableId="22B820F5"/>
  <w16cid:commentId w16cid:paraId="514FEFBC" w16cid:durableId="22B41CDC"/>
  <w16cid:commentId w16cid:paraId="357B95F9" w16cid:durableId="22B1AC0D"/>
  <w16cid:commentId w16cid:paraId="12505732" w16cid:durableId="22B095DA"/>
  <w16cid:commentId w16cid:paraId="5F0DAF5A" w16cid:durableId="229F09FF"/>
  <w16cid:commentId w16cid:paraId="21C872B6" w16cid:durableId="22B08E94"/>
  <w16cid:commentId w16cid:paraId="63976253" w16cid:durableId="22939B6A"/>
  <w16cid:commentId w16cid:paraId="32E51274" w16cid:durableId="22A9E25A"/>
  <w16cid:commentId w16cid:paraId="168A7C46" w16cid:durableId="22BB2C83"/>
  <w16cid:commentId w16cid:paraId="0D40B639" w16cid:durableId="22A9E27A"/>
  <w16cid:commentId w16cid:paraId="6E01790F" w16cid:durableId="22B19B23"/>
  <w16cid:commentId w16cid:paraId="0DC9C2A1" w16cid:durableId="22B1E17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ACC1EF" w14:textId="77777777" w:rsidR="008B05ED" w:rsidRDefault="008B05ED">
      <w:r>
        <w:separator/>
      </w:r>
    </w:p>
  </w:endnote>
  <w:endnote w:type="continuationSeparator" w:id="0">
    <w:p w14:paraId="522E901C" w14:textId="77777777" w:rsidR="008B05ED" w:rsidRDefault="008B0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aleway">
    <w:altName w:val="Trebuchet MS"/>
    <w:charset w:val="00"/>
    <w:family w:val="swiss"/>
    <w:pitch w:val="default"/>
    <w:sig w:usb0="00000000" w:usb1="00000000" w:usb2="00000000" w:usb3="00000000" w:csb0="00000097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82B285" w14:textId="4D9A91C6" w:rsidR="004657D9" w:rsidRDefault="008B05ED">
    <w:pPr>
      <w:pStyle w:val="Footer"/>
      <w:tabs>
        <w:tab w:val="clear" w:pos="9360"/>
      </w:tabs>
    </w:pPr>
    <w:sdt>
      <w:sdtPr>
        <w:id w:val="-1239401406"/>
        <w:docPartObj>
          <w:docPartGallery w:val="AutoText"/>
        </w:docPartObj>
      </w:sdtPr>
      <w:sdtEndPr/>
      <w:sdtContent>
        <w:sdt>
          <w:sdtPr>
            <w:id w:val="64001077"/>
            <w:docPartObj>
              <w:docPartGallery w:val="AutoText"/>
            </w:docPartObj>
          </w:sdtPr>
          <w:sdtEndPr/>
          <w:sdtContent>
            <w:r w:rsidR="004657D9">
              <w:t>Amenos – Hub communication packet Document</w:t>
            </w:r>
            <w:r w:rsidR="004657D9">
              <w:tab/>
            </w:r>
            <w:r w:rsidR="004657D9">
              <w:tab/>
            </w:r>
            <w:r w:rsidR="004657D9">
              <w:tab/>
            </w:r>
            <w:r w:rsidR="004657D9">
              <w:tab/>
              <w:t xml:space="preserve"> Page </w:t>
            </w:r>
            <w:r w:rsidR="004657D9">
              <w:rPr>
                <w:b/>
                <w:bCs/>
                <w:sz w:val="24"/>
                <w:szCs w:val="24"/>
              </w:rPr>
              <w:fldChar w:fldCharType="begin"/>
            </w:r>
            <w:r w:rsidR="004657D9">
              <w:rPr>
                <w:b/>
                <w:bCs/>
              </w:rPr>
              <w:instrText xml:space="preserve"> PAGE </w:instrText>
            </w:r>
            <w:r w:rsidR="004657D9">
              <w:rPr>
                <w:b/>
                <w:bCs/>
                <w:sz w:val="24"/>
                <w:szCs w:val="24"/>
              </w:rPr>
              <w:fldChar w:fldCharType="separate"/>
            </w:r>
            <w:r w:rsidR="004657D9">
              <w:rPr>
                <w:b/>
                <w:bCs/>
                <w:noProof/>
              </w:rPr>
              <w:t>12</w:t>
            </w:r>
            <w:r w:rsidR="004657D9">
              <w:rPr>
                <w:b/>
                <w:bCs/>
                <w:sz w:val="24"/>
                <w:szCs w:val="24"/>
              </w:rPr>
              <w:fldChar w:fldCharType="end"/>
            </w:r>
            <w:r w:rsidR="004657D9">
              <w:t xml:space="preserve"> of </w:t>
            </w:r>
            <w:r w:rsidR="004657D9">
              <w:rPr>
                <w:b/>
                <w:bCs/>
                <w:sz w:val="24"/>
                <w:szCs w:val="24"/>
              </w:rPr>
              <w:fldChar w:fldCharType="begin"/>
            </w:r>
            <w:r w:rsidR="004657D9">
              <w:rPr>
                <w:b/>
                <w:bCs/>
              </w:rPr>
              <w:instrText xml:space="preserve"> NUMPAGES  </w:instrText>
            </w:r>
            <w:r w:rsidR="004657D9">
              <w:rPr>
                <w:b/>
                <w:bCs/>
                <w:sz w:val="24"/>
                <w:szCs w:val="24"/>
              </w:rPr>
              <w:fldChar w:fldCharType="separate"/>
            </w:r>
            <w:r w:rsidR="004657D9">
              <w:rPr>
                <w:b/>
                <w:bCs/>
                <w:noProof/>
              </w:rPr>
              <w:t>13</w:t>
            </w:r>
            <w:r w:rsidR="004657D9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  <w:r w:rsidR="004657D9"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4794F65" wp14:editId="6C211E76">
              <wp:simplePos x="0" y="0"/>
              <wp:positionH relativeFrom="page">
                <wp:align>left</wp:align>
              </wp:positionH>
              <wp:positionV relativeFrom="paragraph">
                <wp:posOffset>193675</wp:posOffset>
              </wp:positionV>
              <wp:extent cx="7543800" cy="161925"/>
              <wp:effectExtent l="0" t="381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3800" cy="161925"/>
                        <a:chOff x="0" y="0"/>
                        <a:chExt cx="685" cy="14863"/>
                      </a:xfrm>
                    </wpg:grpSpPr>
                    <wps:wsp>
                      <wps:cNvPr id="2" name="Google Shape;34;p5"/>
                      <wps:cNvSpPr>
                        <a:spLocks noChangeArrowheads="1"/>
                      </wps:cNvSpPr>
                      <wps:spPr bwMode="auto">
                        <a:xfrm>
                          <a:off x="551" y="0"/>
                          <a:ext cx="67" cy="14"/>
                        </a:xfrm>
                        <a:prstGeom prst="rect">
                          <a:avLst/>
                        </a:prstGeom>
                        <a:solidFill>
                          <a:srgbClr val="FF971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41785" tIns="41785" rIns="41785" bIns="41785" anchor="ctr" anchorCtr="0" upright="1">
                        <a:noAutofit/>
                      </wps:bodyPr>
                    </wps:wsp>
                    <wps:wsp>
                      <wps:cNvPr id="5" name="Google Shape;35;p5"/>
                      <wps:cNvSpPr>
                        <a:spLocks noChangeArrowheads="1"/>
                      </wps:cNvSpPr>
                      <wps:spPr bwMode="auto">
                        <a:xfrm>
                          <a:off x="618" y="0"/>
                          <a:ext cx="67" cy="14"/>
                        </a:xfrm>
                        <a:prstGeom prst="rect">
                          <a:avLst/>
                        </a:prstGeom>
                        <a:solidFill>
                          <a:srgbClr val="F2025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41785" tIns="41785" rIns="41785" bIns="41785" anchor="ctr" anchorCtr="0" upright="1">
                        <a:noAutofit/>
                      </wps:bodyPr>
                    </wps:wsp>
                    <wps:wsp>
                      <wps:cNvPr id="6" name="Google Shape;36;p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" cy="14"/>
                        </a:xfrm>
                        <a:prstGeom prst="rect">
                          <a:avLst/>
                        </a:prstGeom>
                        <a:solidFill>
                          <a:srgbClr val="7EC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41785" tIns="41785" rIns="41785" bIns="41785" anchor="ctr" anchorCtr="0" upright="1">
                        <a:noAutofit/>
                      </wps:bodyPr>
                    </wps:wsp>
                    <wps:wsp>
                      <wps:cNvPr id="7" name="Google Shape;37;p5"/>
                      <wps:cNvSpPr>
                        <a:spLocks noChangeArrowheads="1"/>
                      </wps:cNvSpPr>
                      <wps:spPr bwMode="auto">
                        <a:xfrm>
                          <a:off x="67" y="0"/>
                          <a:ext cx="484" cy="14"/>
                        </a:xfrm>
                        <a:prstGeom prst="rect">
                          <a:avLst/>
                        </a:prstGeom>
                        <a:solidFill>
                          <a:srgbClr val="2185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41785" tIns="41785" rIns="41785" bIns="41785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382720" id="Group 1" o:spid="_x0000_s1026" style="position:absolute;margin-left:0;margin-top:15.25pt;width:594pt;height:12.75pt;z-index:251664384;mso-position-horizontal:left;mso-position-horizontal-relative:page" coordsize="685,1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">
              <v:rect id="Google Shape;34;p5" o:spid="_x0000_s1027" style="position:absolute;left:551;width:67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" fillcolor="#ff9715" stroked="f">
                <v:textbox inset="1.1607mm,1.1607mm,1.1607mm,1.1607mm"/>
              </v:rect>
              <v:rect id="Google Shape;35;p5" o:spid="_x0000_s1028" style="position:absolute;left:618;width:67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" fillcolor="#f20253" stroked="f">
                <v:textbox inset="1.1607mm,1.1607mm,1.1607mm,1.1607mm"/>
              </v:rect>
              <v:rect id="Google Shape;36;p5" o:spid="_x0000_s1029" style="position:absolute;width:67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" fillcolor="#7ecefd" stroked="f">
                <v:textbox inset="1.1607mm,1.1607mm,1.1607mm,1.1607mm"/>
              </v:rect>
              <v:rect id="Google Shape;37;p5" o:spid="_x0000_s1030" style="position:absolute;left:67;width:484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" fillcolor="#2185c5" stroked="f">
                <v:textbox inset="1.1607mm,1.1607mm,1.1607mm,1.1607mm"/>
              </v: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B04C23" w14:textId="77777777" w:rsidR="008B05ED" w:rsidRDefault="008B05ED">
      <w:r>
        <w:separator/>
      </w:r>
    </w:p>
  </w:footnote>
  <w:footnote w:type="continuationSeparator" w:id="0">
    <w:p w14:paraId="25771AB1" w14:textId="77777777" w:rsidR="008B05ED" w:rsidRDefault="008B0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2FEFBA" w14:textId="77777777" w:rsidR="004657D9" w:rsidRPr="00595AB3" w:rsidRDefault="004657D9" w:rsidP="006F143B">
    <w:pPr>
      <w:pStyle w:val="Header"/>
      <w:ind w:left="-567"/>
      <w:rPr>
        <w:b/>
        <w:bCs/>
        <w:i/>
        <w:iCs/>
      </w:rPr>
    </w:pPr>
    <w:r w:rsidRPr="00595AB3">
      <w:rPr>
        <w:b/>
        <w:bCs/>
        <w:i/>
        <w:iCs/>
        <w:noProof/>
        <w:lang w:val="en-IN" w:eastAsia="en-IN"/>
      </w:rPr>
      <w:drawing>
        <wp:anchor distT="0" distB="0" distL="114300" distR="114300" simplePos="0" relativeHeight="251656192" behindDoc="1" locked="0" layoutInCell="1" allowOverlap="1" wp14:anchorId="53DBFECF" wp14:editId="39CB3AB1">
          <wp:simplePos x="0" y="0"/>
          <wp:positionH relativeFrom="column">
            <wp:posOffset>5340985</wp:posOffset>
          </wp:positionH>
          <wp:positionV relativeFrom="paragraph">
            <wp:posOffset>75565</wp:posOffset>
          </wp:positionV>
          <wp:extent cx="1313180" cy="450850"/>
          <wp:effectExtent l="0" t="0" r="1270" b="6350"/>
          <wp:wrapTight wrapText="bothSides">
            <wp:wrapPolygon edited="0">
              <wp:start x="0" y="0"/>
              <wp:lineTo x="0" y="20992"/>
              <wp:lineTo x="21308" y="20992"/>
              <wp:lineTo x="21308" y="0"/>
              <wp:lineTo x="0" y="0"/>
            </wp:wrapPolygon>
          </wp:wrapTight>
          <wp:docPr id="26" name="Picture 26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 descr="A picture containing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3180" cy="450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inline distT="0" distB="0" distL="0" distR="0" wp14:anchorId="44977CEE" wp14:editId="02A08E22">
          <wp:extent cx="1038225" cy="562614"/>
          <wp:effectExtent l="0" t="0" r="0" b="889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7253" cy="578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0CA0CA" w14:textId="77777777" w:rsidR="004657D9" w:rsidRDefault="00465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2B9DD4" w14:textId="77777777" w:rsidR="004657D9" w:rsidRDefault="004657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8240" behindDoc="1" locked="0" layoutInCell="1" allowOverlap="1" wp14:anchorId="1CE7B382" wp14:editId="7FDE3639">
          <wp:simplePos x="0" y="0"/>
          <wp:positionH relativeFrom="margin">
            <wp:posOffset>4781550</wp:posOffset>
          </wp:positionH>
          <wp:positionV relativeFrom="paragraph">
            <wp:posOffset>213360</wp:posOffset>
          </wp:positionV>
          <wp:extent cx="1827530" cy="687070"/>
          <wp:effectExtent l="0" t="0" r="1270" b="0"/>
          <wp:wrapTight wrapText="bothSides">
            <wp:wrapPolygon edited="0">
              <wp:start x="0" y="0"/>
              <wp:lineTo x="0" y="20961"/>
              <wp:lineTo x="21390" y="20961"/>
              <wp:lineTo x="21390" y="0"/>
              <wp:lineTo x="0" y="0"/>
            </wp:wrapPolygon>
          </wp:wrapTight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7530" cy="68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inline distT="0" distB="0" distL="0" distR="0" wp14:anchorId="0AD32B29" wp14:editId="622B8082">
          <wp:extent cx="1704975" cy="923925"/>
          <wp:effectExtent l="0" t="0" r="9525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6594E"/>
    <w:multiLevelType w:val="hybridMultilevel"/>
    <w:tmpl w:val="C1BE4C4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3A32C56"/>
    <w:multiLevelType w:val="multilevel"/>
    <w:tmpl w:val="03A32C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E6054"/>
    <w:multiLevelType w:val="hybridMultilevel"/>
    <w:tmpl w:val="9E7C6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203E8"/>
    <w:multiLevelType w:val="hybridMultilevel"/>
    <w:tmpl w:val="0E9859FC"/>
    <w:lvl w:ilvl="0" w:tplc="95AECE8A">
      <w:start w:val="16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237217"/>
    <w:multiLevelType w:val="multilevel"/>
    <w:tmpl w:val="0F23721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42427"/>
    <w:multiLevelType w:val="hybridMultilevel"/>
    <w:tmpl w:val="4C7E1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74B3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B7534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A0C05F2"/>
    <w:multiLevelType w:val="multilevel"/>
    <w:tmpl w:val="4A0C05F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1B29AE"/>
    <w:multiLevelType w:val="hybridMultilevel"/>
    <w:tmpl w:val="62A6DC54"/>
    <w:lvl w:ilvl="0" w:tplc="40090003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10" w15:restartNumberingAfterBreak="0">
    <w:nsid w:val="4A821E37"/>
    <w:multiLevelType w:val="multilevel"/>
    <w:tmpl w:val="4A821E3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C3B21"/>
    <w:multiLevelType w:val="multilevel"/>
    <w:tmpl w:val="50EC3B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A393D"/>
    <w:multiLevelType w:val="hybridMultilevel"/>
    <w:tmpl w:val="80187F28"/>
    <w:lvl w:ilvl="0" w:tplc="CA7ECE50">
      <w:start w:val="1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2907B8"/>
    <w:multiLevelType w:val="hybridMultilevel"/>
    <w:tmpl w:val="8DA43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76E70"/>
    <w:multiLevelType w:val="hybridMultilevel"/>
    <w:tmpl w:val="0002CD8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59B4182E"/>
    <w:multiLevelType w:val="hybridMultilevel"/>
    <w:tmpl w:val="8846738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5B227843"/>
    <w:multiLevelType w:val="hybridMultilevel"/>
    <w:tmpl w:val="BF164A6A"/>
    <w:lvl w:ilvl="0" w:tplc="9FAACDCC">
      <w:start w:val="16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D2472C8"/>
    <w:multiLevelType w:val="hybridMultilevel"/>
    <w:tmpl w:val="2BC0B16C"/>
    <w:lvl w:ilvl="0" w:tplc="0BC4D79C">
      <w:start w:val="1"/>
      <w:numFmt w:val="bullet"/>
      <w:lvlText w:val=""/>
      <w:lvlJc w:val="left"/>
      <w:pPr>
        <w:ind w:left="397" w:hanging="3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C90F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E49324C"/>
    <w:multiLevelType w:val="hybridMultilevel"/>
    <w:tmpl w:val="A81E2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62301"/>
    <w:multiLevelType w:val="multilevel"/>
    <w:tmpl w:val="F7AC2B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9F9219C"/>
    <w:multiLevelType w:val="multilevel"/>
    <w:tmpl w:val="8A3C9FF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ajorHAnsi" w:hAnsiTheme="majorHAnsi" w:cstheme="majorHAnsi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AC931E5"/>
    <w:multiLevelType w:val="multilevel"/>
    <w:tmpl w:val="7AC931E5"/>
    <w:lvl w:ilvl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22"/>
  </w:num>
  <w:num w:numId="2">
    <w:abstractNumId w:val="8"/>
  </w:num>
  <w:num w:numId="3">
    <w:abstractNumId w:val="10"/>
  </w:num>
  <w:num w:numId="4">
    <w:abstractNumId w:val="1"/>
  </w:num>
  <w:num w:numId="5">
    <w:abstractNumId w:val="4"/>
  </w:num>
  <w:num w:numId="6">
    <w:abstractNumId w:val="11"/>
  </w:num>
  <w:num w:numId="7">
    <w:abstractNumId w:val="17"/>
  </w:num>
  <w:num w:numId="8">
    <w:abstractNumId w:val="18"/>
  </w:num>
  <w:num w:numId="9">
    <w:abstractNumId w:val="20"/>
  </w:num>
  <w:num w:numId="10">
    <w:abstractNumId w:val="0"/>
  </w:num>
  <w:num w:numId="11">
    <w:abstractNumId w:val="15"/>
  </w:num>
  <w:num w:numId="12">
    <w:abstractNumId w:val="19"/>
  </w:num>
  <w:num w:numId="13">
    <w:abstractNumId w:val="2"/>
  </w:num>
  <w:num w:numId="14">
    <w:abstractNumId w:val="5"/>
  </w:num>
  <w:num w:numId="15">
    <w:abstractNumId w:val="13"/>
  </w:num>
  <w:num w:numId="16">
    <w:abstractNumId w:val="14"/>
  </w:num>
  <w:num w:numId="17">
    <w:abstractNumId w:val="21"/>
  </w:num>
  <w:num w:numId="18">
    <w:abstractNumId w:val="6"/>
  </w:num>
  <w:num w:numId="19">
    <w:abstractNumId w:val="12"/>
  </w:num>
  <w:num w:numId="20">
    <w:abstractNumId w:val="3"/>
  </w:num>
  <w:num w:numId="21">
    <w:abstractNumId w:val="16"/>
  </w:num>
  <w:num w:numId="22">
    <w:abstractNumId w:val="7"/>
  </w:num>
  <w:num w:numId="23">
    <w:abstractNumId w:val="21"/>
  </w:num>
  <w:num w:numId="24">
    <w:abstractNumId w:val="21"/>
  </w:num>
  <w:num w:numId="25">
    <w:abstractNumId w:val="9"/>
  </w:num>
  <w:num w:numId="26">
    <w:abstractNumId w:val="21"/>
  </w:num>
  <w:num w:numId="27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hari prasath">
    <w15:presenceInfo w15:providerId="Windows Live" w15:userId="dcee8dfa25d53c6e"/>
  </w15:person>
  <w15:person w15:author="QMAX">
    <w15:presenceInfo w15:providerId="None" w15:userId="QMAX"/>
  </w15:person>
  <w15:person w15:author="Hari">
    <w15:presenceInfo w15:providerId="None" w15:userId="Hari"/>
  </w15:person>
  <w15:person w15:author="singh qmax">
    <w15:presenceInfo w15:providerId="Windows Live" w15:userId="5f2cdc784dd00f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40"/>
    <w:rsid w:val="00001A2B"/>
    <w:rsid w:val="00001C9B"/>
    <w:rsid w:val="000025AE"/>
    <w:rsid w:val="0000359F"/>
    <w:rsid w:val="00004F19"/>
    <w:rsid w:val="000057FE"/>
    <w:rsid w:val="00010583"/>
    <w:rsid w:val="000127D9"/>
    <w:rsid w:val="000172A7"/>
    <w:rsid w:val="0002159A"/>
    <w:rsid w:val="00025741"/>
    <w:rsid w:val="00032D84"/>
    <w:rsid w:val="00032D96"/>
    <w:rsid w:val="000334AD"/>
    <w:rsid w:val="00035AB1"/>
    <w:rsid w:val="00036C7A"/>
    <w:rsid w:val="00041B15"/>
    <w:rsid w:val="000427B4"/>
    <w:rsid w:val="000460FB"/>
    <w:rsid w:val="00050951"/>
    <w:rsid w:val="00053AA2"/>
    <w:rsid w:val="00055483"/>
    <w:rsid w:val="00056815"/>
    <w:rsid w:val="00057C9B"/>
    <w:rsid w:val="00061738"/>
    <w:rsid w:val="00064047"/>
    <w:rsid w:val="00067E9B"/>
    <w:rsid w:val="00071F13"/>
    <w:rsid w:val="00073450"/>
    <w:rsid w:val="00075738"/>
    <w:rsid w:val="00081B09"/>
    <w:rsid w:val="000828FF"/>
    <w:rsid w:val="00082E2C"/>
    <w:rsid w:val="00083117"/>
    <w:rsid w:val="000837D1"/>
    <w:rsid w:val="00083F79"/>
    <w:rsid w:val="00084BBE"/>
    <w:rsid w:val="00085C2F"/>
    <w:rsid w:val="00085F33"/>
    <w:rsid w:val="00086D65"/>
    <w:rsid w:val="00087401"/>
    <w:rsid w:val="00087BE3"/>
    <w:rsid w:val="00090898"/>
    <w:rsid w:val="00090B1E"/>
    <w:rsid w:val="00092C6F"/>
    <w:rsid w:val="000A13C8"/>
    <w:rsid w:val="000A29FD"/>
    <w:rsid w:val="000A38EA"/>
    <w:rsid w:val="000A475C"/>
    <w:rsid w:val="000B2039"/>
    <w:rsid w:val="000B35FB"/>
    <w:rsid w:val="000B4F64"/>
    <w:rsid w:val="000B769A"/>
    <w:rsid w:val="000C0F90"/>
    <w:rsid w:val="000C1D9D"/>
    <w:rsid w:val="000C2DC6"/>
    <w:rsid w:val="000C356B"/>
    <w:rsid w:val="000C3F21"/>
    <w:rsid w:val="000C44A0"/>
    <w:rsid w:val="000C6291"/>
    <w:rsid w:val="000C6F24"/>
    <w:rsid w:val="000D056A"/>
    <w:rsid w:val="000D32A3"/>
    <w:rsid w:val="000D7FA1"/>
    <w:rsid w:val="000E48CC"/>
    <w:rsid w:val="000E576B"/>
    <w:rsid w:val="000E5F2E"/>
    <w:rsid w:val="000F12C6"/>
    <w:rsid w:val="000F40E7"/>
    <w:rsid w:val="000F5895"/>
    <w:rsid w:val="000F7BAA"/>
    <w:rsid w:val="001004DF"/>
    <w:rsid w:val="001014EC"/>
    <w:rsid w:val="001015E1"/>
    <w:rsid w:val="00101F67"/>
    <w:rsid w:val="001028DE"/>
    <w:rsid w:val="001041AF"/>
    <w:rsid w:val="0010576D"/>
    <w:rsid w:val="00107194"/>
    <w:rsid w:val="00107693"/>
    <w:rsid w:val="00107E49"/>
    <w:rsid w:val="00110218"/>
    <w:rsid w:val="00110271"/>
    <w:rsid w:val="00111D5F"/>
    <w:rsid w:val="00111F94"/>
    <w:rsid w:val="001122F5"/>
    <w:rsid w:val="00113AD9"/>
    <w:rsid w:val="00113AF4"/>
    <w:rsid w:val="0011432C"/>
    <w:rsid w:val="001151F0"/>
    <w:rsid w:val="00120A29"/>
    <w:rsid w:val="00121C19"/>
    <w:rsid w:val="00121E1E"/>
    <w:rsid w:val="001238C6"/>
    <w:rsid w:val="00126D68"/>
    <w:rsid w:val="0012798C"/>
    <w:rsid w:val="00132B90"/>
    <w:rsid w:val="00137E2E"/>
    <w:rsid w:val="001419D9"/>
    <w:rsid w:val="00146532"/>
    <w:rsid w:val="00147B1D"/>
    <w:rsid w:val="00152401"/>
    <w:rsid w:val="00152AB3"/>
    <w:rsid w:val="00155854"/>
    <w:rsid w:val="001576DD"/>
    <w:rsid w:val="00167A8D"/>
    <w:rsid w:val="00167D35"/>
    <w:rsid w:val="00170BE4"/>
    <w:rsid w:val="00173E22"/>
    <w:rsid w:val="00175903"/>
    <w:rsid w:val="00175ACD"/>
    <w:rsid w:val="00175F29"/>
    <w:rsid w:val="0017702E"/>
    <w:rsid w:val="001818DB"/>
    <w:rsid w:val="00182F97"/>
    <w:rsid w:val="00183EEC"/>
    <w:rsid w:val="00187049"/>
    <w:rsid w:val="001915CB"/>
    <w:rsid w:val="00192D88"/>
    <w:rsid w:val="00192FB2"/>
    <w:rsid w:val="001969CC"/>
    <w:rsid w:val="001A01A4"/>
    <w:rsid w:val="001A1BD1"/>
    <w:rsid w:val="001A21B8"/>
    <w:rsid w:val="001A52CD"/>
    <w:rsid w:val="001A5AF2"/>
    <w:rsid w:val="001B0803"/>
    <w:rsid w:val="001B103A"/>
    <w:rsid w:val="001B2B1A"/>
    <w:rsid w:val="001B34FB"/>
    <w:rsid w:val="001B3967"/>
    <w:rsid w:val="001B4BE4"/>
    <w:rsid w:val="001B58D0"/>
    <w:rsid w:val="001B6C48"/>
    <w:rsid w:val="001B7963"/>
    <w:rsid w:val="001B7D94"/>
    <w:rsid w:val="001C2C69"/>
    <w:rsid w:val="001C515E"/>
    <w:rsid w:val="001C5388"/>
    <w:rsid w:val="001C7171"/>
    <w:rsid w:val="001C7404"/>
    <w:rsid w:val="001D1C79"/>
    <w:rsid w:val="001D23EF"/>
    <w:rsid w:val="001D3A28"/>
    <w:rsid w:val="001D3F0F"/>
    <w:rsid w:val="001D405A"/>
    <w:rsid w:val="001D6B93"/>
    <w:rsid w:val="001E15AB"/>
    <w:rsid w:val="001E2BA7"/>
    <w:rsid w:val="001E5386"/>
    <w:rsid w:val="001F11BD"/>
    <w:rsid w:val="001F3AFF"/>
    <w:rsid w:val="001F5472"/>
    <w:rsid w:val="002000AA"/>
    <w:rsid w:val="0020011F"/>
    <w:rsid w:val="00202BD6"/>
    <w:rsid w:val="00204A96"/>
    <w:rsid w:val="00206B51"/>
    <w:rsid w:val="002120DF"/>
    <w:rsid w:val="0021341E"/>
    <w:rsid w:val="002138D5"/>
    <w:rsid w:val="00221EFA"/>
    <w:rsid w:val="002221BD"/>
    <w:rsid w:val="00227EBD"/>
    <w:rsid w:val="002307BD"/>
    <w:rsid w:val="002410E6"/>
    <w:rsid w:val="00242667"/>
    <w:rsid w:val="00243844"/>
    <w:rsid w:val="00250F2B"/>
    <w:rsid w:val="00254138"/>
    <w:rsid w:val="00254341"/>
    <w:rsid w:val="00254C28"/>
    <w:rsid w:val="002575CA"/>
    <w:rsid w:val="002618CA"/>
    <w:rsid w:val="002666D0"/>
    <w:rsid w:val="00270523"/>
    <w:rsid w:val="00270D8E"/>
    <w:rsid w:val="00275C66"/>
    <w:rsid w:val="00280090"/>
    <w:rsid w:val="00281808"/>
    <w:rsid w:val="002821E7"/>
    <w:rsid w:val="00282A24"/>
    <w:rsid w:val="00283DAF"/>
    <w:rsid w:val="00290C31"/>
    <w:rsid w:val="00291B6D"/>
    <w:rsid w:val="00292136"/>
    <w:rsid w:val="00292784"/>
    <w:rsid w:val="002937A4"/>
    <w:rsid w:val="00295EFD"/>
    <w:rsid w:val="00296602"/>
    <w:rsid w:val="002A06BE"/>
    <w:rsid w:val="002A2CC9"/>
    <w:rsid w:val="002A3875"/>
    <w:rsid w:val="002A4A38"/>
    <w:rsid w:val="002A4FA2"/>
    <w:rsid w:val="002A5FD2"/>
    <w:rsid w:val="002A7441"/>
    <w:rsid w:val="002B07DD"/>
    <w:rsid w:val="002B1144"/>
    <w:rsid w:val="002B171B"/>
    <w:rsid w:val="002B31F2"/>
    <w:rsid w:val="002B59AD"/>
    <w:rsid w:val="002C0C2A"/>
    <w:rsid w:val="002C1E4D"/>
    <w:rsid w:val="002C34ED"/>
    <w:rsid w:val="002D4F4D"/>
    <w:rsid w:val="002E0417"/>
    <w:rsid w:val="002E1C8C"/>
    <w:rsid w:val="002E1F65"/>
    <w:rsid w:val="002E2BF7"/>
    <w:rsid w:val="002E33AB"/>
    <w:rsid w:val="002E4B9C"/>
    <w:rsid w:val="002E55B4"/>
    <w:rsid w:val="002E68C5"/>
    <w:rsid w:val="002E7DE2"/>
    <w:rsid w:val="002F0AF1"/>
    <w:rsid w:val="002F1617"/>
    <w:rsid w:val="002F25A7"/>
    <w:rsid w:val="002F313B"/>
    <w:rsid w:val="002F33F7"/>
    <w:rsid w:val="002F3584"/>
    <w:rsid w:val="002F3AE5"/>
    <w:rsid w:val="002F4009"/>
    <w:rsid w:val="002F6C37"/>
    <w:rsid w:val="002F7D15"/>
    <w:rsid w:val="00301723"/>
    <w:rsid w:val="00301C9E"/>
    <w:rsid w:val="003032B8"/>
    <w:rsid w:val="00306F2B"/>
    <w:rsid w:val="003131FD"/>
    <w:rsid w:val="00313FA5"/>
    <w:rsid w:val="0031493D"/>
    <w:rsid w:val="00315B4F"/>
    <w:rsid w:val="00316A0E"/>
    <w:rsid w:val="00317EFA"/>
    <w:rsid w:val="00322AD1"/>
    <w:rsid w:val="0032348C"/>
    <w:rsid w:val="0032480E"/>
    <w:rsid w:val="00325EE5"/>
    <w:rsid w:val="00326628"/>
    <w:rsid w:val="00327669"/>
    <w:rsid w:val="0033390C"/>
    <w:rsid w:val="00333C77"/>
    <w:rsid w:val="00335526"/>
    <w:rsid w:val="00335EC0"/>
    <w:rsid w:val="0033735F"/>
    <w:rsid w:val="00344A9C"/>
    <w:rsid w:val="003462A4"/>
    <w:rsid w:val="00347500"/>
    <w:rsid w:val="00347E41"/>
    <w:rsid w:val="00357979"/>
    <w:rsid w:val="0036091B"/>
    <w:rsid w:val="00361537"/>
    <w:rsid w:val="00361AD9"/>
    <w:rsid w:val="00362400"/>
    <w:rsid w:val="00362405"/>
    <w:rsid w:val="00364440"/>
    <w:rsid w:val="003645FA"/>
    <w:rsid w:val="003654AE"/>
    <w:rsid w:val="00366A8B"/>
    <w:rsid w:val="00367DE3"/>
    <w:rsid w:val="003700D4"/>
    <w:rsid w:val="00370BC3"/>
    <w:rsid w:val="00373C49"/>
    <w:rsid w:val="00375DCC"/>
    <w:rsid w:val="00382E1A"/>
    <w:rsid w:val="003831D8"/>
    <w:rsid w:val="00391854"/>
    <w:rsid w:val="00391A4D"/>
    <w:rsid w:val="00392FFE"/>
    <w:rsid w:val="003951E4"/>
    <w:rsid w:val="00397B31"/>
    <w:rsid w:val="00397DE4"/>
    <w:rsid w:val="003A19BD"/>
    <w:rsid w:val="003A2B9E"/>
    <w:rsid w:val="003A4D65"/>
    <w:rsid w:val="003B2EEC"/>
    <w:rsid w:val="003B3A75"/>
    <w:rsid w:val="003B570B"/>
    <w:rsid w:val="003D10E2"/>
    <w:rsid w:val="003D1211"/>
    <w:rsid w:val="003D182D"/>
    <w:rsid w:val="003D19D9"/>
    <w:rsid w:val="003D5F8F"/>
    <w:rsid w:val="003D678B"/>
    <w:rsid w:val="003E11BF"/>
    <w:rsid w:val="003E2DFB"/>
    <w:rsid w:val="003E3B97"/>
    <w:rsid w:val="003E462A"/>
    <w:rsid w:val="003E5B11"/>
    <w:rsid w:val="003E6B1B"/>
    <w:rsid w:val="003F05A6"/>
    <w:rsid w:val="003F2852"/>
    <w:rsid w:val="003F3222"/>
    <w:rsid w:val="004066C9"/>
    <w:rsid w:val="00407288"/>
    <w:rsid w:val="00407DD5"/>
    <w:rsid w:val="00410749"/>
    <w:rsid w:val="00411551"/>
    <w:rsid w:val="00412B87"/>
    <w:rsid w:val="004138DE"/>
    <w:rsid w:val="0041690C"/>
    <w:rsid w:val="00420059"/>
    <w:rsid w:val="00420168"/>
    <w:rsid w:val="00420F17"/>
    <w:rsid w:val="00424760"/>
    <w:rsid w:val="004253C0"/>
    <w:rsid w:val="00432646"/>
    <w:rsid w:val="004365B0"/>
    <w:rsid w:val="00441A91"/>
    <w:rsid w:val="0044251B"/>
    <w:rsid w:val="004431B6"/>
    <w:rsid w:val="0044405A"/>
    <w:rsid w:val="0044604E"/>
    <w:rsid w:val="004467FC"/>
    <w:rsid w:val="00450E82"/>
    <w:rsid w:val="004535CF"/>
    <w:rsid w:val="0046120E"/>
    <w:rsid w:val="004625E7"/>
    <w:rsid w:val="004628D0"/>
    <w:rsid w:val="004635A6"/>
    <w:rsid w:val="004652EC"/>
    <w:rsid w:val="004657D9"/>
    <w:rsid w:val="00465E81"/>
    <w:rsid w:val="00471801"/>
    <w:rsid w:val="00474097"/>
    <w:rsid w:val="00475B6C"/>
    <w:rsid w:val="004815CF"/>
    <w:rsid w:val="00481EC3"/>
    <w:rsid w:val="00483AFF"/>
    <w:rsid w:val="00485364"/>
    <w:rsid w:val="00487BD5"/>
    <w:rsid w:val="004901B1"/>
    <w:rsid w:val="00491919"/>
    <w:rsid w:val="00492B57"/>
    <w:rsid w:val="0049579C"/>
    <w:rsid w:val="004A1BCE"/>
    <w:rsid w:val="004A1BDE"/>
    <w:rsid w:val="004A3AEA"/>
    <w:rsid w:val="004A3AF1"/>
    <w:rsid w:val="004A6EC3"/>
    <w:rsid w:val="004A7AB8"/>
    <w:rsid w:val="004B05F1"/>
    <w:rsid w:val="004B33CC"/>
    <w:rsid w:val="004B391C"/>
    <w:rsid w:val="004B56DE"/>
    <w:rsid w:val="004B7737"/>
    <w:rsid w:val="004C254F"/>
    <w:rsid w:val="004C2BBB"/>
    <w:rsid w:val="004C6076"/>
    <w:rsid w:val="004D22DF"/>
    <w:rsid w:val="004D3D1A"/>
    <w:rsid w:val="004D4305"/>
    <w:rsid w:val="004D4BD7"/>
    <w:rsid w:val="004D6375"/>
    <w:rsid w:val="004D77A3"/>
    <w:rsid w:val="004E2449"/>
    <w:rsid w:val="004E25D8"/>
    <w:rsid w:val="004E5191"/>
    <w:rsid w:val="004F17CB"/>
    <w:rsid w:val="004F1CED"/>
    <w:rsid w:val="004F3B8C"/>
    <w:rsid w:val="004F576D"/>
    <w:rsid w:val="004F682A"/>
    <w:rsid w:val="004F7EBB"/>
    <w:rsid w:val="005037AC"/>
    <w:rsid w:val="00506371"/>
    <w:rsid w:val="00506D84"/>
    <w:rsid w:val="00510745"/>
    <w:rsid w:val="00514E97"/>
    <w:rsid w:val="005161EB"/>
    <w:rsid w:val="00517A1B"/>
    <w:rsid w:val="00517F07"/>
    <w:rsid w:val="0052290B"/>
    <w:rsid w:val="00522FA6"/>
    <w:rsid w:val="00523B18"/>
    <w:rsid w:val="005245B0"/>
    <w:rsid w:val="0052592A"/>
    <w:rsid w:val="005328BD"/>
    <w:rsid w:val="00534382"/>
    <w:rsid w:val="00541111"/>
    <w:rsid w:val="00545366"/>
    <w:rsid w:val="005460CD"/>
    <w:rsid w:val="00552973"/>
    <w:rsid w:val="00555AB7"/>
    <w:rsid w:val="005560CD"/>
    <w:rsid w:val="0055729E"/>
    <w:rsid w:val="0055742F"/>
    <w:rsid w:val="00557A0B"/>
    <w:rsid w:val="00564515"/>
    <w:rsid w:val="005655D7"/>
    <w:rsid w:val="00573322"/>
    <w:rsid w:val="00575199"/>
    <w:rsid w:val="0057612A"/>
    <w:rsid w:val="00576AA5"/>
    <w:rsid w:val="00576C7C"/>
    <w:rsid w:val="00580B69"/>
    <w:rsid w:val="00580CD1"/>
    <w:rsid w:val="0058288C"/>
    <w:rsid w:val="00592FAE"/>
    <w:rsid w:val="00595AB3"/>
    <w:rsid w:val="00596940"/>
    <w:rsid w:val="00596A57"/>
    <w:rsid w:val="005A1B4C"/>
    <w:rsid w:val="005A4085"/>
    <w:rsid w:val="005A4306"/>
    <w:rsid w:val="005A475C"/>
    <w:rsid w:val="005A4CB5"/>
    <w:rsid w:val="005B1D8B"/>
    <w:rsid w:val="005B2F51"/>
    <w:rsid w:val="005B326C"/>
    <w:rsid w:val="005B446E"/>
    <w:rsid w:val="005B44E4"/>
    <w:rsid w:val="005C0E9B"/>
    <w:rsid w:val="005C180E"/>
    <w:rsid w:val="005C1DBB"/>
    <w:rsid w:val="005C20B9"/>
    <w:rsid w:val="005C2647"/>
    <w:rsid w:val="005C6B38"/>
    <w:rsid w:val="005C73FC"/>
    <w:rsid w:val="005C7BE1"/>
    <w:rsid w:val="005D238A"/>
    <w:rsid w:val="005D2707"/>
    <w:rsid w:val="005D2920"/>
    <w:rsid w:val="005D62F8"/>
    <w:rsid w:val="005D6A09"/>
    <w:rsid w:val="005D6FC3"/>
    <w:rsid w:val="005D7EDD"/>
    <w:rsid w:val="005E00FF"/>
    <w:rsid w:val="005E1811"/>
    <w:rsid w:val="005E39B2"/>
    <w:rsid w:val="005E4E53"/>
    <w:rsid w:val="005F1DAC"/>
    <w:rsid w:val="005F5E72"/>
    <w:rsid w:val="005F6EDC"/>
    <w:rsid w:val="005F715B"/>
    <w:rsid w:val="005F7EC1"/>
    <w:rsid w:val="00601218"/>
    <w:rsid w:val="006022E1"/>
    <w:rsid w:val="00603C26"/>
    <w:rsid w:val="0060543A"/>
    <w:rsid w:val="0060580D"/>
    <w:rsid w:val="00606A9E"/>
    <w:rsid w:val="00613004"/>
    <w:rsid w:val="00615D81"/>
    <w:rsid w:val="00620773"/>
    <w:rsid w:val="00621678"/>
    <w:rsid w:val="00624DB1"/>
    <w:rsid w:val="00626C06"/>
    <w:rsid w:val="00626DB5"/>
    <w:rsid w:val="006312AC"/>
    <w:rsid w:val="00633992"/>
    <w:rsid w:val="006354E7"/>
    <w:rsid w:val="006400DE"/>
    <w:rsid w:val="0064068B"/>
    <w:rsid w:val="00640926"/>
    <w:rsid w:val="00640F69"/>
    <w:rsid w:val="00641000"/>
    <w:rsid w:val="00641515"/>
    <w:rsid w:val="006427CE"/>
    <w:rsid w:val="0064312B"/>
    <w:rsid w:val="00645538"/>
    <w:rsid w:val="00645AD5"/>
    <w:rsid w:val="00646E50"/>
    <w:rsid w:val="006528F2"/>
    <w:rsid w:val="00654431"/>
    <w:rsid w:val="00660912"/>
    <w:rsid w:val="00665FDE"/>
    <w:rsid w:val="00670BAD"/>
    <w:rsid w:val="00671D15"/>
    <w:rsid w:val="006737D4"/>
    <w:rsid w:val="00673F8F"/>
    <w:rsid w:val="00676542"/>
    <w:rsid w:val="00683C61"/>
    <w:rsid w:val="006872C8"/>
    <w:rsid w:val="0069140E"/>
    <w:rsid w:val="00691B22"/>
    <w:rsid w:val="0069329B"/>
    <w:rsid w:val="006937A9"/>
    <w:rsid w:val="00693DF0"/>
    <w:rsid w:val="00694D20"/>
    <w:rsid w:val="00697707"/>
    <w:rsid w:val="006A1D18"/>
    <w:rsid w:val="006A1EB9"/>
    <w:rsid w:val="006A2D3E"/>
    <w:rsid w:val="006A3440"/>
    <w:rsid w:val="006A4CB6"/>
    <w:rsid w:val="006A64DC"/>
    <w:rsid w:val="006A78F8"/>
    <w:rsid w:val="006B15B9"/>
    <w:rsid w:val="006B35D8"/>
    <w:rsid w:val="006B433F"/>
    <w:rsid w:val="006C15A4"/>
    <w:rsid w:val="006C1798"/>
    <w:rsid w:val="006C1A04"/>
    <w:rsid w:val="006C32F2"/>
    <w:rsid w:val="006C3410"/>
    <w:rsid w:val="006C76E4"/>
    <w:rsid w:val="006D3793"/>
    <w:rsid w:val="006D3BAC"/>
    <w:rsid w:val="006D6825"/>
    <w:rsid w:val="006D7569"/>
    <w:rsid w:val="006E212C"/>
    <w:rsid w:val="006E22C8"/>
    <w:rsid w:val="006E32DE"/>
    <w:rsid w:val="006E36C0"/>
    <w:rsid w:val="006E38BB"/>
    <w:rsid w:val="006F143B"/>
    <w:rsid w:val="006F7D87"/>
    <w:rsid w:val="007021B5"/>
    <w:rsid w:val="00705C56"/>
    <w:rsid w:val="0070705C"/>
    <w:rsid w:val="0070759A"/>
    <w:rsid w:val="007106DF"/>
    <w:rsid w:val="007112A1"/>
    <w:rsid w:val="0071158F"/>
    <w:rsid w:val="00714031"/>
    <w:rsid w:val="00715240"/>
    <w:rsid w:val="0071685B"/>
    <w:rsid w:val="00716C9A"/>
    <w:rsid w:val="00716FF6"/>
    <w:rsid w:val="00717BFD"/>
    <w:rsid w:val="00720067"/>
    <w:rsid w:val="00720C24"/>
    <w:rsid w:val="0072250F"/>
    <w:rsid w:val="00724649"/>
    <w:rsid w:val="0072490B"/>
    <w:rsid w:val="0072666C"/>
    <w:rsid w:val="007266BA"/>
    <w:rsid w:val="00730BA2"/>
    <w:rsid w:val="007335C1"/>
    <w:rsid w:val="00734614"/>
    <w:rsid w:val="00741FAC"/>
    <w:rsid w:val="007422E1"/>
    <w:rsid w:val="00743B79"/>
    <w:rsid w:val="007474A6"/>
    <w:rsid w:val="007507E7"/>
    <w:rsid w:val="00753224"/>
    <w:rsid w:val="00753D22"/>
    <w:rsid w:val="007542B6"/>
    <w:rsid w:val="00754456"/>
    <w:rsid w:val="007549C7"/>
    <w:rsid w:val="00755831"/>
    <w:rsid w:val="00755D0D"/>
    <w:rsid w:val="00757030"/>
    <w:rsid w:val="00757C1E"/>
    <w:rsid w:val="00763108"/>
    <w:rsid w:val="00763493"/>
    <w:rsid w:val="007647DA"/>
    <w:rsid w:val="007662CB"/>
    <w:rsid w:val="007736F8"/>
    <w:rsid w:val="0077432D"/>
    <w:rsid w:val="00774F74"/>
    <w:rsid w:val="0077540C"/>
    <w:rsid w:val="00783E23"/>
    <w:rsid w:val="00784444"/>
    <w:rsid w:val="00790472"/>
    <w:rsid w:val="00794301"/>
    <w:rsid w:val="00794B9F"/>
    <w:rsid w:val="00794F7A"/>
    <w:rsid w:val="00796BAD"/>
    <w:rsid w:val="007A1560"/>
    <w:rsid w:val="007A17E3"/>
    <w:rsid w:val="007A238C"/>
    <w:rsid w:val="007A25D4"/>
    <w:rsid w:val="007A3179"/>
    <w:rsid w:val="007A4C98"/>
    <w:rsid w:val="007A6244"/>
    <w:rsid w:val="007B3D95"/>
    <w:rsid w:val="007B427A"/>
    <w:rsid w:val="007B5040"/>
    <w:rsid w:val="007B73CA"/>
    <w:rsid w:val="007B7EEE"/>
    <w:rsid w:val="007B7FA6"/>
    <w:rsid w:val="007C05B4"/>
    <w:rsid w:val="007C0F92"/>
    <w:rsid w:val="007C142C"/>
    <w:rsid w:val="007C1EE9"/>
    <w:rsid w:val="007C2625"/>
    <w:rsid w:val="007C545A"/>
    <w:rsid w:val="007C62E2"/>
    <w:rsid w:val="007C65FB"/>
    <w:rsid w:val="007C790F"/>
    <w:rsid w:val="007C7BAD"/>
    <w:rsid w:val="007D1445"/>
    <w:rsid w:val="007D1C18"/>
    <w:rsid w:val="007D2ADC"/>
    <w:rsid w:val="007D3286"/>
    <w:rsid w:val="007D52D7"/>
    <w:rsid w:val="007E0F6E"/>
    <w:rsid w:val="007E1A79"/>
    <w:rsid w:val="007E42FF"/>
    <w:rsid w:val="007E551A"/>
    <w:rsid w:val="007E62DC"/>
    <w:rsid w:val="007E7B57"/>
    <w:rsid w:val="007E7CD6"/>
    <w:rsid w:val="007F0AF4"/>
    <w:rsid w:val="007F10BC"/>
    <w:rsid w:val="007F229C"/>
    <w:rsid w:val="007F3B64"/>
    <w:rsid w:val="007F5441"/>
    <w:rsid w:val="007F5F4F"/>
    <w:rsid w:val="008004C6"/>
    <w:rsid w:val="00805D1F"/>
    <w:rsid w:val="00810AF2"/>
    <w:rsid w:val="00811083"/>
    <w:rsid w:val="0081323C"/>
    <w:rsid w:val="00814264"/>
    <w:rsid w:val="008162AC"/>
    <w:rsid w:val="0082061C"/>
    <w:rsid w:val="00822AB9"/>
    <w:rsid w:val="00831C16"/>
    <w:rsid w:val="00833ABE"/>
    <w:rsid w:val="00842246"/>
    <w:rsid w:val="00843A19"/>
    <w:rsid w:val="008460FC"/>
    <w:rsid w:val="00850C3D"/>
    <w:rsid w:val="00853BF3"/>
    <w:rsid w:val="00853F39"/>
    <w:rsid w:val="00854A8C"/>
    <w:rsid w:val="0085752A"/>
    <w:rsid w:val="0086040B"/>
    <w:rsid w:val="00862632"/>
    <w:rsid w:val="008649AD"/>
    <w:rsid w:val="00865AFC"/>
    <w:rsid w:val="00867CC5"/>
    <w:rsid w:val="00871B56"/>
    <w:rsid w:val="00871B6E"/>
    <w:rsid w:val="00872703"/>
    <w:rsid w:val="00874461"/>
    <w:rsid w:val="00876B76"/>
    <w:rsid w:val="00877E18"/>
    <w:rsid w:val="00880BC2"/>
    <w:rsid w:val="0088538D"/>
    <w:rsid w:val="008934F1"/>
    <w:rsid w:val="008937CE"/>
    <w:rsid w:val="00897095"/>
    <w:rsid w:val="008A037C"/>
    <w:rsid w:val="008A16EE"/>
    <w:rsid w:val="008A4EF1"/>
    <w:rsid w:val="008A7813"/>
    <w:rsid w:val="008B05ED"/>
    <w:rsid w:val="008B0E03"/>
    <w:rsid w:val="008B1026"/>
    <w:rsid w:val="008B4EC8"/>
    <w:rsid w:val="008B6F9D"/>
    <w:rsid w:val="008B75D4"/>
    <w:rsid w:val="008B7ECA"/>
    <w:rsid w:val="008C176F"/>
    <w:rsid w:val="008C25B1"/>
    <w:rsid w:val="008C5829"/>
    <w:rsid w:val="008C730D"/>
    <w:rsid w:val="008D18B2"/>
    <w:rsid w:val="008D4D90"/>
    <w:rsid w:val="008D59D5"/>
    <w:rsid w:val="008D6424"/>
    <w:rsid w:val="008D72F9"/>
    <w:rsid w:val="008D79CB"/>
    <w:rsid w:val="008E1DB4"/>
    <w:rsid w:val="008E1E21"/>
    <w:rsid w:val="008E391B"/>
    <w:rsid w:val="008E5754"/>
    <w:rsid w:val="008F3674"/>
    <w:rsid w:val="008F3B6C"/>
    <w:rsid w:val="008F3DB1"/>
    <w:rsid w:val="008F428B"/>
    <w:rsid w:val="008F4CD6"/>
    <w:rsid w:val="00900EBD"/>
    <w:rsid w:val="00900EF6"/>
    <w:rsid w:val="009034C0"/>
    <w:rsid w:val="00904851"/>
    <w:rsid w:val="0090539E"/>
    <w:rsid w:val="0090581B"/>
    <w:rsid w:val="009074FC"/>
    <w:rsid w:val="00907636"/>
    <w:rsid w:val="00913D6D"/>
    <w:rsid w:val="009167C1"/>
    <w:rsid w:val="009167E4"/>
    <w:rsid w:val="00916CDC"/>
    <w:rsid w:val="00917349"/>
    <w:rsid w:val="00917E88"/>
    <w:rsid w:val="00920DC3"/>
    <w:rsid w:val="00924FB1"/>
    <w:rsid w:val="00926B36"/>
    <w:rsid w:val="0093178A"/>
    <w:rsid w:val="009328DD"/>
    <w:rsid w:val="00932E47"/>
    <w:rsid w:val="00933823"/>
    <w:rsid w:val="009347C7"/>
    <w:rsid w:val="00935353"/>
    <w:rsid w:val="009358F8"/>
    <w:rsid w:val="00936045"/>
    <w:rsid w:val="00941A71"/>
    <w:rsid w:val="009457AA"/>
    <w:rsid w:val="0094789D"/>
    <w:rsid w:val="0095015E"/>
    <w:rsid w:val="00953479"/>
    <w:rsid w:val="009543DE"/>
    <w:rsid w:val="00956093"/>
    <w:rsid w:val="00956315"/>
    <w:rsid w:val="0095750C"/>
    <w:rsid w:val="009625DC"/>
    <w:rsid w:val="00964265"/>
    <w:rsid w:val="00964B01"/>
    <w:rsid w:val="00964E96"/>
    <w:rsid w:val="0096519F"/>
    <w:rsid w:val="00967186"/>
    <w:rsid w:val="00972593"/>
    <w:rsid w:val="00973CE1"/>
    <w:rsid w:val="00974CD6"/>
    <w:rsid w:val="009865FF"/>
    <w:rsid w:val="00986BD9"/>
    <w:rsid w:val="009870A3"/>
    <w:rsid w:val="00987C74"/>
    <w:rsid w:val="009912CF"/>
    <w:rsid w:val="0099165D"/>
    <w:rsid w:val="00994D51"/>
    <w:rsid w:val="00995693"/>
    <w:rsid w:val="00997500"/>
    <w:rsid w:val="00997BBA"/>
    <w:rsid w:val="009A1577"/>
    <w:rsid w:val="009A1767"/>
    <w:rsid w:val="009A3D02"/>
    <w:rsid w:val="009A3E50"/>
    <w:rsid w:val="009A4592"/>
    <w:rsid w:val="009A5575"/>
    <w:rsid w:val="009B13B2"/>
    <w:rsid w:val="009B230E"/>
    <w:rsid w:val="009B3C76"/>
    <w:rsid w:val="009B54DE"/>
    <w:rsid w:val="009B58F3"/>
    <w:rsid w:val="009B5D1E"/>
    <w:rsid w:val="009B6F52"/>
    <w:rsid w:val="009B6F86"/>
    <w:rsid w:val="009B73F3"/>
    <w:rsid w:val="009B7523"/>
    <w:rsid w:val="009C0870"/>
    <w:rsid w:val="009C17D8"/>
    <w:rsid w:val="009C42D2"/>
    <w:rsid w:val="009C4A6F"/>
    <w:rsid w:val="009D3C55"/>
    <w:rsid w:val="009E7487"/>
    <w:rsid w:val="009E7861"/>
    <w:rsid w:val="009F1940"/>
    <w:rsid w:val="009F2182"/>
    <w:rsid w:val="009F290C"/>
    <w:rsid w:val="009F3874"/>
    <w:rsid w:val="009F3E43"/>
    <w:rsid w:val="009F4059"/>
    <w:rsid w:val="009F6C92"/>
    <w:rsid w:val="009F73C2"/>
    <w:rsid w:val="00A00D5E"/>
    <w:rsid w:val="00A01D39"/>
    <w:rsid w:val="00A0216A"/>
    <w:rsid w:val="00A02687"/>
    <w:rsid w:val="00A04274"/>
    <w:rsid w:val="00A05760"/>
    <w:rsid w:val="00A05EF6"/>
    <w:rsid w:val="00A06E35"/>
    <w:rsid w:val="00A12361"/>
    <w:rsid w:val="00A128E6"/>
    <w:rsid w:val="00A13687"/>
    <w:rsid w:val="00A14821"/>
    <w:rsid w:val="00A14AAA"/>
    <w:rsid w:val="00A15DC4"/>
    <w:rsid w:val="00A21D79"/>
    <w:rsid w:val="00A25FFC"/>
    <w:rsid w:val="00A2695F"/>
    <w:rsid w:val="00A27F0D"/>
    <w:rsid w:val="00A3002F"/>
    <w:rsid w:val="00A30BC5"/>
    <w:rsid w:val="00A3223E"/>
    <w:rsid w:val="00A32A8A"/>
    <w:rsid w:val="00A3420C"/>
    <w:rsid w:val="00A3496F"/>
    <w:rsid w:val="00A35C1F"/>
    <w:rsid w:val="00A35E38"/>
    <w:rsid w:val="00A37BCB"/>
    <w:rsid w:val="00A44330"/>
    <w:rsid w:val="00A44388"/>
    <w:rsid w:val="00A6049B"/>
    <w:rsid w:val="00A60F88"/>
    <w:rsid w:val="00A630A0"/>
    <w:rsid w:val="00A64215"/>
    <w:rsid w:val="00A647D4"/>
    <w:rsid w:val="00A675F7"/>
    <w:rsid w:val="00A67D46"/>
    <w:rsid w:val="00A75E14"/>
    <w:rsid w:val="00A76425"/>
    <w:rsid w:val="00A774C4"/>
    <w:rsid w:val="00A80776"/>
    <w:rsid w:val="00A8179A"/>
    <w:rsid w:val="00A83355"/>
    <w:rsid w:val="00A84C7D"/>
    <w:rsid w:val="00A90203"/>
    <w:rsid w:val="00A9023A"/>
    <w:rsid w:val="00A944E8"/>
    <w:rsid w:val="00A949BC"/>
    <w:rsid w:val="00A961A6"/>
    <w:rsid w:val="00A96FA4"/>
    <w:rsid w:val="00A971C0"/>
    <w:rsid w:val="00A976A2"/>
    <w:rsid w:val="00A97E72"/>
    <w:rsid w:val="00AA074E"/>
    <w:rsid w:val="00AA51B8"/>
    <w:rsid w:val="00AA59C3"/>
    <w:rsid w:val="00AA6747"/>
    <w:rsid w:val="00AB0680"/>
    <w:rsid w:val="00AB1FE2"/>
    <w:rsid w:val="00AB4695"/>
    <w:rsid w:val="00AB4C37"/>
    <w:rsid w:val="00AC2485"/>
    <w:rsid w:val="00AC2B61"/>
    <w:rsid w:val="00AC46FA"/>
    <w:rsid w:val="00AC4A48"/>
    <w:rsid w:val="00AC5445"/>
    <w:rsid w:val="00AC6495"/>
    <w:rsid w:val="00AC74D6"/>
    <w:rsid w:val="00AD228B"/>
    <w:rsid w:val="00AE0F26"/>
    <w:rsid w:val="00AE1934"/>
    <w:rsid w:val="00AE7DBA"/>
    <w:rsid w:val="00AF2AB1"/>
    <w:rsid w:val="00AF4D48"/>
    <w:rsid w:val="00AF4FEC"/>
    <w:rsid w:val="00AF5E0B"/>
    <w:rsid w:val="00AF7405"/>
    <w:rsid w:val="00AF7A2F"/>
    <w:rsid w:val="00B005DF"/>
    <w:rsid w:val="00B02346"/>
    <w:rsid w:val="00B06E20"/>
    <w:rsid w:val="00B076CC"/>
    <w:rsid w:val="00B133EA"/>
    <w:rsid w:val="00B149DA"/>
    <w:rsid w:val="00B14A6F"/>
    <w:rsid w:val="00B14F08"/>
    <w:rsid w:val="00B1695E"/>
    <w:rsid w:val="00B1779C"/>
    <w:rsid w:val="00B20D0B"/>
    <w:rsid w:val="00B23AA0"/>
    <w:rsid w:val="00B23BFF"/>
    <w:rsid w:val="00B24146"/>
    <w:rsid w:val="00B2444F"/>
    <w:rsid w:val="00B27ED3"/>
    <w:rsid w:val="00B30080"/>
    <w:rsid w:val="00B325E5"/>
    <w:rsid w:val="00B32C76"/>
    <w:rsid w:val="00B33A11"/>
    <w:rsid w:val="00B33FBF"/>
    <w:rsid w:val="00B356FA"/>
    <w:rsid w:val="00B41FA5"/>
    <w:rsid w:val="00B427E2"/>
    <w:rsid w:val="00B43823"/>
    <w:rsid w:val="00B463DF"/>
    <w:rsid w:val="00B53753"/>
    <w:rsid w:val="00B54082"/>
    <w:rsid w:val="00B601EB"/>
    <w:rsid w:val="00B63E73"/>
    <w:rsid w:val="00B77593"/>
    <w:rsid w:val="00B77C20"/>
    <w:rsid w:val="00B80C2A"/>
    <w:rsid w:val="00B83034"/>
    <w:rsid w:val="00B84C59"/>
    <w:rsid w:val="00B84C62"/>
    <w:rsid w:val="00B867CC"/>
    <w:rsid w:val="00B87655"/>
    <w:rsid w:val="00B92083"/>
    <w:rsid w:val="00B93B61"/>
    <w:rsid w:val="00B94C2C"/>
    <w:rsid w:val="00B94E9E"/>
    <w:rsid w:val="00B96698"/>
    <w:rsid w:val="00B96A60"/>
    <w:rsid w:val="00B97BE0"/>
    <w:rsid w:val="00BA251E"/>
    <w:rsid w:val="00BA6A48"/>
    <w:rsid w:val="00BA76B9"/>
    <w:rsid w:val="00BA7E93"/>
    <w:rsid w:val="00BB09EE"/>
    <w:rsid w:val="00BB5CAD"/>
    <w:rsid w:val="00BC1D76"/>
    <w:rsid w:val="00BC24F0"/>
    <w:rsid w:val="00BC3470"/>
    <w:rsid w:val="00BC3691"/>
    <w:rsid w:val="00BC6124"/>
    <w:rsid w:val="00BC7819"/>
    <w:rsid w:val="00BC7EE4"/>
    <w:rsid w:val="00BD07A0"/>
    <w:rsid w:val="00BD29B6"/>
    <w:rsid w:val="00BD37C0"/>
    <w:rsid w:val="00BD4DA0"/>
    <w:rsid w:val="00BD5498"/>
    <w:rsid w:val="00BD6046"/>
    <w:rsid w:val="00BD7B95"/>
    <w:rsid w:val="00BD7DB8"/>
    <w:rsid w:val="00BE0B12"/>
    <w:rsid w:val="00BE22A5"/>
    <w:rsid w:val="00BF0CCD"/>
    <w:rsid w:val="00BF1080"/>
    <w:rsid w:val="00BF1563"/>
    <w:rsid w:val="00BF199E"/>
    <w:rsid w:val="00BF1ECA"/>
    <w:rsid w:val="00BF2B4C"/>
    <w:rsid w:val="00BF365C"/>
    <w:rsid w:val="00BF5F2E"/>
    <w:rsid w:val="00BF7AA4"/>
    <w:rsid w:val="00BF7B28"/>
    <w:rsid w:val="00BF7E9D"/>
    <w:rsid w:val="00C0055A"/>
    <w:rsid w:val="00C008B6"/>
    <w:rsid w:val="00C009E4"/>
    <w:rsid w:val="00C023CA"/>
    <w:rsid w:val="00C040E7"/>
    <w:rsid w:val="00C0616B"/>
    <w:rsid w:val="00C072A0"/>
    <w:rsid w:val="00C07941"/>
    <w:rsid w:val="00C103CB"/>
    <w:rsid w:val="00C11070"/>
    <w:rsid w:val="00C12BDD"/>
    <w:rsid w:val="00C152E7"/>
    <w:rsid w:val="00C166F8"/>
    <w:rsid w:val="00C2004C"/>
    <w:rsid w:val="00C21475"/>
    <w:rsid w:val="00C215D8"/>
    <w:rsid w:val="00C24541"/>
    <w:rsid w:val="00C2541B"/>
    <w:rsid w:val="00C27AF6"/>
    <w:rsid w:val="00C31581"/>
    <w:rsid w:val="00C31B28"/>
    <w:rsid w:val="00C32DBC"/>
    <w:rsid w:val="00C3406C"/>
    <w:rsid w:val="00C422BF"/>
    <w:rsid w:val="00C44578"/>
    <w:rsid w:val="00C460C2"/>
    <w:rsid w:val="00C46F5E"/>
    <w:rsid w:val="00C54E14"/>
    <w:rsid w:val="00C62581"/>
    <w:rsid w:val="00C63F9C"/>
    <w:rsid w:val="00C64528"/>
    <w:rsid w:val="00C65C0A"/>
    <w:rsid w:val="00C65E52"/>
    <w:rsid w:val="00C66143"/>
    <w:rsid w:val="00C67401"/>
    <w:rsid w:val="00C70610"/>
    <w:rsid w:val="00C714A1"/>
    <w:rsid w:val="00C73D6D"/>
    <w:rsid w:val="00C769BA"/>
    <w:rsid w:val="00C808BB"/>
    <w:rsid w:val="00C83C07"/>
    <w:rsid w:val="00C847C3"/>
    <w:rsid w:val="00C922EA"/>
    <w:rsid w:val="00C959B0"/>
    <w:rsid w:val="00C96A0B"/>
    <w:rsid w:val="00C978E3"/>
    <w:rsid w:val="00CA3714"/>
    <w:rsid w:val="00CA6534"/>
    <w:rsid w:val="00CA7ABD"/>
    <w:rsid w:val="00CB01CF"/>
    <w:rsid w:val="00CB1CC9"/>
    <w:rsid w:val="00CB262F"/>
    <w:rsid w:val="00CB3F3B"/>
    <w:rsid w:val="00CB4719"/>
    <w:rsid w:val="00CB57CB"/>
    <w:rsid w:val="00CC02CE"/>
    <w:rsid w:val="00CC0D01"/>
    <w:rsid w:val="00CC1B69"/>
    <w:rsid w:val="00CC38BC"/>
    <w:rsid w:val="00CC3CAA"/>
    <w:rsid w:val="00CC3F76"/>
    <w:rsid w:val="00CC4028"/>
    <w:rsid w:val="00CC54B3"/>
    <w:rsid w:val="00CC743C"/>
    <w:rsid w:val="00CD1591"/>
    <w:rsid w:val="00CD15F2"/>
    <w:rsid w:val="00CD1E41"/>
    <w:rsid w:val="00CD2AA0"/>
    <w:rsid w:val="00CD2BE2"/>
    <w:rsid w:val="00CD3045"/>
    <w:rsid w:val="00CD3B6D"/>
    <w:rsid w:val="00CD4B9A"/>
    <w:rsid w:val="00CD64D7"/>
    <w:rsid w:val="00CD74E7"/>
    <w:rsid w:val="00CE6940"/>
    <w:rsid w:val="00CE76B6"/>
    <w:rsid w:val="00CF1EA0"/>
    <w:rsid w:val="00CF2EF1"/>
    <w:rsid w:val="00CF3DDD"/>
    <w:rsid w:val="00CF52DB"/>
    <w:rsid w:val="00CF5AC5"/>
    <w:rsid w:val="00D0005E"/>
    <w:rsid w:val="00D014DD"/>
    <w:rsid w:val="00D0161E"/>
    <w:rsid w:val="00D01AA9"/>
    <w:rsid w:val="00D01DA4"/>
    <w:rsid w:val="00D05FBF"/>
    <w:rsid w:val="00D06A87"/>
    <w:rsid w:val="00D06F7A"/>
    <w:rsid w:val="00D07821"/>
    <w:rsid w:val="00D079A4"/>
    <w:rsid w:val="00D10ECB"/>
    <w:rsid w:val="00D11B50"/>
    <w:rsid w:val="00D14FF8"/>
    <w:rsid w:val="00D15504"/>
    <w:rsid w:val="00D16B81"/>
    <w:rsid w:val="00D17104"/>
    <w:rsid w:val="00D2180C"/>
    <w:rsid w:val="00D231CA"/>
    <w:rsid w:val="00D23AEA"/>
    <w:rsid w:val="00D24493"/>
    <w:rsid w:val="00D24C64"/>
    <w:rsid w:val="00D252E2"/>
    <w:rsid w:val="00D25E62"/>
    <w:rsid w:val="00D261BE"/>
    <w:rsid w:val="00D26639"/>
    <w:rsid w:val="00D3167C"/>
    <w:rsid w:val="00D33572"/>
    <w:rsid w:val="00D33854"/>
    <w:rsid w:val="00D4061B"/>
    <w:rsid w:val="00D40972"/>
    <w:rsid w:val="00D40C50"/>
    <w:rsid w:val="00D40F63"/>
    <w:rsid w:val="00D427E9"/>
    <w:rsid w:val="00D45774"/>
    <w:rsid w:val="00D46B1D"/>
    <w:rsid w:val="00D4774D"/>
    <w:rsid w:val="00D477DE"/>
    <w:rsid w:val="00D5255A"/>
    <w:rsid w:val="00D55E4A"/>
    <w:rsid w:val="00D56DB1"/>
    <w:rsid w:val="00D6645F"/>
    <w:rsid w:val="00D71012"/>
    <w:rsid w:val="00D7364A"/>
    <w:rsid w:val="00D738FD"/>
    <w:rsid w:val="00D753D1"/>
    <w:rsid w:val="00D75EDC"/>
    <w:rsid w:val="00D75F6D"/>
    <w:rsid w:val="00D76646"/>
    <w:rsid w:val="00D7684F"/>
    <w:rsid w:val="00D77893"/>
    <w:rsid w:val="00D77AA3"/>
    <w:rsid w:val="00D77EF1"/>
    <w:rsid w:val="00D822A6"/>
    <w:rsid w:val="00D834EC"/>
    <w:rsid w:val="00D838F7"/>
    <w:rsid w:val="00D87FEA"/>
    <w:rsid w:val="00D9297B"/>
    <w:rsid w:val="00D94AF0"/>
    <w:rsid w:val="00D94BA9"/>
    <w:rsid w:val="00DA658E"/>
    <w:rsid w:val="00DB25F3"/>
    <w:rsid w:val="00DB448D"/>
    <w:rsid w:val="00DB6EC2"/>
    <w:rsid w:val="00DC0397"/>
    <w:rsid w:val="00DC0612"/>
    <w:rsid w:val="00DC2993"/>
    <w:rsid w:val="00DC3B0D"/>
    <w:rsid w:val="00DC3E28"/>
    <w:rsid w:val="00DC52BF"/>
    <w:rsid w:val="00DC7E29"/>
    <w:rsid w:val="00DD26D6"/>
    <w:rsid w:val="00DE108D"/>
    <w:rsid w:val="00DE1767"/>
    <w:rsid w:val="00DE5E52"/>
    <w:rsid w:val="00DE77D6"/>
    <w:rsid w:val="00DF0173"/>
    <w:rsid w:val="00E0110D"/>
    <w:rsid w:val="00E02BD0"/>
    <w:rsid w:val="00E07363"/>
    <w:rsid w:val="00E119EF"/>
    <w:rsid w:val="00E11D1A"/>
    <w:rsid w:val="00E1385D"/>
    <w:rsid w:val="00E22B0B"/>
    <w:rsid w:val="00E2355B"/>
    <w:rsid w:val="00E23A09"/>
    <w:rsid w:val="00E23CE0"/>
    <w:rsid w:val="00E23FD9"/>
    <w:rsid w:val="00E339A7"/>
    <w:rsid w:val="00E34490"/>
    <w:rsid w:val="00E35C37"/>
    <w:rsid w:val="00E404F4"/>
    <w:rsid w:val="00E40F19"/>
    <w:rsid w:val="00E41EB5"/>
    <w:rsid w:val="00E42977"/>
    <w:rsid w:val="00E436B3"/>
    <w:rsid w:val="00E43B9F"/>
    <w:rsid w:val="00E45772"/>
    <w:rsid w:val="00E46636"/>
    <w:rsid w:val="00E4788A"/>
    <w:rsid w:val="00E53211"/>
    <w:rsid w:val="00E54074"/>
    <w:rsid w:val="00E54EB5"/>
    <w:rsid w:val="00E56095"/>
    <w:rsid w:val="00E62550"/>
    <w:rsid w:val="00E62ED5"/>
    <w:rsid w:val="00E66B55"/>
    <w:rsid w:val="00E72651"/>
    <w:rsid w:val="00E75300"/>
    <w:rsid w:val="00E761F7"/>
    <w:rsid w:val="00E76299"/>
    <w:rsid w:val="00E80EC9"/>
    <w:rsid w:val="00E8259D"/>
    <w:rsid w:val="00E826ED"/>
    <w:rsid w:val="00E83273"/>
    <w:rsid w:val="00E83F90"/>
    <w:rsid w:val="00E84FFA"/>
    <w:rsid w:val="00E87267"/>
    <w:rsid w:val="00E87940"/>
    <w:rsid w:val="00E94491"/>
    <w:rsid w:val="00E945C3"/>
    <w:rsid w:val="00E95655"/>
    <w:rsid w:val="00EA01F7"/>
    <w:rsid w:val="00EA2215"/>
    <w:rsid w:val="00EA470D"/>
    <w:rsid w:val="00EA55CC"/>
    <w:rsid w:val="00EB26C3"/>
    <w:rsid w:val="00EB2FF7"/>
    <w:rsid w:val="00EB44BB"/>
    <w:rsid w:val="00EC12FE"/>
    <w:rsid w:val="00EC283B"/>
    <w:rsid w:val="00EC37A5"/>
    <w:rsid w:val="00EC5136"/>
    <w:rsid w:val="00EC61A4"/>
    <w:rsid w:val="00ED0D07"/>
    <w:rsid w:val="00ED2658"/>
    <w:rsid w:val="00ED7372"/>
    <w:rsid w:val="00EE0A01"/>
    <w:rsid w:val="00EE0FA8"/>
    <w:rsid w:val="00EE1196"/>
    <w:rsid w:val="00EE1363"/>
    <w:rsid w:val="00EE2A14"/>
    <w:rsid w:val="00EE460C"/>
    <w:rsid w:val="00EE4620"/>
    <w:rsid w:val="00EE5A66"/>
    <w:rsid w:val="00EE5EAD"/>
    <w:rsid w:val="00EF13D5"/>
    <w:rsid w:val="00EF197B"/>
    <w:rsid w:val="00EF1B7E"/>
    <w:rsid w:val="00EF1D49"/>
    <w:rsid w:val="00EF294B"/>
    <w:rsid w:val="00EF2D45"/>
    <w:rsid w:val="00EF4ED5"/>
    <w:rsid w:val="00EF5447"/>
    <w:rsid w:val="00EF6777"/>
    <w:rsid w:val="00EF7354"/>
    <w:rsid w:val="00F046F8"/>
    <w:rsid w:val="00F06034"/>
    <w:rsid w:val="00F102A2"/>
    <w:rsid w:val="00F10362"/>
    <w:rsid w:val="00F1049E"/>
    <w:rsid w:val="00F13594"/>
    <w:rsid w:val="00F13CE7"/>
    <w:rsid w:val="00F14726"/>
    <w:rsid w:val="00F16E52"/>
    <w:rsid w:val="00F17B9E"/>
    <w:rsid w:val="00F17DF6"/>
    <w:rsid w:val="00F2007B"/>
    <w:rsid w:val="00F2070C"/>
    <w:rsid w:val="00F21C82"/>
    <w:rsid w:val="00F26118"/>
    <w:rsid w:val="00F3025F"/>
    <w:rsid w:val="00F31585"/>
    <w:rsid w:val="00F3574C"/>
    <w:rsid w:val="00F36A22"/>
    <w:rsid w:val="00F37173"/>
    <w:rsid w:val="00F4036F"/>
    <w:rsid w:val="00F40821"/>
    <w:rsid w:val="00F418D6"/>
    <w:rsid w:val="00F41C69"/>
    <w:rsid w:val="00F42B2B"/>
    <w:rsid w:val="00F445A3"/>
    <w:rsid w:val="00F45AC1"/>
    <w:rsid w:val="00F46E23"/>
    <w:rsid w:val="00F51CA2"/>
    <w:rsid w:val="00F51FDE"/>
    <w:rsid w:val="00F5785E"/>
    <w:rsid w:val="00F635BB"/>
    <w:rsid w:val="00F645AD"/>
    <w:rsid w:val="00F64F4F"/>
    <w:rsid w:val="00F65723"/>
    <w:rsid w:val="00F717FD"/>
    <w:rsid w:val="00F7307D"/>
    <w:rsid w:val="00F73334"/>
    <w:rsid w:val="00F73FFD"/>
    <w:rsid w:val="00F76BA3"/>
    <w:rsid w:val="00F76FDB"/>
    <w:rsid w:val="00F77545"/>
    <w:rsid w:val="00F824AE"/>
    <w:rsid w:val="00F826DC"/>
    <w:rsid w:val="00F82E6D"/>
    <w:rsid w:val="00F8501D"/>
    <w:rsid w:val="00F87D23"/>
    <w:rsid w:val="00F91EC6"/>
    <w:rsid w:val="00F9243D"/>
    <w:rsid w:val="00F932CD"/>
    <w:rsid w:val="00F96859"/>
    <w:rsid w:val="00FA1888"/>
    <w:rsid w:val="00FA365B"/>
    <w:rsid w:val="00FA3E76"/>
    <w:rsid w:val="00FA6CB3"/>
    <w:rsid w:val="00FA7F8F"/>
    <w:rsid w:val="00FB0EB3"/>
    <w:rsid w:val="00FB1E59"/>
    <w:rsid w:val="00FB3495"/>
    <w:rsid w:val="00FB4048"/>
    <w:rsid w:val="00FC0F9E"/>
    <w:rsid w:val="00FC7B0D"/>
    <w:rsid w:val="00FD02EE"/>
    <w:rsid w:val="00FD1893"/>
    <w:rsid w:val="00FD1F3C"/>
    <w:rsid w:val="00FD2CF2"/>
    <w:rsid w:val="00FD652E"/>
    <w:rsid w:val="00FE0FD5"/>
    <w:rsid w:val="00FE3AD9"/>
    <w:rsid w:val="00FE72B9"/>
    <w:rsid w:val="00FE744F"/>
    <w:rsid w:val="00FF08B8"/>
    <w:rsid w:val="00FF0C2B"/>
    <w:rsid w:val="00FF1E62"/>
    <w:rsid w:val="00FF2456"/>
    <w:rsid w:val="00FF26B4"/>
    <w:rsid w:val="00FF2850"/>
    <w:rsid w:val="00FF38A4"/>
    <w:rsid w:val="026B7059"/>
    <w:rsid w:val="02AD79CB"/>
    <w:rsid w:val="02B737E9"/>
    <w:rsid w:val="03D71377"/>
    <w:rsid w:val="04C12ECA"/>
    <w:rsid w:val="061D6A3E"/>
    <w:rsid w:val="07243B0E"/>
    <w:rsid w:val="0BB10082"/>
    <w:rsid w:val="12217BB5"/>
    <w:rsid w:val="12DE3CC1"/>
    <w:rsid w:val="135D5F7E"/>
    <w:rsid w:val="13AC3B42"/>
    <w:rsid w:val="13EF3D97"/>
    <w:rsid w:val="15353EAA"/>
    <w:rsid w:val="15CE4206"/>
    <w:rsid w:val="15DB7A94"/>
    <w:rsid w:val="19FF2C04"/>
    <w:rsid w:val="1D1E067E"/>
    <w:rsid w:val="24D84E35"/>
    <w:rsid w:val="26B80F57"/>
    <w:rsid w:val="285D4AFF"/>
    <w:rsid w:val="28ED2110"/>
    <w:rsid w:val="290529E4"/>
    <w:rsid w:val="294F64DA"/>
    <w:rsid w:val="30740521"/>
    <w:rsid w:val="35DF5FF6"/>
    <w:rsid w:val="38AE2D75"/>
    <w:rsid w:val="3BF553EC"/>
    <w:rsid w:val="3BFA13BC"/>
    <w:rsid w:val="3CF61D45"/>
    <w:rsid w:val="417114F2"/>
    <w:rsid w:val="428F11DC"/>
    <w:rsid w:val="42B439F9"/>
    <w:rsid w:val="47BA40AA"/>
    <w:rsid w:val="4A1B6011"/>
    <w:rsid w:val="4B8B1F0F"/>
    <w:rsid w:val="4E580C0C"/>
    <w:rsid w:val="4F173290"/>
    <w:rsid w:val="503A5E34"/>
    <w:rsid w:val="55113A38"/>
    <w:rsid w:val="595A359C"/>
    <w:rsid w:val="596D6B0B"/>
    <w:rsid w:val="5997472B"/>
    <w:rsid w:val="5A05076E"/>
    <w:rsid w:val="5E4B15E2"/>
    <w:rsid w:val="5F5E7CAC"/>
    <w:rsid w:val="61B04153"/>
    <w:rsid w:val="62126C6C"/>
    <w:rsid w:val="650128E8"/>
    <w:rsid w:val="683F2323"/>
    <w:rsid w:val="68DA5439"/>
    <w:rsid w:val="6A7325BC"/>
    <w:rsid w:val="6C564F9E"/>
    <w:rsid w:val="7A177BF4"/>
    <w:rsid w:val="7C497F4B"/>
    <w:rsid w:val="7CDB56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339AF7E"/>
  <w15:docId w15:val="{5BF2C8DC-8A12-4AE9-8B8D-7B7593A6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D46"/>
    <w:rPr>
      <w:rFonts w:ascii="Arial" w:eastAsiaTheme="minorHAnsi" w:hAnsi="Arial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FF2850"/>
    <w:pPr>
      <w:keepNext/>
      <w:keepLines/>
      <w:numPr>
        <w:numId w:val="17"/>
      </w:numPr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850"/>
    <w:pPr>
      <w:keepNext/>
      <w:keepLines/>
      <w:numPr>
        <w:ilvl w:val="1"/>
        <w:numId w:val="17"/>
      </w:numPr>
      <w:spacing w:before="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B28"/>
    <w:pPr>
      <w:keepNext/>
      <w:keepLines/>
      <w:numPr>
        <w:ilvl w:val="2"/>
        <w:numId w:val="1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120E"/>
    <w:pPr>
      <w:keepNext/>
      <w:keepLines/>
      <w:numPr>
        <w:ilvl w:val="3"/>
        <w:numId w:val="1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20E"/>
    <w:pPr>
      <w:keepNext/>
      <w:keepLines/>
      <w:numPr>
        <w:ilvl w:val="4"/>
        <w:numId w:val="17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20E"/>
    <w:pPr>
      <w:keepNext/>
      <w:keepLines/>
      <w:numPr>
        <w:ilvl w:val="5"/>
        <w:numId w:val="1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20E"/>
    <w:pPr>
      <w:keepNext/>
      <w:keepLines/>
      <w:numPr>
        <w:ilvl w:val="6"/>
        <w:numId w:val="1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20E"/>
    <w:pPr>
      <w:keepNext/>
      <w:keepLines/>
      <w:numPr>
        <w:ilvl w:val="7"/>
        <w:numId w:val="1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20E"/>
    <w:pPr>
      <w:keepNext/>
      <w:keepLines/>
      <w:numPr>
        <w:ilvl w:val="8"/>
        <w:numId w:val="1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67D46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rsid w:val="00A67D46"/>
    <w:pPr>
      <w:tabs>
        <w:tab w:val="center" w:pos="4680"/>
        <w:tab w:val="right" w:pos="9360"/>
      </w:tabs>
    </w:pPr>
  </w:style>
  <w:style w:type="paragraph" w:styleId="TOC1">
    <w:name w:val="toc 1"/>
    <w:basedOn w:val="Normal"/>
    <w:next w:val="Normal"/>
    <w:uiPriority w:val="39"/>
    <w:qFormat/>
    <w:rsid w:val="00A67D46"/>
    <w:pPr>
      <w:suppressAutoHyphens/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OC2">
    <w:name w:val="toc 2"/>
    <w:basedOn w:val="Normal"/>
    <w:next w:val="Normal"/>
    <w:uiPriority w:val="39"/>
    <w:unhideWhenUsed/>
    <w:rsid w:val="00A67D46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A67D46"/>
    <w:rPr>
      <w:color w:val="800080"/>
      <w:u w:val="single"/>
    </w:rPr>
  </w:style>
  <w:style w:type="character" w:styleId="Hyperlink">
    <w:name w:val="Hyperlink"/>
    <w:uiPriority w:val="99"/>
    <w:qFormat/>
    <w:rsid w:val="00A67D46"/>
    <w:rPr>
      <w:color w:val="0000FF"/>
      <w:u w:val="single"/>
    </w:rPr>
  </w:style>
  <w:style w:type="table" w:styleId="TableGrid">
    <w:name w:val="Table Grid"/>
    <w:basedOn w:val="TableNormal"/>
    <w:uiPriority w:val="39"/>
    <w:rsid w:val="00A67D46"/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A67D46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67D46"/>
    <w:rPr>
      <w:rFonts w:asciiTheme="minorHAnsi" w:eastAsiaTheme="minorEastAsia" w:hAnsi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67D46"/>
  </w:style>
  <w:style w:type="character" w:customStyle="1" w:styleId="FooterChar">
    <w:name w:val="Footer Char"/>
    <w:basedOn w:val="DefaultParagraphFont"/>
    <w:link w:val="Footer"/>
    <w:uiPriority w:val="99"/>
    <w:qFormat/>
    <w:rsid w:val="00A67D46"/>
  </w:style>
  <w:style w:type="paragraph" w:customStyle="1" w:styleId="TableContents">
    <w:name w:val="Table Contents"/>
    <w:basedOn w:val="Normal"/>
    <w:qFormat/>
    <w:rsid w:val="00A67D46"/>
    <w:pPr>
      <w:widowControl w:val="0"/>
      <w:suppressLineNumbers/>
      <w:suppressAutoHyphens/>
      <w:spacing w:after="200" w:line="276" w:lineRule="auto"/>
    </w:pPr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qFormat/>
    <w:rsid w:val="00FF2850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lang w:val="en-US" w:eastAsia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A67D46"/>
    <w:pPr>
      <w:spacing w:before="480" w:line="276" w:lineRule="auto"/>
      <w:outlineLvl w:val="9"/>
    </w:pPr>
    <w:rPr>
      <w:b w:val="0"/>
      <w:bCs/>
      <w:sz w:val="28"/>
      <w:szCs w:val="28"/>
      <w:lang w:eastAsia="ja-JP"/>
    </w:rPr>
  </w:style>
  <w:style w:type="paragraph" w:styleId="ListParagraph">
    <w:name w:val="List Paragraph"/>
    <w:basedOn w:val="Normal"/>
    <w:uiPriority w:val="34"/>
    <w:qFormat/>
    <w:rsid w:val="00A67D46"/>
    <w:pPr>
      <w:suppressAutoHyphens/>
      <w:spacing w:after="200" w:line="276" w:lineRule="auto"/>
      <w:ind w:left="720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qFormat/>
    <w:rsid w:val="00A67D46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F2850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  <w:lang w:val="en-US" w:eastAsia="en-US"/>
    </w:rPr>
  </w:style>
  <w:style w:type="table" w:customStyle="1" w:styleId="GridTable4-Accent11">
    <w:name w:val="Grid Table 4 - Accent 11"/>
    <w:basedOn w:val="TableNormal"/>
    <w:uiPriority w:val="49"/>
    <w:qFormat/>
    <w:rsid w:val="00A67D46"/>
    <w:rPr>
      <w:rFonts w:asciiTheme="minorHAnsi" w:hAnsiTheme="minorHAnsi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BF7B2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C0C2A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FF2850"/>
    <w:pPr>
      <w:spacing w:after="100"/>
      <w:ind w:left="440"/>
    </w:pPr>
  </w:style>
  <w:style w:type="table" w:customStyle="1" w:styleId="GridTable4-Accent21">
    <w:name w:val="Grid Table 4 - Accent 21"/>
    <w:basedOn w:val="TableNormal"/>
    <w:uiPriority w:val="49"/>
    <w:rsid w:val="00916CD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9579C"/>
    <w:pPr>
      <w:outlineLvl w:val="9"/>
    </w:pPr>
    <w:rPr>
      <w:b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6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614"/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46120E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20E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20E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20E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20E"/>
    <w:rPr>
      <w:rFonts w:asciiTheme="majorHAnsi" w:eastAsiaTheme="majorEastAsia" w:hAnsiTheme="majorHAnsi" w:cstheme="majorBidi"/>
      <w:color w:val="404040" w:themeColor="text1" w:themeTint="BF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20E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table" w:customStyle="1" w:styleId="LightList-Accent11">
    <w:name w:val="Light List - Accent 11"/>
    <w:basedOn w:val="TableNormal"/>
    <w:uiPriority w:val="61"/>
    <w:rsid w:val="00111F94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6">
    <w:name w:val="Light List Accent 6"/>
    <w:basedOn w:val="TableNormal"/>
    <w:uiPriority w:val="61"/>
    <w:rsid w:val="00111F94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F64F4F"/>
    <w:pPr>
      <w:spacing w:after="200"/>
    </w:pPr>
    <w:rPr>
      <w:b/>
      <w:bCs/>
      <w:color w:val="4472C4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A38E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A38E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A38EA"/>
    <w:rPr>
      <w:rFonts w:ascii="Arial" w:eastAsiaTheme="minorHAnsi" w:hAnsi="Arial" w:cstheme="minorBid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38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38EA"/>
    <w:rPr>
      <w:rFonts w:ascii="Arial" w:eastAsiaTheme="minorHAnsi" w:hAnsi="Arial" w:cstheme="minorBidi"/>
      <w:b/>
      <w:bCs/>
      <w:lang w:val="en-US" w:eastAsia="en-US"/>
    </w:rPr>
  </w:style>
  <w:style w:type="paragraph" w:styleId="Revision">
    <w:name w:val="Revision"/>
    <w:hidden/>
    <w:uiPriority w:val="99"/>
    <w:semiHidden/>
    <w:rsid w:val="000A38EA"/>
    <w:rPr>
      <w:rFonts w:ascii="Arial" w:eastAsiaTheme="minorHAnsi" w:hAnsi="Arial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D1211"/>
    <w:pPr>
      <w:widowControl w:val="0"/>
      <w:spacing w:before="78"/>
    </w:pPr>
    <w:rPr>
      <w:rFonts w:ascii="Consolas" w:eastAsia="Consolas" w:hAnsi="Consolas" w:cs="Consolas"/>
      <w:sz w:val="19"/>
      <w:szCs w:val="19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D1211"/>
    <w:rPr>
      <w:rFonts w:ascii="Consolas" w:eastAsia="Consolas" w:hAnsi="Consolas" w:cs="Consolas"/>
      <w:sz w:val="19"/>
      <w:szCs w:val="19"/>
      <w:lang w:val="en-US" w:eastAsia="en-US" w:bidi="en-US"/>
    </w:rPr>
  </w:style>
  <w:style w:type="character" w:customStyle="1" w:styleId="HTMLPreformattedChar">
    <w:name w:val="HTML Preformatted Char"/>
    <w:link w:val="HTMLPreformatted"/>
    <w:uiPriority w:val="99"/>
    <w:rsid w:val="00492B57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2B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1">
    <w:name w:val="HTML Preformatted Char1"/>
    <w:basedOn w:val="DefaultParagraphFont"/>
    <w:uiPriority w:val="99"/>
    <w:semiHidden/>
    <w:rsid w:val="00492B57"/>
    <w:rPr>
      <w:rFonts w:ascii="Consolas" w:eastAsiaTheme="minorHAnsi" w:hAnsi="Consolas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5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09BADE-779F-473C-B5C4-6CCD11352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23</Pages>
  <Words>5999</Words>
  <Characters>34199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Developer Qmax IN</dc:creator>
  <cp:lastModifiedBy>hari prasath</cp:lastModifiedBy>
  <cp:revision>31</cp:revision>
  <cp:lastPrinted>2020-05-29T12:22:00Z</cp:lastPrinted>
  <dcterms:created xsi:type="dcterms:W3CDTF">2020-09-05T04:36:00Z</dcterms:created>
  <dcterms:modified xsi:type="dcterms:W3CDTF">2020-09-23T14:09:00Z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1033-11.2.0.9255</vt:lpwstr>
  </property>
</Properties>
</file>