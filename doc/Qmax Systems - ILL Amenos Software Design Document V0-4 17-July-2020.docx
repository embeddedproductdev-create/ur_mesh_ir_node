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FD4E23" w14:textId="77777777" w:rsidR="00A70C6A" w:rsidRPr="00E57C74" w:rsidRDefault="00A70C6A" w:rsidP="00A70C6A">
      <w:pPr>
        <w:rPr>
          <w:rFonts w:asciiTheme="minorHAnsi" w:hAnsiTheme="minorHAnsi" w:cstheme="minorHAnsi"/>
        </w:rPr>
      </w:pPr>
    </w:p>
    <w:p w14:paraId="46AB6377" w14:textId="77777777" w:rsidR="00A70C6A" w:rsidRPr="00E57C74" w:rsidRDefault="00A70C6A" w:rsidP="00A70C6A">
      <w:pPr>
        <w:rPr>
          <w:rFonts w:asciiTheme="minorHAnsi" w:hAnsiTheme="minorHAnsi" w:cstheme="minorHAnsi"/>
          <w:sz w:val="48"/>
          <w:szCs w:val="48"/>
          <w:u w:val="single"/>
        </w:rPr>
      </w:pPr>
    </w:p>
    <w:sdt>
      <w:sdtPr>
        <w:rPr>
          <w:rFonts w:asciiTheme="minorHAnsi" w:eastAsia="Calibri" w:hAnsiTheme="minorHAnsi" w:cstheme="minorHAnsi"/>
          <w:color w:val="000000"/>
          <w:szCs w:val="24"/>
        </w:rPr>
        <w:id w:val="1517357771"/>
        <w:docPartObj>
          <w:docPartGallery w:val="AutoText"/>
        </w:docPartObj>
      </w:sdtPr>
      <w:sdtEndPr/>
      <w:sdtContent>
        <w:p w14:paraId="3813A266" w14:textId="77777777" w:rsidR="00A70C6A" w:rsidRPr="00E57C74" w:rsidRDefault="00A70C6A" w:rsidP="00A70C6A">
          <w:pPr>
            <w:rPr>
              <w:rFonts w:asciiTheme="minorHAnsi" w:hAnsiTheme="minorHAnsi" w:cstheme="minorHAnsi"/>
            </w:rPr>
          </w:pPr>
        </w:p>
        <w:p w14:paraId="6449F88C" w14:textId="44804458" w:rsidR="00A70C6A" w:rsidRPr="00E57C74" w:rsidRDefault="00661411" w:rsidP="006249D7">
          <w:pPr>
            <w:pStyle w:val="BodyContent"/>
            <w:numPr>
              <w:ilvl w:val="0"/>
              <w:numId w:val="0"/>
            </w:numPr>
            <w:ind w:left="1080"/>
            <w:rPr>
              <w:rFonts w:asciiTheme="minorHAnsi" w:hAnsiTheme="minorHAnsi" w:cstheme="minorHAnsi"/>
            </w:rPr>
          </w:pPr>
          <w:r>
            <w:rPr>
              <w:noProof/>
            </w:rPr>
            <w:pict w14:anchorId="07CAC155">
              <v:shapetype id="_x0000_t202" coordsize="21600,21600" o:spt="202" path="m,l,21600r21600,l21600,xe">
                <v:stroke joinstyle="miter"/>
                <v:path gradientshapeok="t" o:connecttype="rect"/>
              </v:shapetype>
              <v:shape id="_x0000_s1077" type="#_x0000_t202" style="position:absolute;left:0;text-align:left;margin-left:129.75pt;margin-top:564.75pt;width:258.75pt;height:35.5pt;z-index:251673600" strokecolor="white [3212]">
                <v:textbox>
                  <w:txbxContent>
                    <w:p w14:paraId="0983D844" w14:textId="220C622D" w:rsidR="005661EF" w:rsidRPr="00054509" w:rsidRDefault="005661EF">
                      <w:r w:rsidRPr="00054509">
                        <w:rPr>
                          <w:rFonts w:asciiTheme="minorHAnsi" w:hAnsiTheme="minorHAnsi" w:cstheme="minorHAnsi"/>
                          <w:color w:val="808080" w:themeColor="background1" w:themeShade="80"/>
                        </w:rPr>
                        <w:t xml:space="preserve">Copyright © 2020, </w:t>
                      </w:r>
                      <w:proofErr w:type="spellStart"/>
                      <w:r w:rsidRPr="00054509">
                        <w:rPr>
                          <w:rFonts w:asciiTheme="minorHAnsi" w:hAnsiTheme="minorHAnsi" w:cstheme="minorHAnsi"/>
                          <w:color w:val="808080" w:themeColor="background1" w:themeShade="80"/>
                        </w:rPr>
                        <w:t>Inspironics</w:t>
                      </w:r>
                      <w:proofErr w:type="spellEnd"/>
                      <w:r w:rsidRPr="00054509">
                        <w:rPr>
                          <w:rFonts w:asciiTheme="minorHAnsi" w:hAnsiTheme="minorHAnsi" w:cstheme="minorHAnsi"/>
                          <w:color w:val="808080" w:themeColor="background1" w:themeShade="80"/>
                        </w:rPr>
                        <w:t xml:space="preserve"> Corporation, USA</w:t>
                      </w:r>
                    </w:p>
                  </w:txbxContent>
                </v:textbox>
              </v:shape>
            </w:pict>
          </w:r>
          <w:r>
            <w:rPr>
              <w:noProof/>
            </w:rPr>
            <w:pict w14:anchorId="545CE072">
              <v:shape id="Text Box 2" o:spid="_x0000_s1076" type="#_x0000_t202" style="position:absolute;left:0;text-align:left;margin-left:370.7pt;margin-top:615.25pt;width:149.25pt;height:33.35pt;z-index:251672576;visibility:visible;mso-wrap-distance-left:9pt;mso-wrap-distance-top:3.6pt;mso-wrap-distance-right:9pt;mso-wrap-distance-bottom:3.6pt;mso-position-horizontal-relative:text;mso-position-vertical-relative:text;mso-width-relative:margin;mso-height-relative:margin;v-text-anchor:middle" o:allowoverlap="f" strokecolor="white [3212]">
                <v:textbox style="mso-next-textbox:#Text Box 2">
                  <w:txbxContent>
                    <w:p w14:paraId="70BF55A6" w14:textId="5175BECE" w:rsidR="005661EF" w:rsidRPr="0051400A" w:rsidRDefault="005661EF" w:rsidP="0051400A">
                      <w:pPr>
                        <w:jc w:val="center"/>
                        <w:rPr>
                          <w:rFonts w:ascii="Raleway" w:hAnsi="Raleway"/>
                          <w:color w:val="31849B" w:themeColor="accent5" w:themeShade="BF"/>
                          <w:sz w:val="28"/>
                          <w:szCs w:val="8"/>
                        </w:rPr>
                      </w:pPr>
                      <w:r>
                        <w:rPr>
                          <w:rFonts w:ascii="Raleway" w:eastAsia="Arial" w:hAnsi="Raleway" w:cs="Arial"/>
                          <w:color w:val="31849B" w:themeColor="accent5" w:themeShade="BF"/>
                          <w:sz w:val="28"/>
                          <w:szCs w:val="10"/>
                          <w:lang w:val="en-IN"/>
                        </w:rPr>
                        <w:t>1</w:t>
                      </w:r>
                      <w:ins w:id="1" w:author="singh qmax" w:date="2020-07-17T09:09:00Z">
                        <w:r w:rsidR="00255A7B">
                          <w:rPr>
                            <w:rFonts w:ascii="Raleway" w:eastAsia="Arial" w:hAnsi="Raleway" w:cs="Arial"/>
                            <w:color w:val="31849B" w:themeColor="accent5" w:themeShade="BF"/>
                            <w:sz w:val="28"/>
                            <w:szCs w:val="10"/>
                            <w:lang w:val="en-IN"/>
                          </w:rPr>
                          <w:t>7</w:t>
                        </w:r>
                      </w:ins>
                      <w:del w:id="2" w:author="singh qmax" w:date="2020-07-17T09:09:00Z">
                        <w:r w:rsidDel="00255A7B">
                          <w:rPr>
                            <w:rFonts w:ascii="Raleway" w:eastAsia="Arial" w:hAnsi="Raleway" w:cs="Arial"/>
                            <w:color w:val="31849B" w:themeColor="accent5" w:themeShade="BF"/>
                            <w:sz w:val="28"/>
                            <w:szCs w:val="10"/>
                            <w:lang w:val="en-IN"/>
                          </w:rPr>
                          <w:delText>6</w:delText>
                        </w:r>
                      </w:del>
                      <w:r>
                        <w:rPr>
                          <w:rFonts w:ascii="Raleway" w:eastAsia="Arial" w:hAnsi="Raleway" w:cs="Arial"/>
                          <w:color w:val="31849B" w:themeColor="accent5" w:themeShade="BF"/>
                          <w:sz w:val="28"/>
                          <w:szCs w:val="10"/>
                          <w:lang w:val="en-IN"/>
                        </w:rPr>
                        <w:t xml:space="preserve"> July</w:t>
                      </w:r>
                      <w:r w:rsidRPr="0051400A">
                        <w:rPr>
                          <w:rFonts w:ascii="Raleway" w:eastAsia="Arial" w:hAnsi="Raleway" w:cs="Arial"/>
                          <w:color w:val="31849B" w:themeColor="accent5" w:themeShade="BF"/>
                          <w:sz w:val="28"/>
                          <w:szCs w:val="10"/>
                          <w:lang w:val="en-IN"/>
                        </w:rPr>
                        <w:t xml:space="preserve"> 2020</w:t>
                      </w:r>
                    </w:p>
                    <w:p w14:paraId="6CA93A59" w14:textId="5C03D031" w:rsidR="005661EF" w:rsidRDefault="005661EF"/>
                  </w:txbxContent>
                </v:textbox>
                <w10:wrap type="square"/>
              </v:shape>
            </w:pict>
          </w:r>
          <w:r>
            <w:rPr>
              <w:noProof/>
            </w:rPr>
            <w:pict w14:anchorId="0F432849">
              <v:shape id="_x0000_s1075" type="#_x0000_t202" style="position:absolute;left:0;text-align:left;margin-left:388.5pt;margin-top:782pt;width:186.85pt;height:41.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" filled="f" stroked="f">
                <v:textbox style="mso-next-textbox:#_x0000_s1075" inset="1.1607mm,1.1607mm,1.1607mm,1.1607mm">
                  <w:txbxContent>
                    <w:p w14:paraId="4000931D" w14:textId="77777777" w:rsidR="005661EF" w:rsidRDefault="005661EF" w:rsidP="00322F8F">
                      <w:pPr>
                        <w:rPr>
                          <w:rFonts w:ascii="Raleway" w:hAnsi="Raleway"/>
                          <w:color w:val="31849B" w:themeColor="accent5" w:themeShade="BF"/>
                          <w:sz w:val="44"/>
                          <w:szCs w:val="24"/>
                        </w:rPr>
                      </w:pPr>
                      <w:r>
                        <w:rPr>
                          <w:rFonts w:ascii="Raleway" w:eastAsia="Arial" w:hAnsi="Raleway" w:cs="Arial"/>
                          <w:color w:val="31849B" w:themeColor="accent5" w:themeShade="BF"/>
                          <w:sz w:val="44"/>
                          <w:szCs w:val="25"/>
                          <w:lang w:val="en-IN"/>
                        </w:rPr>
                        <w:t xml:space="preserve">25 June 2020 </w:t>
                      </w:r>
                    </w:p>
                  </w:txbxContent>
                </v:textbox>
              </v:shape>
            </w:pict>
          </w:r>
          <w:r>
            <w:rPr>
              <w:noProof/>
            </w:rPr>
            <w:pict w14:anchorId="70684CE4">
              <v:shape id="Text Box 15" o:spid="_x0000_s1073" type="#_x0000_t202" style="position:absolute;left:0;text-align:left;margin-left:388.5pt;margin-top:782pt;width:186.85pt;height:41.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" filled="f" stroked="f">
                <v:textbox style="mso-next-textbox:#Text Box 15" inset="1.1607mm,1.1607mm,1.1607mm,1.1607mm">
                  <w:txbxContent>
                    <w:p w14:paraId="4E9B8F31" w14:textId="77777777" w:rsidR="005661EF" w:rsidRDefault="005661EF" w:rsidP="00B336FD">
                      <w:pPr>
                        <w:rPr>
                          <w:rFonts w:ascii="Raleway" w:hAnsi="Raleway"/>
                          <w:color w:val="31849B" w:themeColor="accent5" w:themeShade="BF"/>
                          <w:sz w:val="44"/>
                          <w:szCs w:val="24"/>
                        </w:rPr>
                      </w:pPr>
                      <w:r>
                        <w:rPr>
                          <w:rFonts w:ascii="Raleway" w:eastAsia="Arial" w:hAnsi="Raleway" w:cs="Arial"/>
                          <w:color w:val="31849B" w:themeColor="accent5" w:themeShade="BF"/>
                          <w:sz w:val="44"/>
                          <w:szCs w:val="25"/>
                          <w:lang w:val="en-IN"/>
                        </w:rPr>
                        <w:t xml:space="preserve">25 June 2020 </w:t>
                      </w:r>
                    </w:p>
                  </w:txbxContent>
                </v:textbox>
              </v:shape>
            </w:pict>
          </w:r>
          <w:r>
            <w:rPr>
              <w:rFonts w:asciiTheme="minorHAnsi" w:hAnsiTheme="minorHAnsi" w:cstheme="minorHAnsi"/>
              <w:noProof/>
            </w:rPr>
            <w:pict w14:anchorId="10BB7511">
              <v:shape id="Google Shape;88;p12" o:spid="_x0000_s1031" type="#_x0000_t202" style="position:absolute;left:0;text-align:left;margin-left:9.35pt;margin-top:193.35pt;width:542.55pt;height:87pt;z-index:25164902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" filled="f" stroked="f">
                <v:textbox inset="1.1607mm,1.1607mm,1.1607mm,1.1607mm">
                  <w:txbxContent>
                    <w:p w14:paraId="451124A7" w14:textId="77777777" w:rsidR="005661EF" w:rsidRPr="00C6110E" w:rsidRDefault="005661EF" w:rsidP="00A70C6A">
                      <w:pPr>
                        <w:spacing w:line="360" w:lineRule="auto"/>
                        <w:rPr>
                          <w:rFonts w:ascii="Calibri Light" w:eastAsia="Arial" w:hAnsi="Calibri Light" w:cs="Calibri Light"/>
                          <w:color w:val="31849B" w:themeColor="accent5" w:themeShade="BF"/>
                          <w:sz w:val="44"/>
                          <w:szCs w:val="28"/>
                          <w:lang w:val="en-IN"/>
                        </w:rPr>
                      </w:pPr>
                      <w:proofErr w:type="spellStart"/>
                      <w:r w:rsidRPr="00C6110E">
                        <w:rPr>
                          <w:rFonts w:ascii="Calibri Light" w:eastAsia="Arial" w:hAnsi="Calibri Light" w:cs="Calibri Light"/>
                          <w:color w:val="31849B" w:themeColor="accent5" w:themeShade="BF"/>
                          <w:sz w:val="44"/>
                          <w:szCs w:val="28"/>
                          <w:lang w:val="en-IN"/>
                        </w:rPr>
                        <w:t>Inspironics</w:t>
                      </w:r>
                      <w:proofErr w:type="spellEnd"/>
                      <w:r w:rsidRPr="00C6110E">
                        <w:rPr>
                          <w:rFonts w:ascii="Calibri Light" w:eastAsia="Arial" w:hAnsi="Calibri Light" w:cs="Calibri Light"/>
                          <w:color w:val="31849B" w:themeColor="accent5" w:themeShade="BF"/>
                          <w:sz w:val="44"/>
                          <w:szCs w:val="28"/>
                          <w:lang w:val="en-IN"/>
                        </w:rPr>
                        <w:t xml:space="preserve"> LLP – </w:t>
                      </w:r>
                      <w:proofErr w:type="spellStart"/>
                      <w:r w:rsidRPr="00C6110E">
                        <w:rPr>
                          <w:rFonts w:ascii="Calibri Light" w:eastAsia="Arial" w:hAnsi="Calibri Light" w:cs="Calibri Light"/>
                          <w:color w:val="31849B" w:themeColor="accent5" w:themeShade="BF"/>
                          <w:sz w:val="44"/>
                          <w:szCs w:val="28"/>
                          <w:lang w:val="en-IN"/>
                        </w:rPr>
                        <w:t>Amenos</w:t>
                      </w:r>
                      <w:proofErr w:type="spellEnd"/>
                    </w:p>
                    <w:p w14:paraId="3DB801C5" w14:textId="316B39A3" w:rsidR="005661EF" w:rsidRPr="00C6110E" w:rsidRDefault="005661EF" w:rsidP="00A70C6A">
                      <w:pPr>
                        <w:spacing w:line="360" w:lineRule="auto"/>
                        <w:rPr>
                          <w:rFonts w:ascii="Calibri Light" w:hAnsi="Calibri Light" w:cs="Calibri Light"/>
                          <w:color w:val="31849B" w:themeColor="accent5" w:themeShade="BF"/>
                          <w:sz w:val="46"/>
                          <w:szCs w:val="28"/>
                        </w:rPr>
                      </w:pPr>
                      <w:r w:rsidRPr="00C6110E">
                        <w:rPr>
                          <w:rFonts w:ascii="Calibri Light" w:eastAsia="Arial" w:hAnsi="Calibri Light" w:cs="Calibri Light"/>
                          <w:color w:val="31849B" w:themeColor="accent5" w:themeShade="BF"/>
                          <w:sz w:val="46"/>
                          <w:szCs w:val="32"/>
                          <w:lang w:val="en-IN"/>
                        </w:rPr>
                        <w:t>Software Design Document</w:t>
                      </w:r>
                      <w:r>
                        <w:rPr>
                          <w:rFonts w:ascii="Calibri Light" w:eastAsia="Arial" w:hAnsi="Calibri Light" w:cs="Calibri Light"/>
                          <w:color w:val="31849B" w:themeColor="accent5" w:themeShade="BF"/>
                          <w:sz w:val="46"/>
                          <w:szCs w:val="32"/>
                          <w:lang w:val="en-IN"/>
                        </w:rPr>
                        <w:t xml:space="preserve"> (Ver 0.4)</w:t>
                      </w:r>
                    </w:p>
                  </w:txbxContent>
                </v:textbox>
                <w10:wrap anchorx="margin"/>
              </v:shape>
            </w:pict>
          </w:r>
          <w:r>
            <w:rPr>
              <w:rFonts w:asciiTheme="minorHAnsi" w:hAnsiTheme="minorHAnsi" w:cstheme="minorHAnsi"/>
              <w:noProof/>
            </w:rPr>
            <w:pict w14:anchorId="5C10EF5C">
              <v:group id="Group 32" o:spid="_x0000_s1026" style="position:absolute;left:0;text-align:left;margin-left:0;margin-top:227.3pt;width:435.4pt;height:11.7pt;z-index:251648000;mso-position-horizontal:left;mso-position-horizontal-relative:page" coordsize="55298,1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">
                <v:rect id="Google Shape;11;p2" o:spid="_x0000_s1027" style="position:absolute;left:44509;width:5410;height:148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" fillcolor="#ff9715" stroked="f">
                  <v:textbox inset="1.1607mm,1.1607mm,1.1607mm,1.1607mm"/>
                </v:rect>
                <v:rect id="Google Shape;12;p2" o:spid="_x0000_s1028" style="position:absolute;left:49888;width:5410;height:148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" fillcolor="#f20253" stroked="f">
                  <v:textbox inset="1.1607mm,1.1607mm,1.1607mm,1.1607mm"/>
                </v:rect>
                <v:rect id="Google Shape;13;p2" o:spid="_x0000_s1029" style="position:absolute;width:5410;height:148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" fillcolor="#7ecefd" stroked="f">
                  <v:textbox inset="1.1607mm,1.1607mm,1.1607mm,1.1607mm"/>
                </v:rect>
                <v:rect id="Google Shape;14;p2" o:spid="_x0000_s1030" style="position:absolute;left:5378;width:39123;height:148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" fillcolor="#2185c5" stroked="f">
                  <v:textbox inset="1.1607mm,1.1607mm,1.1607mm,1.1607mm"/>
                </v:rect>
                <w10:wrap anchorx="page"/>
              </v:group>
            </w:pict>
          </w:r>
          <w:bookmarkStart w:id="3" w:name="_Hlk38883609"/>
          <w:bookmarkEnd w:id="3"/>
          <w:r w:rsidR="00A70C6A" w:rsidRPr="00E57C74">
            <w:rPr>
              <w:rFonts w:asciiTheme="minorHAnsi" w:hAnsiTheme="minorHAnsi" w:cstheme="minorHAnsi"/>
            </w:rPr>
            <w:br w:type="page"/>
          </w:r>
        </w:p>
      </w:sdtContent>
    </w:sdt>
    <w:p w14:paraId="04D0F65E" w14:textId="3FE14428" w:rsidR="00A25FE2" w:rsidRPr="00E57C74" w:rsidRDefault="00661411" w:rsidP="00A25FE2">
      <w:pPr>
        <w:rPr>
          <w:rFonts w:asciiTheme="minorHAnsi" w:hAnsiTheme="minorHAnsi" w:cstheme="minorHAnsi"/>
          <w:sz w:val="48"/>
          <w:szCs w:val="48"/>
          <w:u w:val="single"/>
        </w:rPr>
      </w:pPr>
      <w:r>
        <w:rPr>
          <w:noProof/>
        </w:rPr>
        <w:lastRenderedPageBreak/>
        <w:pict w14:anchorId="28DCF64A">
          <v:shape id="_x0000_s1074" type="#_x0000_t202" style="position:absolute;margin-left:388.5pt;margin-top:782pt;width:186.85pt;height:41.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" filled="f" stroked="f">
            <v:textbox inset="1.1607mm,1.1607mm,1.1607mm,1.1607mm">
              <w:txbxContent>
                <w:p w14:paraId="5CED42CD" w14:textId="77777777" w:rsidR="005661EF" w:rsidRDefault="005661EF" w:rsidP="00322F8F">
                  <w:pPr>
                    <w:rPr>
                      <w:rFonts w:ascii="Raleway" w:hAnsi="Raleway"/>
                      <w:color w:val="31849B" w:themeColor="accent5" w:themeShade="BF"/>
                      <w:sz w:val="44"/>
                      <w:szCs w:val="24"/>
                    </w:rPr>
                  </w:pPr>
                  <w:r>
                    <w:rPr>
                      <w:rFonts w:ascii="Raleway" w:eastAsia="Arial" w:hAnsi="Raleway" w:cs="Arial"/>
                      <w:color w:val="31849B" w:themeColor="accent5" w:themeShade="BF"/>
                      <w:sz w:val="44"/>
                      <w:szCs w:val="25"/>
                      <w:lang w:val="en-IN"/>
                    </w:rPr>
                    <w:t xml:space="preserve">25 June 2020 </w:t>
                  </w:r>
                </w:p>
              </w:txbxContent>
            </v:textbox>
          </v:shape>
        </w:pict>
      </w:r>
    </w:p>
    <w:p w14:paraId="5F883004" w14:textId="77777777" w:rsidR="00A25FE2" w:rsidRPr="009232FB" w:rsidRDefault="00A25FE2" w:rsidP="00A25FE2">
      <w:pPr>
        <w:rPr>
          <w:rFonts w:asciiTheme="minorHAnsi" w:hAnsiTheme="minorHAnsi" w:cstheme="minorHAnsi"/>
          <w:color w:val="31849B" w:themeColor="accent5" w:themeShade="BF"/>
          <w:sz w:val="48"/>
          <w:szCs w:val="48"/>
        </w:rPr>
      </w:pPr>
    </w:p>
    <w:p w14:paraId="06A6E851" w14:textId="32661935" w:rsidR="00A25FE2" w:rsidRPr="009232FB" w:rsidRDefault="00A25FE2" w:rsidP="008E2BFF">
      <w:r w:rsidRPr="00371528">
        <w:rPr>
          <w:rFonts w:asciiTheme="minorHAnsi" w:eastAsia="Arial" w:hAnsiTheme="minorHAnsi" w:cstheme="minorHAnsi"/>
          <w:color w:val="31849B" w:themeColor="accent5" w:themeShade="BF"/>
          <w:sz w:val="36"/>
          <w:szCs w:val="25"/>
          <w:lang w:val="en-IN"/>
        </w:rPr>
        <w:t>Revision</w:t>
      </w:r>
      <w:r w:rsidR="008E2BFF">
        <w:t xml:space="preserve"> </w:t>
      </w:r>
      <w:r w:rsidRPr="00371528">
        <w:rPr>
          <w:rFonts w:asciiTheme="minorHAnsi" w:eastAsia="Arial" w:hAnsiTheme="minorHAnsi" w:cstheme="minorHAnsi"/>
          <w:color w:val="31849B" w:themeColor="accent5" w:themeShade="BF"/>
          <w:sz w:val="36"/>
          <w:szCs w:val="25"/>
          <w:lang w:val="en-IN"/>
        </w:rPr>
        <w:t>History</w:t>
      </w:r>
    </w:p>
    <w:p w14:paraId="4C2B1D41" w14:textId="77777777" w:rsidR="00A25FE2" w:rsidRPr="00E57C74" w:rsidRDefault="00A25FE2" w:rsidP="00A70C6A">
      <w:pPr>
        <w:rPr>
          <w:rFonts w:asciiTheme="minorHAnsi" w:eastAsia="Arial" w:hAnsiTheme="minorHAnsi" w:cstheme="minorHAnsi"/>
          <w:b/>
          <w:bCs/>
          <w:color w:val="31849B" w:themeColor="accent5" w:themeShade="BF"/>
          <w:sz w:val="44"/>
          <w:szCs w:val="25"/>
          <w:lang w:val="en-IN"/>
        </w:rPr>
      </w:pPr>
    </w:p>
    <w:tbl>
      <w:tblPr>
        <w:tblpPr w:leftFromText="180" w:rightFromText="180" w:vertAnchor="text" w:horzAnchor="margin" w:tblpY="198"/>
        <w:tblW w:w="9450" w:type="dxa"/>
        <w:tblLayout w:type="fixed"/>
        <w:tblCellMar>
          <w:top w:w="55" w:type="dxa"/>
          <w:left w:w="55" w:type="dxa"/>
          <w:bottom w:w="55" w:type="dxa"/>
          <w:right w:w="55" w:type="dxa"/>
        </w:tblCellMar>
        <w:tblLook w:val="04A0" w:firstRow="1" w:lastRow="0" w:firstColumn="1" w:lastColumn="0" w:noHBand="0" w:noVBand="1"/>
      </w:tblPr>
      <w:tblGrid>
        <w:gridCol w:w="1449"/>
        <w:gridCol w:w="2386"/>
        <w:gridCol w:w="2610"/>
        <w:gridCol w:w="3005"/>
      </w:tblGrid>
      <w:tr w:rsidR="00A25FE2" w:rsidRPr="00E57C74" w14:paraId="7B3174EA" w14:textId="77777777" w:rsidTr="00A25FE2">
        <w:trPr>
          <w:trHeight w:val="371"/>
        </w:trPr>
        <w:tc>
          <w:tcPr>
            <w:tcW w:w="1449" w:type="dxa"/>
            <w:tcBorders>
              <w:top w:val="single" w:sz="0" w:space="0" w:color="000000"/>
              <w:left w:val="single" w:sz="0" w:space="0" w:color="000000"/>
              <w:bottom w:val="single" w:sz="4" w:space="0" w:color="auto"/>
            </w:tcBorders>
            <w:shd w:val="clear" w:color="auto" w:fill="8DB3E2" w:themeFill="text2" w:themeFillTint="66"/>
          </w:tcPr>
          <w:p w14:paraId="2D0E1870" w14:textId="77777777" w:rsidR="00A25FE2" w:rsidRPr="00E57C74" w:rsidRDefault="00A25FE2" w:rsidP="00A25FE2">
            <w:pPr>
              <w:pStyle w:val="TableContents"/>
              <w:snapToGrid w:val="0"/>
              <w:jc w:val="center"/>
              <w:rPr>
                <w:rFonts w:asciiTheme="minorHAnsi" w:hAnsiTheme="minorHAnsi" w:cstheme="minorHAnsi"/>
                <w:b/>
                <w:bCs/>
              </w:rPr>
            </w:pPr>
            <w:r w:rsidRPr="00E57C74">
              <w:rPr>
                <w:rFonts w:asciiTheme="minorHAnsi" w:hAnsiTheme="minorHAnsi" w:cstheme="minorHAnsi"/>
                <w:b/>
                <w:bCs/>
              </w:rPr>
              <w:t>Doc Version</w:t>
            </w:r>
          </w:p>
        </w:tc>
        <w:tc>
          <w:tcPr>
            <w:tcW w:w="2386" w:type="dxa"/>
            <w:tcBorders>
              <w:top w:val="single" w:sz="0" w:space="0" w:color="000000"/>
              <w:left w:val="single" w:sz="0" w:space="0" w:color="000000"/>
              <w:bottom w:val="single" w:sz="4" w:space="0" w:color="auto"/>
            </w:tcBorders>
            <w:shd w:val="clear" w:color="auto" w:fill="8DB3E2" w:themeFill="text2" w:themeFillTint="66"/>
          </w:tcPr>
          <w:p w14:paraId="10CC41A7" w14:textId="77777777" w:rsidR="00A25FE2" w:rsidRPr="00E57C74" w:rsidRDefault="00A25FE2" w:rsidP="00A25FE2">
            <w:pPr>
              <w:pStyle w:val="TableContents"/>
              <w:snapToGrid w:val="0"/>
              <w:jc w:val="center"/>
              <w:rPr>
                <w:rFonts w:asciiTheme="minorHAnsi" w:hAnsiTheme="minorHAnsi" w:cstheme="minorHAnsi"/>
                <w:b/>
                <w:bCs/>
              </w:rPr>
            </w:pPr>
            <w:r w:rsidRPr="00E57C74">
              <w:rPr>
                <w:rFonts w:asciiTheme="minorHAnsi" w:hAnsiTheme="minorHAnsi" w:cstheme="minorHAnsi"/>
                <w:b/>
                <w:bCs/>
              </w:rPr>
              <w:t>Release Date</w:t>
            </w:r>
          </w:p>
        </w:tc>
        <w:tc>
          <w:tcPr>
            <w:tcW w:w="2610" w:type="dxa"/>
            <w:tcBorders>
              <w:top w:val="single" w:sz="0" w:space="0" w:color="000000"/>
              <w:left w:val="single" w:sz="0" w:space="0" w:color="000000"/>
              <w:bottom w:val="single" w:sz="4" w:space="0" w:color="auto"/>
            </w:tcBorders>
            <w:shd w:val="clear" w:color="auto" w:fill="8DB3E2" w:themeFill="text2" w:themeFillTint="66"/>
          </w:tcPr>
          <w:p w14:paraId="06FF69A8" w14:textId="77777777" w:rsidR="00A25FE2" w:rsidRPr="00E57C74" w:rsidRDefault="00A25FE2" w:rsidP="00A25FE2">
            <w:pPr>
              <w:pStyle w:val="TableContents"/>
              <w:snapToGrid w:val="0"/>
              <w:jc w:val="center"/>
              <w:rPr>
                <w:rFonts w:asciiTheme="minorHAnsi" w:hAnsiTheme="minorHAnsi" w:cstheme="minorHAnsi"/>
                <w:b/>
                <w:bCs/>
              </w:rPr>
            </w:pPr>
            <w:r w:rsidRPr="00E57C74">
              <w:rPr>
                <w:rFonts w:asciiTheme="minorHAnsi" w:hAnsiTheme="minorHAnsi" w:cstheme="minorHAnsi"/>
                <w:b/>
                <w:bCs/>
              </w:rPr>
              <w:t>Prepared by</w:t>
            </w:r>
          </w:p>
        </w:tc>
        <w:tc>
          <w:tcPr>
            <w:tcW w:w="3005" w:type="dxa"/>
            <w:tcBorders>
              <w:top w:val="single" w:sz="0" w:space="0" w:color="000000"/>
              <w:left w:val="single" w:sz="0" w:space="0" w:color="000000"/>
              <w:bottom w:val="single" w:sz="4" w:space="0" w:color="auto"/>
              <w:right w:val="single" w:sz="0" w:space="0" w:color="000000"/>
            </w:tcBorders>
            <w:shd w:val="clear" w:color="auto" w:fill="8DB3E2" w:themeFill="text2" w:themeFillTint="66"/>
          </w:tcPr>
          <w:p w14:paraId="0F84F82C" w14:textId="77777777" w:rsidR="00A25FE2" w:rsidRPr="00E57C74" w:rsidRDefault="00A25FE2" w:rsidP="00A25FE2">
            <w:pPr>
              <w:pStyle w:val="TableContents"/>
              <w:snapToGrid w:val="0"/>
              <w:jc w:val="center"/>
              <w:rPr>
                <w:rFonts w:asciiTheme="minorHAnsi" w:hAnsiTheme="minorHAnsi" w:cstheme="minorHAnsi"/>
                <w:b/>
                <w:bCs/>
              </w:rPr>
            </w:pPr>
            <w:r w:rsidRPr="00E57C74">
              <w:rPr>
                <w:rFonts w:asciiTheme="minorHAnsi" w:hAnsiTheme="minorHAnsi" w:cstheme="minorHAnsi"/>
                <w:b/>
                <w:bCs/>
              </w:rPr>
              <w:t>Remarks</w:t>
            </w:r>
          </w:p>
        </w:tc>
      </w:tr>
      <w:tr w:rsidR="00A25FE2" w:rsidRPr="00E57C74" w14:paraId="27B2E6A7" w14:textId="77777777" w:rsidTr="00A25FE2">
        <w:tc>
          <w:tcPr>
            <w:tcW w:w="1449" w:type="dxa"/>
            <w:tcBorders>
              <w:top w:val="single" w:sz="4" w:space="0" w:color="auto"/>
              <w:left w:val="single" w:sz="4" w:space="0" w:color="auto"/>
              <w:bottom w:val="single" w:sz="4" w:space="0" w:color="auto"/>
              <w:right w:val="single" w:sz="4" w:space="0" w:color="auto"/>
            </w:tcBorders>
          </w:tcPr>
          <w:p w14:paraId="335F3968" w14:textId="77777777" w:rsidR="00A25FE2" w:rsidRPr="00E57C74" w:rsidRDefault="00A25FE2" w:rsidP="00A25FE2">
            <w:pPr>
              <w:pStyle w:val="TableContents"/>
              <w:snapToGrid w:val="0"/>
              <w:jc w:val="center"/>
              <w:rPr>
                <w:rFonts w:asciiTheme="minorHAnsi" w:hAnsiTheme="minorHAnsi" w:cstheme="minorHAnsi"/>
              </w:rPr>
            </w:pPr>
            <w:r w:rsidRPr="00E57C74">
              <w:rPr>
                <w:rFonts w:asciiTheme="minorHAnsi" w:hAnsiTheme="minorHAnsi" w:cstheme="minorHAnsi"/>
              </w:rPr>
              <w:t>0.1</w:t>
            </w:r>
          </w:p>
        </w:tc>
        <w:tc>
          <w:tcPr>
            <w:tcW w:w="2386" w:type="dxa"/>
            <w:tcBorders>
              <w:top w:val="single" w:sz="4" w:space="0" w:color="auto"/>
              <w:left w:val="single" w:sz="4" w:space="0" w:color="auto"/>
              <w:bottom w:val="single" w:sz="4" w:space="0" w:color="auto"/>
              <w:right w:val="single" w:sz="4" w:space="0" w:color="auto"/>
            </w:tcBorders>
          </w:tcPr>
          <w:p w14:paraId="672A231F" w14:textId="77777777" w:rsidR="00A25FE2" w:rsidRPr="00E57C74" w:rsidRDefault="00A25FE2" w:rsidP="00A25FE2">
            <w:pPr>
              <w:pStyle w:val="TableContents"/>
              <w:snapToGrid w:val="0"/>
              <w:jc w:val="center"/>
              <w:rPr>
                <w:rFonts w:asciiTheme="minorHAnsi" w:hAnsiTheme="minorHAnsi" w:cstheme="minorHAnsi"/>
              </w:rPr>
            </w:pPr>
            <w:r w:rsidRPr="00E57C74">
              <w:rPr>
                <w:rFonts w:asciiTheme="minorHAnsi" w:hAnsiTheme="minorHAnsi" w:cstheme="minorHAnsi"/>
              </w:rPr>
              <w:t>27 April 2020</w:t>
            </w:r>
          </w:p>
        </w:tc>
        <w:tc>
          <w:tcPr>
            <w:tcW w:w="2610" w:type="dxa"/>
            <w:tcBorders>
              <w:top w:val="single" w:sz="4" w:space="0" w:color="auto"/>
              <w:left w:val="single" w:sz="4" w:space="0" w:color="auto"/>
              <w:bottom w:val="single" w:sz="4" w:space="0" w:color="auto"/>
              <w:right w:val="single" w:sz="4" w:space="0" w:color="auto"/>
            </w:tcBorders>
          </w:tcPr>
          <w:p w14:paraId="56923C05" w14:textId="4FE638CA" w:rsidR="00A25FE2" w:rsidRPr="00E57C74" w:rsidRDefault="00A25FE2" w:rsidP="00E05378">
            <w:pPr>
              <w:pStyle w:val="TableContents"/>
              <w:numPr>
                <w:ilvl w:val="0"/>
                <w:numId w:val="36"/>
              </w:numPr>
              <w:snapToGrid w:val="0"/>
              <w:jc w:val="both"/>
              <w:rPr>
                <w:rFonts w:asciiTheme="minorHAnsi" w:hAnsiTheme="minorHAnsi" w:cstheme="minorHAnsi"/>
              </w:rPr>
            </w:pPr>
            <w:r w:rsidRPr="00E57C74">
              <w:rPr>
                <w:rFonts w:asciiTheme="minorHAnsi" w:hAnsiTheme="minorHAnsi" w:cstheme="minorHAnsi"/>
              </w:rPr>
              <w:t>Hari Prasath</w:t>
            </w:r>
          </w:p>
        </w:tc>
        <w:tc>
          <w:tcPr>
            <w:tcW w:w="3005" w:type="dxa"/>
            <w:tcBorders>
              <w:top w:val="single" w:sz="4" w:space="0" w:color="auto"/>
              <w:left w:val="single" w:sz="4" w:space="0" w:color="auto"/>
              <w:bottom w:val="single" w:sz="4" w:space="0" w:color="auto"/>
              <w:right w:val="single" w:sz="4" w:space="0" w:color="auto"/>
            </w:tcBorders>
          </w:tcPr>
          <w:p w14:paraId="43156AE7" w14:textId="77777777" w:rsidR="00A25FE2" w:rsidRPr="00E57C74" w:rsidRDefault="00A25FE2" w:rsidP="00A25FE2">
            <w:pPr>
              <w:pStyle w:val="TableContents"/>
              <w:snapToGrid w:val="0"/>
              <w:jc w:val="center"/>
              <w:rPr>
                <w:rFonts w:asciiTheme="minorHAnsi" w:hAnsiTheme="minorHAnsi" w:cstheme="minorHAnsi"/>
              </w:rPr>
            </w:pPr>
            <w:r w:rsidRPr="00E57C74">
              <w:rPr>
                <w:rFonts w:asciiTheme="minorHAnsi" w:hAnsiTheme="minorHAnsi" w:cstheme="minorHAnsi"/>
              </w:rPr>
              <w:t>Initial Version</w:t>
            </w:r>
          </w:p>
        </w:tc>
      </w:tr>
      <w:tr w:rsidR="00A25FE2" w:rsidRPr="00E57C74" w14:paraId="7379E055" w14:textId="77777777" w:rsidTr="00A25FE2">
        <w:tc>
          <w:tcPr>
            <w:tcW w:w="1449" w:type="dxa"/>
            <w:tcBorders>
              <w:top w:val="single" w:sz="4" w:space="0" w:color="auto"/>
              <w:left w:val="single" w:sz="4" w:space="0" w:color="auto"/>
              <w:bottom w:val="single" w:sz="4" w:space="0" w:color="auto"/>
              <w:right w:val="single" w:sz="4" w:space="0" w:color="auto"/>
            </w:tcBorders>
          </w:tcPr>
          <w:p w14:paraId="15475A21" w14:textId="77777777" w:rsidR="00A25FE2" w:rsidRPr="00E57C74" w:rsidRDefault="00D706A0" w:rsidP="00A25FE2">
            <w:pPr>
              <w:pStyle w:val="TableContents"/>
              <w:snapToGrid w:val="0"/>
              <w:jc w:val="center"/>
              <w:rPr>
                <w:rFonts w:asciiTheme="minorHAnsi" w:hAnsiTheme="minorHAnsi" w:cstheme="minorHAnsi"/>
                <w:lang w:val="en-IN"/>
              </w:rPr>
            </w:pPr>
            <w:r>
              <w:rPr>
                <w:rFonts w:asciiTheme="minorHAnsi" w:hAnsiTheme="minorHAnsi" w:cstheme="minorHAnsi"/>
                <w:lang w:val="en-IN"/>
              </w:rPr>
              <w:t>0.2</w:t>
            </w:r>
          </w:p>
        </w:tc>
        <w:tc>
          <w:tcPr>
            <w:tcW w:w="2386" w:type="dxa"/>
            <w:tcBorders>
              <w:top w:val="single" w:sz="4" w:space="0" w:color="auto"/>
              <w:left w:val="single" w:sz="4" w:space="0" w:color="auto"/>
              <w:bottom w:val="single" w:sz="4" w:space="0" w:color="auto"/>
              <w:right w:val="single" w:sz="4" w:space="0" w:color="auto"/>
            </w:tcBorders>
          </w:tcPr>
          <w:p w14:paraId="6D596613" w14:textId="77777777" w:rsidR="00A25FE2" w:rsidRPr="00E57C74" w:rsidRDefault="00D706A0" w:rsidP="00A25FE2">
            <w:pPr>
              <w:pStyle w:val="TableContents"/>
              <w:snapToGrid w:val="0"/>
              <w:jc w:val="center"/>
              <w:rPr>
                <w:rFonts w:asciiTheme="minorHAnsi" w:hAnsiTheme="minorHAnsi" w:cstheme="minorHAnsi"/>
                <w:lang w:val="en-IN"/>
              </w:rPr>
            </w:pPr>
            <w:r>
              <w:rPr>
                <w:rFonts w:asciiTheme="minorHAnsi" w:hAnsiTheme="minorHAnsi" w:cstheme="minorHAnsi"/>
                <w:lang w:val="en-IN"/>
              </w:rPr>
              <w:t>30 April 2020</w:t>
            </w:r>
          </w:p>
        </w:tc>
        <w:tc>
          <w:tcPr>
            <w:tcW w:w="2610" w:type="dxa"/>
            <w:tcBorders>
              <w:top w:val="single" w:sz="4" w:space="0" w:color="auto"/>
              <w:left w:val="single" w:sz="4" w:space="0" w:color="auto"/>
              <w:bottom w:val="single" w:sz="4" w:space="0" w:color="auto"/>
              <w:right w:val="single" w:sz="4" w:space="0" w:color="auto"/>
            </w:tcBorders>
          </w:tcPr>
          <w:p w14:paraId="19ADC8B0" w14:textId="4E1D70ED" w:rsidR="00A25FE2" w:rsidRPr="00E57C74" w:rsidRDefault="00D706A0" w:rsidP="00E05378">
            <w:pPr>
              <w:pStyle w:val="TableContents"/>
              <w:numPr>
                <w:ilvl w:val="0"/>
                <w:numId w:val="37"/>
              </w:numPr>
              <w:snapToGrid w:val="0"/>
              <w:jc w:val="both"/>
              <w:rPr>
                <w:rFonts w:asciiTheme="minorHAnsi" w:hAnsiTheme="minorHAnsi" w:cstheme="minorHAnsi"/>
                <w:lang w:val="en-IN"/>
              </w:rPr>
            </w:pPr>
            <w:r>
              <w:rPr>
                <w:rFonts w:asciiTheme="minorHAnsi" w:hAnsiTheme="minorHAnsi" w:cstheme="minorHAnsi"/>
                <w:lang w:val="en-IN"/>
              </w:rPr>
              <w:t>Hari Prasath</w:t>
            </w:r>
          </w:p>
        </w:tc>
        <w:tc>
          <w:tcPr>
            <w:tcW w:w="3005" w:type="dxa"/>
            <w:tcBorders>
              <w:top w:val="single" w:sz="4" w:space="0" w:color="auto"/>
              <w:left w:val="single" w:sz="4" w:space="0" w:color="auto"/>
              <w:bottom w:val="single" w:sz="4" w:space="0" w:color="auto"/>
              <w:right w:val="single" w:sz="4" w:space="0" w:color="auto"/>
            </w:tcBorders>
          </w:tcPr>
          <w:p w14:paraId="3AF8BD10" w14:textId="4B5484BB" w:rsidR="00A25FE2" w:rsidRPr="00E57C74" w:rsidRDefault="00D706A0" w:rsidP="00D706A0">
            <w:pPr>
              <w:pStyle w:val="TableContents"/>
              <w:snapToGrid w:val="0"/>
              <w:jc w:val="center"/>
              <w:rPr>
                <w:rFonts w:asciiTheme="minorHAnsi" w:hAnsiTheme="minorHAnsi" w:cstheme="minorHAnsi"/>
                <w:lang w:val="en-IN"/>
              </w:rPr>
            </w:pPr>
            <w:r>
              <w:rPr>
                <w:rFonts w:asciiTheme="minorHAnsi" w:hAnsiTheme="minorHAnsi" w:cstheme="minorHAnsi"/>
                <w:lang w:val="en-IN"/>
              </w:rPr>
              <w:t xml:space="preserve">Added </w:t>
            </w:r>
            <w:del w:id="4" w:author="singh qmax" w:date="2020-07-17T00:19:00Z">
              <w:r w:rsidR="00A13ECC" w:rsidDel="00FF6AD8">
                <w:rPr>
                  <w:rFonts w:asciiTheme="minorHAnsi" w:hAnsiTheme="minorHAnsi" w:cstheme="minorHAnsi"/>
                  <w:lang w:val="en-IN"/>
                </w:rPr>
                <w:delText>KINISI</w:delText>
              </w:r>
            </w:del>
            <w:proofErr w:type="spellStart"/>
            <w:ins w:id="5" w:author="singh qmax" w:date="2020-07-17T00:19:00Z">
              <w:r w:rsidR="00FF6AD8">
                <w:rPr>
                  <w:rFonts w:asciiTheme="minorHAnsi" w:hAnsiTheme="minorHAnsi" w:cstheme="minorHAnsi"/>
                  <w:lang w:val="en-IN"/>
                </w:rPr>
                <w:t>Kinisi</w:t>
              </w:r>
            </w:ins>
            <w:proofErr w:type="spellEnd"/>
            <w:r w:rsidR="00A13ECC">
              <w:rPr>
                <w:rFonts w:asciiTheme="minorHAnsi" w:hAnsiTheme="minorHAnsi" w:cstheme="minorHAnsi"/>
                <w:lang w:val="en-IN"/>
              </w:rPr>
              <w:t xml:space="preserve"> operation</w:t>
            </w:r>
            <w:r>
              <w:rPr>
                <w:rFonts w:asciiTheme="minorHAnsi" w:hAnsiTheme="minorHAnsi" w:cstheme="minorHAnsi"/>
                <w:lang w:val="en-IN"/>
              </w:rPr>
              <w:t xml:space="preserve"> and communication packet </w:t>
            </w:r>
          </w:p>
        </w:tc>
      </w:tr>
      <w:tr w:rsidR="001B4FE6" w:rsidRPr="00E57C74" w14:paraId="3479419A" w14:textId="77777777" w:rsidTr="00A25FE2">
        <w:tc>
          <w:tcPr>
            <w:tcW w:w="1449" w:type="dxa"/>
            <w:tcBorders>
              <w:top w:val="single" w:sz="4" w:space="0" w:color="auto"/>
              <w:left w:val="single" w:sz="4" w:space="0" w:color="auto"/>
              <w:bottom w:val="single" w:sz="4" w:space="0" w:color="auto"/>
              <w:right w:val="single" w:sz="4" w:space="0" w:color="auto"/>
            </w:tcBorders>
          </w:tcPr>
          <w:p w14:paraId="53B7FE7E" w14:textId="37F669AA" w:rsidR="001B4FE6" w:rsidRDefault="001B4FE6" w:rsidP="00A25FE2">
            <w:pPr>
              <w:pStyle w:val="TableContents"/>
              <w:snapToGrid w:val="0"/>
              <w:jc w:val="center"/>
              <w:rPr>
                <w:rFonts w:asciiTheme="minorHAnsi" w:hAnsiTheme="minorHAnsi" w:cstheme="minorHAnsi"/>
                <w:lang w:val="en-IN"/>
              </w:rPr>
            </w:pPr>
            <w:r>
              <w:rPr>
                <w:rFonts w:asciiTheme="minorHAnsi" w:hAnsiTheme="minorHAnsi" w:cstheme="minorHAnsi"/>
                <w:lang w:val="en-IN"/>
              </w:rPr>
              <w:t>0.3</w:t>
            </w:r>
          </w:p>
        </w:tc>
        <w:tc>
          <w:tcPr>
            <w:tcW w:w="2386" w:type="dxa"/>
            <w:tcBorders>
              <w:top w:val="single" w:sz="4" w:space="0" w:color="auto"/>
              <w:left w:val="single" w:sz="4" w:space="0" w:color="auto"/>
              <w:bottom w:val="single" w:sz="4" w:space="0" w:color="auto"/>
              <w:right w:val="single" w:sz="4" w:space="0" w:color="auto"/>
            </w:tcBorders>
          </w:tcPr>
          <w:p w14:paraId="54AB158B" w14:textId="0A9AA5FC" w:rsidR="001B4FE6" w:rsidRDefault="001B4FE6" w:rsidP="00A25FE2">
            <w:pPr>
              <w:pStyle w:val="TableContents"/>
              <w:snapToGrid w:val="0"/>
              <w:jc w:val="center"/>
              <w:rPr>
                <w:rFonts w:asciiTheme="minorHAnsi" w:hAnsiTheme="minorHAnsi" w:cstheme="minorHAnsi"/>
                <w:lang w:val="en-IN"/>
              </w:rPr>
            </w:pPr>
            <w:r>
              <w:rPr>
                <w:rFonts w:asciiTheme="minorHAnsi" w:hAnsiTheme="minorHAnsi" w:cstheme="minorHAnsi"/>
                <w:lang w:val="en-IN"/>
              </w:rPr>
              <w:t>23</w:t>
            </w:r>
            <w:r w:rsidR="00AC79DB">
              <w:rPr>
                <w:rFonts w:asciiTheme="minorHAnsi" w:hAnsiTheme="minorHAnsi" w:cstheme="minorHAnsi"/>
                <w:lang w:val="en-IN"/>
              </w:rPr>
              <w:t xml:space="preserve"> June </w:t>
            </w:r>
            <w:r>
              <w:rPr>
                <w:rFonts w:asciiTheme="minorHAnsi" w:hAnsiTheme="minorHAnsi" w:cstheme="minorHAnsi"/>
                <w:lang w:val="en-IN"/>
              </w:rPr>
              <w:t>2020</w:t>
            </w:r>
          </w:p>
        </w:tc>
        <w:tc>
          <w:tcPr>
            <w:tcW w:w="2610" w:type="dxa"/>
            <w:tcBorders>
              <w:top w:val="single" w:sz="4" w:space="0" w:color="auto"/>
              <w:left w:val="single" w:sz="4" w:space="0" w:color="auto"/>
              <w:bottom w:val="single" w:sz="4" w:space="0" w:color="auto"/>
              <w:right w:val="single" w:sz="4" w:space="0" w:color="auto"/>
            </w:tcBorders>
          </w:tcPr>
          <w:p w14:paraId="4266534E" w14:textId="4B56DA7B" w:rsidR="001B4FE6" w:rsidRDefault="001B4FE6" w:rsidP="00E05378">
            <w:pPr>
              <w:pStyle w:val="TableContents"/>
              <w:numPr>
                <w:ilvl w:val="0"/>
                <w:numId w:val="38"/>
              </w:numPr>
              <w:snapToGrid w:val="0"/>
              <w:jc w:val="both"/>
              <w:rPr>
                <w:rFonts w:asciiTheme="minorHAnsi" w:hAnsiTheme="minorHAnsi" w:cstheme="minorHAnsi"/>
                <w:lang w:val="en-IN"/>
              </w:rPr>
            </w:pPr>
            <w:r>
              <w:rPr>
                <w:rFonts w:asciiTheme="minorHAnsi" w:hAnsiTheme="minorHAnsi" w:cstheme="minorHAnsi"/>
                <w:lang w:val="en-IN"/>
              </w:rPr>
              <w:t>Hari Prasath</w:t>
            </w:r>
          </w:p>
        </w:tc>
        <w:tc>
          <w:tcPr>
            <w:tcW w:w="3005" w:type="dxa"/>
            <w:tcBorders>
              <w:top w:val="single" w:sz="4" w:space="0" w:color="auto"/>
              <w:left w:val="single" w:sz="4" w:space="0" w:color="auto"/>
              <w:bottom w:val="single" w:sz="4" w:space="0" w:color="auto"/>
              <w:right w:val="single" w:sz="4" w:space="0" w:color="auto"/>
            </w:tcBorders>
          </w:tcPr>
          <w:p w14:paraId="6A96C10F" w14:textId="0474E4A3" w:rsidR="001B4FE6" w:rsidRDefault="001B4FE6" w:rsidP="00D706A0">
            <w:pPr>
              <w:pStyle w:val="TableContents"/>
              <w:snapToGrid w:val="0"/>
              <w:jc w:val="center"/>
              <w:rPr>
                <w:rFonts w:asciiTheme="minorHAnsi" w:hAnsiTheme="minorHAnsi" w:cstheme="minorHAnsi"/>
                <w:lang w:val="en-IN"/>
              </w:rPr>
            </w:pPr>
            <w:r>
              <w:rPr>
                <w:rFonts w:asciiTheme="minorHAnsi" w:hAnsiTheme="minorHAnsi" w:cstheme="minorHAnsi"/>
                <w:lang w:val="en-IN"/>
              </w:rPr>
              <w:t xml:space="preserve">Updated </w:t>
            </w:r>
            <w:del w:id="6" w:author="singh qmax" w:date="2020-07-17T00:19:00Z">
              <w:r w:rsidDel="00FF6AD8">
                <w:rPr>
                  <w:rFonts w:asciiTheme="minorHAnsi" w:hAnsiTheme="minorHAnsi" w:cstheme="minorHAnsi"/>
                  <w:lang w:val="en-IN"/>
                </w:rPr>
                <w:delText>KINISI</w:delText>
              </w:r>
            </w:del>
            <w:proofErr w:type="spellStart"/>
            <w:ins w:id="7" w:author="singh qmax" w:date="2020-07-17T00:19:00Z">
              <w:r w:rsidR="00FF6AD8">
                <w:rPr>
                  <w:rFonts w:asciiTheme="minorHAnsi" w:hAnsiTheme="minorHAnsi" w:cstheme="minorHAnsi"/>
                  <w:lang w:val="en-IN"/>
                </w:rPr>
                <w:t>Kinisi</w:t>
              </w:r>
            </w:ins>
            <w:proofErr w:type="spellEnd"/>
            <w:r>
              <w:rPr>
                <w:rFonts w:asciiTheme="minorHAnsi" w:hAnsiTheme="minorHAnsi" w:cstheme="minorHAnsi"/>
                <w:lang w:val="en-IN"/>
              </w:rPr>
              <w:t xml:space="preserve"> operation</w:t>
            </w:r>
          </w:p>
        </w:tc>
      </w:tr>
      <w:tr w:rsidR="00276DEF" w:rsidRPr="00E57C74" w14:paraId="172C14DC" w14:textId="77777777" w:rsidTr="00A25FE2">
        <w:tc>
          <w:tcPr>
            <w:tcW w:w="1449" w:type="dxa"/>
            <w:tcBorders>
              <w:top w:val="single" w:sz="4" w:space="0" w:color="auto"/>
              <w:left w:val="single" w:sz="4" w:space="0" w:color="auto"/>
              <w:bottom w:val="single" w:sz="4" w:space="0" w:color="auto"/>
              <w:right w:val="single" w:sz="4" w:space="0" w:color="auto"/>
            </w:tcBorders>
          </w:tcPr>
          <w:p w14:paraId="103CF8E2" w14:textId="759CF734" w:rsidR="00276DEF" w:rsidRDefault="00276DEF" w:rsidP="00276DEF">
            <w:pPr>
              <w:pStyle w:val="TableContents"/>
              <w:snapToGrid w:val="0"/>
              <w:jc w:val="center"/>
              <w:rPr>
                <w:rFonts w:asciiTheme="minorHAnsi" w:hAnsiTheme="minorHAnsi" w:cstheme="minorHAnsi"/>
                <w:lang w:val="en-IN"/>
              </w:rPr>
            </w:pPr>
            <w:r>
              <w:rPr>
                <w:rFonts w:asciiTheme="minorHAnsi" w:hAnsiTheme="minorHAnsi" w:cstheme="minorHAnsi"/>
                <w:lang w:val="en-IN"/>
              </w:rPr>
              <w:t>0.4</w:t>
            </w:r>
          </w:p>
        </w:tc>
        <w:tc>
          <w:tcPr>
            <w:tcW w:w="2386" w:type="dxa"/>
            <w:tcBorders>
              <w:top w:val="single" w:sz="4" w:space="0" w:color="auto"/>
              <w:left w:val="single" w:sz="4" w:space="0" w:color="auto"/>
              <w:bottom w:val="single" w:sz="4" w:space="0" w:color="auto"/>
              <w:right w:val="single" w:sz="4" w:space="0" w:color="auto"/>
            </w:tcBorders>
          </w:tcPr>
          <w:p w14:paraId="0E24B8DE" w14:textId="547CC3F0" w:rsidR="00276DEF" w:rsidRDefault="007B66BE" w:rsidP="00276DEF">
            <w:pPr>
              <w:pStyle w:val="TableContents"/>
              <w:snapToGrid w:val="0"/>
              <w:jc w:val="center"/>
              <w:rPr>
                <w:rFonts w:asciiTheme="minorHAnsi" w:hAnsiTheme="minorHAnsi" w:cstheme="minorHAnsi"/>
                <w:lang w:val="en-IN"/>
              </w:rPr>
            </w:pPr>
            <w:r>
              <w:rPr>
                <w:rFonts w:asciiTheme="minorHAnsi" w:hAnsiTheme="minorHAnsi" w:cstheme="minorHAnsi"/>
                <w:lang w:val="en-IN"/>
              </w:rPr>
              <w:t>1</w:t>
            </w:r>
            <w:ins w:id="8" w:author="singh qmax" w:date="2020-07-17T09:09:00Z">
              <w:r w:rsidR="00255A7B">
                <w:rPr>
                  <w:rFonts w:asciiTheme="minorHAnsi" w:hAnsiTheme="minorHAnsi" w:cstheme="minorHAnsi"/>
                  <w:lang w:val="en-IN"/>
                </w:rPr>
                <w:t>7</w:t>
              </w:r>
            </w:ins>
            <w:del w:id="9" w:author="singh qmax" w:date="2020-07-17T09:09:00Z">
              <w:r w:rsidR="00711AD5" w:rsidDel="00255A7B">
                <w:rPr>
                  <w:rFonts w:asciiTheme="minorHAnsi" w:hAnsiTheme="minorHAnsi" w:cstheme="minorHAnsi"/>
                  <w:lang w:val="en-IN"/>
                </w:rPr>
                <w:delText>6</w:delText>
              </w:r>
            </w:del>
            <w:r>
              <w:rPr>
                <w:rFonts w:asciiTheme="minorHAnsi" w:hAnsiTheme="minorHAnsi" w:cstheme="minorHAnsi"/>
                <w:lang w:val="en-IN"/>
              </w:rPr>
              <w:t xml:space="preserve"> </w:t>
            </w:r>
            <w:r w:rsidR="00276DEF">
              <w:rPr>
                <w:rFonts w:asciiTheme="minorHAnsi" w:hAnsiTheme="minorHAnsi" w:cstheme="minorHAnsi"/>
                <w:lang w:val="en-IN"/>
              </w:rPr>
              <w:t>July 2020</w:t>
            </w:r>
          </w:p>
        </w:tc>
        <w:tc>
          <w:tcPr>
            <w:tcW w:w="2610" w:type="dxa"/>
            <w:tcBorders>
              <w:top w:val="single" w:sz="4" w:space="0" w:color="auto"/>
              <w:left w:val="single" w:sz="4" w:space="0" w:color="auto"/>
              <w:bottom w:val="single" w:sz="4" w:space="0" w:color="auto"/>
              <w:right w:val="single" w:sz="4" w:space="0" w:color="auto"/>
            </w:tcBorders>
          </w:tcPr>
          <w:p w14:paraId="31D4CA0E" w14:textId="1C672568" w:rsidR="00276DEF" w:rsidRDefault="00276DEF" w:rsidP="00E05378">
            <w:pPr>
              <w:pStyle w:val="TableContents"/>
              <w:numPr>
                <w:ilvl w:val="0"/>
                <w:numId w:val="51"/>
              </w:numPr>
              <w:snapToGrid w:val="0"/>
              <w:jc w:val="both"/>
              <w:rPr>
                <w:rFonts w:asciiTheme="minorHAnsi" w:hAnsiTheme="minorHAnsi" w:cstheme="minorHAnsi"/>
                <w:lang w:val="en-IN"/>
              </w:rPr>
            </w:pPr>
            <w:r>
              <w:rPr>
                <w:rFonts w:asciiTheme="minorHAnsi" w:hAnsiTheme="minorHAnsi" w:cstheme="minorHAnsi"/>
                <w:lang w:val="en-IN"/>
              </w:rPr>
              <w:t>Hari Prasath</w:t>
            </w:r>
          </w:p>
        </w:tc>
        <w:tc>
          <w:tcPr>
            <w:tcW w:w="3005" w:type="dxa"/>
            <w:tcBorders>
              <w:top w:val="single" w:sz="4" w:space="0" w:color="auto"/>
              <w:left w:val="single" w:sz="4" w:space="0" w:color="auto"/>
              <w:bottom w:val="single" w:sz="4" w:space="0" w:color="auto"/>
              <w:right w:val="single" w:sz="4" w:space="0" w:color="auto"/>
            </w:tcBorders>
          </w:tcPr>
          <w:p w14:paraId="4B5857C6" w14:textId="3263698F" w:rsidR="00276DEF" w:rsidRDefault="00255A7B" w:rsidP="00276DEF">
            <w:pPr>
              <w:pStyle w:val="TableContents"/>
              <w:snapToGrid w:val="0"/>
              <w:jc w:val="center"/>
              <w:rPr>
                <w:rFonts w:asciiTheme="minorHAnsi" w:hAnsiTheme="minorHAnsi" w:cstheme="minorHAnsi"/>
                <w:lang w:val="en-IN"/>
              </w:rPr>
            </w:pPr>
            <w:ins w:id="10" w:author="singh qmax" w:date="2020-07-17T09:09:00Z">
              <w:r>
                <w:rPr>
                  <w:rFonts w:asciiTheme="minorHAnsi" w:hAnsiTheme="minorHAnsi" w:cstheme="minorHAnsi"/>
                  <w:lang w:val="en-IN"/>
                </w:rPr>
                <w:t xml:space="preserve">Added Descriptions and </w:t>
              </w:r>
            </w:ins>
            <w:r w:rsidR="00276DEF">
              <w:rPr>
                <w:rFonts w:asciiTheme="minorHAnsi" w:hAnsiTheme="minorHAnsi" w:cstheme="minorHAnsi"/>
                <w:lang w:val="en-IN"/>
              </w:rPr>
              <w:t xml:space="preserve">Updated </w:t>
            </w:r>
            <w:r w:rsidR="008134A0">
              <w:rPr>
                <w:rFonts w:asciiTheme="minorHAnsi" w:hAnsiTheme="minorHAnsi" w:cstheme="minorHAnsi"/>
                <w:lang w:val="en-IN"/>
              </w:rPr>
              <w:t xml:space="preserve">section </w:t>
            </w:r>
            <w:r w:rsidR="008134A0">
              <w:rPr>
                <w:rFonts w:asciiTheme="minorHAnsi" w:hAnsiTheme="minorHAnsi" w:cstheme="minorHAnsi"/>
                <w:lang w:val="en-IN"/>
              </w:rPr>
              <w:fldChar w:fldCharType="begin"/>
            </w:r>
            <w:r w:rsidR="008134A0">
              <w:rPr>
                <w:rFonts w:asciiTheme="minorHAnsi" w:hAnsiTheme="minorHAnsi" w:cstheme="minorHAnsi"/>
                <w:lang w:val="en-IN"/>
              </w:rPr>
              <w:instrText xml:space="preserve"> REF _Ref45810271 \r \h </w:instrText>
            </w:r>
            <w:r w:rsidR="008134A0">
              <w:rPr>
                <w:rFonts w:asciiTheme="minorHAnsi" w:hAnsiTheme="minorHAnsi" w:cstheme="minorHAnsi"/>
                <w:lang w:val="en-IN"/>
              </w:rPr>
            </w:r>
            <w:r w:rsidR="008134A0">
              <w:rPr>
                <w:rFonts w:asciiTheme="minorHAnsi" w:hAnsiTheme="minorHAnsi" w:cstheme="minorHAnsi"/>
                <w:lang w:val="en-IN"/>
              </w:rPr>
              <w:fldChar w:fldCharType="separate"/>
            </w:r>
            <w:r w:rsidR="008134A0">
              <w:rPr>
                <w:rFonts w:asciiTheme="minorHAnsi" w:hAnsiTheme="minorHAnsi" w:cstheme="minorHAnsi"/>
                <w:lang w:val="en-IN"/>
              </w:rPr>
              <w:t>3</w:t>
            </w:r>
            <w:r w:rsidR="008134A0">
              <w:rPr>
                <w:rFonts w:asciiTheme="minorHAnsi" w:hAnsiTheme="minorHAnsi" w:cstheme="minorHAnsi"/>
                <w:lang w:val="en-IN"/>
              </w:rPr>
              <w:fldChar w:fldCharType="end"/>
            </w:r>
            <w:r w:rsidR="008134A0">
              <w:rPr>
                <w:rFonts w:asciiTheme="minorHAnsi" w:hAnsiTheme="minorHAnsi" w:cstheme="minorHAnsi"/>
                <w:lang w:val="en-IN"/>
              </w:rPr>
              <w:t xml:space="preserve"> ,</w:t>
            </w:r>
            <w:r w:rsidR="008134A0">
              <w:rPr>
                <w:rFonts w:asciiTheme="minorHAnsi" w:hAnsiTheme="minorHAnsi" w:cstheme="minorHAnsi"/>
                <w:lang w:val="en-IN"/>
              </w:rPr>
              <w:fldChar w:fldCharType="begin"/>
            </w:r>
            <w:r w:rsidR="008134A0">
              <w:rPr>
                <w:rFonts w:asciiTheme="minorHAnsi" w:hAnsiTheme="minorHAnsi" w:cstheme="minorHAnsi"/>
                <w:lang w:val="en-IN"/>
              </w:rPr>
              <w:instrText xml:space="preserve"> REF _Ref45810280 \r \h </w:instrText>
            </w:r>
            <w:r w:rsidR="008134A0">
              <w:rPr>
                <w:rFonts w:asciiTheme="minorHAnsi" w:hAnsiTheme="minorHAnsi" w:cstheme="minorHAnsi"/>
                <w:lang w:val="en-IN"/>
              </w:rPr>
            </w:r>
            <w:r w:rsidR="008134A0">
              <w:rPr>
                <w:rFonts w:asciiTheme="minorHAnsi" w:hAnsiTheme="minorHAnsi" w:cstheme="minorHAnsi"/>
                <w:lang w:val="en-IN"/>
              </w:rPr>
              <w:fldChar w:fldCharType="separate"/>
            </w:r>
            <w:r w:rsidR="008134A0">
              <w:rPr>
                <w:rFonts w:asciiTheme="minorHAnsi" w:hAnsiTheme="minorHAnsi" w:cstheme="minorHAnsi"/>
                <w:lang w:val="en-IN"/>
              </w:rPr>
              <w:t>4</w:t>
            </w:r>
            <w:r w:rsidR="008134A0">
              <w:rPr>
                <w:rFonts w:asciiTheme="minorHAnsi" w:hAnsiTheme="minorHAnsi" w:cstheme="minorHAnsi"/>
                <w:lang w:val="en-IN"/>
              </w:rPr>
              <w:fldChar w:fldCharType="end"/>
            </w:r>
          </w:p>
        </w:tc>
      </w:tr>
    </w:tbl>
    <w:p w14:paraId="25A00EB2" w14:textId="77777777" w:rsidR="00A25FE2" w:rsidRPr="00E57C74" w:rsidRDefault="00A25FE2" w:rsidP="00A70C6A">
      <w:pPr>
        <w:rPr>
          <w:rFonts w:asciiTheme="minorHAnsi" w:eastAsia="Arial" w:hAnsiTheme="minorHAnsi" w:cstheme="minorHAnsi"/>
          <w:b/>
          <w:bCs/>
          <w:color w:val="31849B" w:themeColor="accent5" w:themeShade="BF"/>
          <w:sz w:val="44"/>
          <w:szCs w:val="25"/>
          <w:u w:val="single"/>
          <w:lang w:val="en-IN"/>
        </w:rPr>
      </w:pPr>
    </w:p>
    <w:p w14:paraId="08609936" w14:textId="2AD55078" w:rsidR="00A70C6A" w:rsidRPr="00E57C74" w:rsidRDefault="00A70C6A" w:rsidP="00A70C6A">
      <w:pPr>
        <w:rPr>
          <w:rFonts w:asciiTheme="minorHAnsi" w:hAnsiTheme="minorHAnsi" w:cstheme="minorHAnsi"/>
          <w:sz w:val="48"/>
          <w:szCs w:val="48"/>
          <w:u w:val="single"/>
        </w:rPr>
      </w:pPr>
      <w:r w:rsidRPr="00E57C74">
        <w:rPr>
          <w:rFonts w:asciiTheme="minorHAnsi" w:eastAsia="Arial" w:hAnsiTheme="minorHAnsi" w:cstheme="minorHAnsi"/>
          <w:color w:val="31849B" w:themeColor="accent5" w:themeShade="BF"/>
          <w:sz w:val="36"/>
          <w:szCs w:val="25"/>
          <w:lang w:val="en-IN"/>
        </w:rPr>
        <w:t>Re</w:t>
      </w:r>
      <w:r w:rsidR="00D706A0">
        <w:rPr>
          <w:rFonts w:asciiTheme="minorHAnsi" w:eastAsia="Arial" w:hAnsiTheme="minorHAnsi" w:cstheme="minorHAnsi"/>
          <w:color w:val="31849B" w:themeColor="accent5" w:themeShade="BF"/>
          <w:sz w:val="36"/>
          <w:szCs w:val="25"/>
          <w:lang w:val="en-IN"/>
        </w:rPr>
        <w:t>f. no.: QM/I</w:t>
      </w:r>
      <w:r w:rsidR="00A13ECC">
        <w:rPr>
          <w:rFonts w:asciiTheme="minorHAnsi" w:eastAsia="Arial" w:hAnsiTheme="minorHAnsi" w:cstheme="minorHAnsi"/>
          <w:color w:val="31849B" w:themeColor="accent5" w:themeShade="BF"/>
          <w:sz w:val="36"/>
          <w:szCs w:val="25"/>
          <w:lang w:val="en-IN"/>
        </w:rPr>
        <w:t>IL</w:t>
      </w:r>
      <w:r w:rsidR="007B66BE">
        <w:rPr>
          <w:rFonts w:asciiTheme="minorHAnsi" w:eastAsia="Arial" w:hAnsiTheme="minorHAnsi" w:cstheme="minorHAnsi"/>
          <w:color w:val="31849B" w:themeColor="accent5" w:themeShade="BF"/>
          <w:sz w:val="36"/>
          <w:szCs w:val="25"/>
          <w:lang w:val="en-IN"/>
        </w:rPr>
        <w:t>-</w:t>
      </w:r>
      <w:proofErr w:type="spellStart"/>
      <w:r w:rsidR="00D706A0">
        <w:rPr>
          <w:rFonts w:asciiTheme="minorHAnsi" w:eastAsia="Arial" w:hAnsiTheme="minorHAnsi" w:cstheme="minorHAnsi"/>
          <w:color w:val="31849B" w:themeColor="accent5" w:themeShade="BF"/>
          <w:sz w:val="36"/>
          <w:szCs w:val="25"/>
          <w:lang w:val="en-IN"/>
        </w:rPr>
        <w:t>Amenos</w:t>
      </w:r>
      <w:proofErr w:type="spellEnd"/>
      <w:r w:rsidR="00D706A0">
        <w:rPr>
          <w:rFonts w:asciiTheme="minorHAnsi" w:eastAsia="Arial" w:hAnsiTheme="minorHAnsi" w:cstheme="minorHAnsi"/>
          <w:color w:val="31849B" w:themeColor="accent5" w:themeShade="BF"/>
          <w:sz w:val="36"/>
          <w:szCs w:val="25"/>
          <w:lang w:val="en-IN"/>
        </w:rPr>
        <w:t>/SDD/</w:t>
      </w:r>
      <w:r w:rsidR="006E1CA7">
        <w:rPr>
          <w:rFonts w:asciiTheme="minorHAnsi" w:eastAsia="Arial" w:hAnsiTheme="minorHAnsi" w:cstheme="minorHAnsi"/>
          <w:color w:val="31849B" w:themeColor="accent5" w:themeShade="BF"/>
          <w:sz w:val="36"/>
          <w:szCs w:val="25"/>
          <w:lang w:val="en-IN"/>
        </w:rPr>
        <w:t>J</w:t>
      </w:r>
      <w:r w:rsidR="00CB76D5">
        <w:rPr>
          <w:rFonts w:asciiTheme="minorHAnsi" w:eastAsia="Arial" w:hAnsiTheme="minorHAnsi" w:cstheme="minorHAnsi"/>
          <w:color w:val="31849B" w:themeColor="accent5" w:themeShade="BF"/>
          <w:sz w:val="36"/>
          <w:szCs w:val="25"/>
          <w:lang w:val="en-IN"/>
        </w:rPr>
        <w:t xml:space="preserve">uly </w:t>
      </w:r>
      <w:r w:rsidR="007B66BE">
        <w:rPr>
          <w:rFonts w:asciiTheme="minorHAnsi" w:eastAsia="Arial" w:hAnsiTheme="minorHAnsi" w:cstheme="minorHAnsi"/>
          <w:color w:val="31849B" w:themeColor="accent5" w:themeShade="BF"/>
          <w:sz w:val="36"/>
          <w:szCs w:val="25"/>
          <w:lang w:val="en-IN"/>
        </w:rPr>
        <w:t>1</w:t>
      </w:r>
      <w:ins w:id="11" w:author="singh qmax" w:date="2020-07-17T09:09:00Z">
        <w:r w:rsidR="00255A7B">
          <w:rPr>
            <w:rFonts w:asciiTheme="minorHAnsi" w:eastAsia="Arial" w:hAnsiTheme="minorHAnsi" w:cstheme="minorHAnsi"/>
            <w:color w:val="31849B" w:themeColor="accent5" w:themeShade="BF"/>
            <w:sz w:val="36"/>
            <w:szCs w:val="25"/>
            <w:lang w:val="en-IN"/>
          </w:rPr>
          <w:t>7</w:t>
        </w:r>
      </w:ins>
      <w:del w:id="12" w:author="singh qmax" w:date="2020-07-17T09:09:00Z">
        <w:r w:rsidR="00E45B32" w:rsidDel="00255A7B">
          <w:rPr>
            <w:rFonts w:asciiTheme="minorHAnsi" w:eastAsia="Arial" w:hAnsiTheme="minorHAnsi" w:cstheme="minorHAnsi"/>
            <w:color w:val="31849B" w:themeColor="accent5" w:themeShade="BF"/>
            <w:sz w:val="36"/>
            <w:szCs w:val="25"/>
            <w:lang w:val="en-IN"/>
          </w:rPr>
          <w:delText>6</w:delText>
        </w:r>
      </w:del>
    </w:p>
    <w:p w14:paraId="7CE25839" w14:textId="77777777" w:rsidR="00A70C6A" w:rsidRPr="00E57C74" w:rsidRDefault="00A70C6A" w:rsidP="00A70C6A">
      <w:pPr>
        <w:rPr>
          <w:rFonts w:asciiTheme="minorHAnsi" w:hAnsiTheme="minorHAnsi" w:cstheme="minorHAnsi"/>
          <w:sz w:val="48"/>
          <w:szCs w:val="48"/>
          <w:u w:val="single"/>
        </w:rPr>
      </w:pPr>
    </w:p>
    <w:p w14:paraId="125F77F9" w14:textId="77777777" w:rsidR="00A70C6A" w:rsidRPr="00E57C74" w:rsidRDefault="00A70C6A" w:rsidP="00A70C6A">
      <w:pPr>
        <w:rPr>
          <w:rFonts w:asciiTheme="minorHAnsi" w:hAnsiTheme="minorHAnsi" w:cstheme="minorHAnsi"/>
          <w:sz w:val="48"/>
          <w:szCs w:val="48"/>
          <w:u w:val="single"/>
        </w:rPr>
      </w:pPr>
    </w:p>
    <w:p w14:paraId="738A4945" w14:textId="77777777" w:rsidR="00A70C6A" w:rsidRPr="00E57C74" w:rsidRDefault="00A70C6A" w:rsidP="00A70C6A">
      <w:pPr>
        <w:rPr>
          <w:rFonts w:asciiTheme="minorHAnsi" w:hAnsiTheme="minorHAnsi" w:cstheme="minorHAnsi"/>
          <w:sz w:val="48"/>
          <w:szCs w:val="48"/>
          <w:u w:val="single"/>
        </w:rPr>
      </w:pPr>
    </w:p>
    <w:p w14:paraId="1B29D6A7" w14:textId="77777777" w:rsidR="00A70C6A" w:rsidRPr="00E57C74" w:rsidRDefault="00A70C6A" w:rsidP="00A70C6A">
      <w:pPr>
        <w:rPr>
          <w:rFonts w:asciiTheme="minorHAnsi" w:hAnsiTheme="minorHAnsi" w:cstheme="minorHAnsi"/>
          <w:sz w:val="48"/>
          <w:szCs w:val="48"/>
          <w:u w:val="single"/>
        </w:rPr>
      </w:pPr>
    </w:p>
    <w:p w14:paraId="2F1C7E70" w14:textId="77777777" w:rsidR="00A70C6A" w:rsidRPr="00E57C74" w:rsidRDefault="00A70C6A" w:rsidP="00A70C6A">
      <w:pPr>
        <w:rPr>
          <w:rFonts w:asciiTheme="minorHAnsi" w:hAnsiTheme="minorHAnsi" w:cstheme="minorHAnsi"/>
          <w:sz w:val="48"/>
          <w:szCs w:val="48"/>
          <w:u w:val="single"/>
        </w:rPr>
      </w:pPr>
    </w:p>
    <w:p w14:paraId="732B6A3F" w14:textId="77777777" w:rsidR="00A70C6A" w:rsidRPr="00E57C74" w:rsidRDefault="00A70C6A" w:rsidP="00A70C6A">
      <w:pPr>
        <w:rPr>
          <w:rFonts w:asciiTheme="minorHAnsi" w:hAnsiTheme="minorHAnsi" w:cstheme="minorHAnsi"/>
          <w:sz w:val="48"/>
          <w:szCs w:val="48"/>
          <w:u w:val="single"/>
        </w:rPr>
      </w:pPr>
    </w:p>
    <w:p w14:paraId="6397F1BD" w14:textId="77777777" w:rsidR="00A70C6A" w:rsidRPr="00E57C74" w:rsidRDefault="00A70C6A" w:rsidP="00A70C6A">
      <w:pPr>
        <w:rPr>
          <w:rFonts w:asciiTheme="minorHAnsi" w:hAnsiTheme="minorHAnsi" w:cstheme="minorHAnsi"/>
          <w:sz w:val="48"/>
          <w:szCs w:val="48"/>
          <w:u w:val="single"/>
        </w:rPr>
      </w:pPr>
    </w:p>
    <w:p w14:paraId="5721CD6E" w14:textId="77777777" w:rsidR="00A70C6A" w:rsidRPr="00E57C74" w:rsidRDefault="00A70C6A" w:rsidP="00A70C6A">
      <w:pPr>
        <w:rPr>
          <w:rFonts w:asciiTheme="minorHAnsi" w:hAnsiTheme="minorHAnsi" w:cstheme="minorHAnsi"/>
          <w:sz w:val="48"/>
          <w:szCs w:val="48"/>
          <w:u w:val="single"/>
        </w:rPr>
      </w:pPr>
    </w:p>
    <w:p w14:paraId="46D2D2C5" w14:textId="77777777" w:rsidR="00A70C6A" w:rsidRPr="00E57C74" w:rsidRDefault="00A70C6A" w:rsidP="00A70C6A">
      <w:pPr>
        <w:rPr>
          <w:rFonts w:asciiTheme="minorHAnsi" w:hAnsiTheme="minorHAnsi" w:cstheme="minorHAnsi"/>
          <w:sz w:val="48"/>
          <w:szCs w:val="48"/>
          <w:u w:val="single"/>
        </w:rPr>
      </w:pPr>
    </w:p>
    <w:p w14:paraId="20ECB94B" w14:textId="77777777" w:rsidR="00A70C6A" w:rsidRPr="00E57C74" w:rsidRDefault="00A70C6A" w:rsidP="00A70C6A">
      <w:pPr>
        <w:rPr>
          <w:rFonts w:asciiTheme="minorHAnsi" w:hAnsiTheme="minorHAnsi" w:cstheme="minorHAnsi"/>
          <w:sz w:val="48"/>
          <w:szCs w:val="48"/>
          <w:u w:val="single"/>
        </w:rPr>
      </w:pPr>
    </w:p>
    <w:p w14:paraId="348D3109" w14:textId="77777777" w:rsidR="00A70C6A" w:rsidRPr="00E57C74" w:rsidRDefault="00A70C6A" w:rsidP="00A70C6A">
      <w:pPr>
        <w:rPr>
          <w:rFonts w:asciiTheme="minorHAnsi" w:hAnsiTheme="minorHAnsi" w:cstheme="minorHAnsi"/>
          <w:sz w:val="48"/>
          <w:szCs w:val="48"/>
          <w:u w:val="single"/>
        </w:rPr>
      </w:pPr>
    </w:p>
    <w:p w14:paraId="279F085A" w14:textId="77777777" w:rsidR="00A70C6A" w:rsidRPr="00E57C74" w:rsidRDefault="00A70C6A" w:rsidP="00A70C6A">
      <w:pPr>
        <w:rPr>
          <w:rFonts w:asciiTheme="minorHAnsi" w:hAnsiTheme="minorHAnsi" w:cstheme="minorHAnsi"/>
          <w:sz w:val="48"/>
          <w:szCs w:val="48"/>
          <w:u w:val="single"/>
        </w:rPr>
      </w:pPr>
    </w:p>
    <w:p w14:paraId="1B10359F" w14:textId="77777777" w:rsidR="00A70C6A" w:rsidRPr="00E57C74" w:rsidRDefault="00A70C6A" w:rsidP="00A70C6A">
      <w:pPr>
        <w:rPr>
          <w:rFonts w:asciiTheme="minorHAnsi" w:hAnsiTheme="minorHAnsi" w:cstheme="minorHAnsi"/>
          <w:sz w:val="48"/>
          <w:szCs w:val="48"/>
          <w:u w:val="single"/>
        </w:rPr>
      </w:pPr>
    </w:p>
    <w:p w14:paraId="7CCB3425" w14:textId="77777777" w:rsidR="00A70C6A" w:rsidRPr="00E57C74" w:rsidRDefault="00A70C6A" w:rsidP="00A70C6A">
      <w:pPr>
        <w:rPr>
          <w:rFonts w:asciiTheme="minorHAnsi" w:hAnsiTheme="minorHAnsi" w:cstheme="minorHAnsi"/>
          <w:sz w:val="48"/>
          <w:szCs w:val="48"/>
          <w:u w:val="single"/>
        </w:rPr>
      </w:pPr>
    </w:p>
    <w:p w14:paraId="1A9C5EA3" w14:textId="77777777" w:rsidR="00A25FE2" w:rsidRPr="00E57C74" w:rsidRDefault="00A25FE2" w:rsidP="00A70C6A">
      <w:pPr>
        <w:rPr>
          <w:rFonts w:asciiTheme="minorHAnsi" w:hAnsiTheme="minorHAnsi" w:cstheme="minorHAnsi"/>
          <w:sz w:val="48"/>
          <w:szCs w:val="48"/>
          <w:u w:val="single"/>
        </w:rPr>
      </w:pPr>
    </w:p>
    <w:sdt>
      <w:sdtPr>
        <w:rPr>
          <w:rFonts w:asciiTheme="minorHAnsi" w:eastAsiaTheme="minorHAnsi" w:hAnsiTheme="minorHAnsi" w:cstheme="minorHAnsi"/>
          <w:b/>
          <w:bCs/>
          <w:color w:val="auto"/>
          <w:sz w:val="22"/>
          <w:szCs w:val="22"/>
        </w:rPr>
        <w:id w:val="36762931"/>
        <w:docPartObj>
          <w:docPartGallery w:val="Table of Contents"/>
          <w:docPartUnique/>
        </w:docPartObj>
      </w:sdtPr>
      <w:sdtEndPr>
        <w:rPr>
          <w:rFonts w:eastAsia="Times New Roman"/>
          <w:b w:val="0"/>
          <w:bCs w:val="0"/>
          <w:sz w:val="24"/>
          <w:szCs w:val="20"/>
        </w:rPr>
      </w:sdtEndPr>
      <w:sdtContent>
        <w:p w14:paraId="66C833F1" w14:textId="77777777" w:rsidR="00A70C6A" w:rsidRPr="00CC6CF4" w:rsidRDefault="00A70C6A" w:rsidP="00C51197">
          <w:pPr>
            <w:pStyle w:val="TOCHeading"/>
            <w:ind w:left="360"/>
            <w:jc w:val="center"/>
            <w:rPr>
              <w:rFonts w:ascii="Calibri Light" w:hAnsi="Calibri Light" w:cs="Calibri Light"/>
              <w:b/>
              <w:bCs/>
              <w:sz w:val="28"/>
              <w:szCs w:val="28"/>
            </w:rPr>
          </w:pPr>
          <w:r w:rsidRPr="00CC6CF4">
            <w:rPr>
              <w:rFonts w:ascii="Calibri Light" w:hAnsi="Calibri Light" w:cs="Calibri Light"/>
              <w:b/>
              <w:bCs/>
            </w:rPr>
            <w:t>Table of Contents</w:t>
          </w:r>
        </w:p>
        <w:p w14:paraId="63B69290" w14:textId="73897839" w:rsidR="00CC6CF4" w:rsidRPr="00CC6CF4" w:rsidRDefault="00060D7C">
          <w:pPr>
            <w:pStyle w:val="TOC1"/>
            <w:rPr>
              <w:ins w:id="13" w:author="hari prasath" w:date="2020-07-17T09:42:00Z"/>
              <w:rFonts w:ascii="Calibri Light" w:eastAsiaTheme="minorEastAsia" w:hAnsi="Calibri Light" w:cs="Calibri Light"/>
              <w:b w:val="0"/>
              <w:noProof/>
              <w:sz w:val="22"/>
              <w:szCs w:val="22"/>
              <w:lang w:val="en-IN" w:eastAsia="en-IN"/>
              <w:rPrChange w:id="14" w:author="hari prasath" w:date="2020-07-17T09:43:00Z">
                <w:rPr>
                  <w:ins w:id="15" w:author="hari prasath" w:date="2020-07-17T09:42:00Z"/>
                  <w:rFonts w:asciiTheme="minorHAnsi" w:eastAsiaTheme="minorEastAsia" w:hAnsiTheme="minorHAnsi" w:cstheme="minorBidi"/>
                  <w:b w:val="0"/>
                  <w:noProof/>
                  <w:sz w:val="22"/>
                  <w:szCs w:val="22"/>
                  <w:lang w:val="en-IN" w:eastAsia="en-IN"/>
                </w:rPr>
              </w:rPrChange>
            </w:rPr>
          </w:pPr>
          <w:r w:rsidRPr="004F618D">
            <w:rPr>
              <w:rFonts w:ascii="Calibri Light" w:hAnsi="Calibri Light" w:cs="Calibri Light"/>
              <w:sz w:val="22"/>
            </w:rPr>
            <w:fldChar w:fldCharType="begin"/>
          </w:r>
          <w:r w:rsidR="00A70C6A" w:rsidRPr="00CC6CF4">
            <w:rPr>
              <w:rFonts w:ascii="Calibri Light" w:hAnsi="Calibri Light" w:cs="Calibri Light"/>
            </w:rPr>
            <w:instrText xml:space="preserve"> TOC \o "1-3" \h \z \u </w:instrText>
          </w:r>
          <w:r w:rsidRPr="004F618D">
            <w:rPr>
              <w:rFonts w:ascii="Calibri Light" w:hAnsi="Calibri Light" w:cs="Calibri Light"/>
              <w:sz w:val="22"/>
              <w:rPrChange w:id="16" w:author="hari prasath" w:date="2020-07-17T09:43:00Z">
                <w:rPr>
                  <w:rFonts w:ascii="Calibri Light" w:hAnsi="Calibri Light" w:cs="Calibri Light"/>
                  <w:b w:val="0"/>
                </w:rPr>
              </w:rPrChange>
            </w:rPr>
            <w:fldChar w:fldCharType="separate"/>
          </w:r>
          <w:ins w:id="17" w:author="hari prasath" w:date="2020-07-17T09:42:00Z">
            <w:r w:rsidR="00CC6CF4" w:rsidRPr="00CC6CF4">
              <w:rPr>
                <w:rStyle w:val="Hyperlink"/>
                <w:rFonts w:ascii="Calibri Light" w:hAnsi="Calibri Light" w:cs="Calibri Light"/>
                <w:noProof/>
                <w:rPrChange w:id="18" w:author="hari prasath" w:date="2020-07-17T09:43:00Z">
                  <w:rPr>
                    <w:rStyle w:val="Hyperlink"/>
                    <w:noProof/>
                  </w:rPr>
                </w:rPrChange>
              </w:rPr>
              <w:fldChar w:fldCharType="begin"/>
            </w:r>
            <w:r w:rsidR="00CC6CF4" w:rsidRPr="00CC6CF4">
              <w:rPr>
                <w:rStyle w:val="Hyperlink"/>
                <w:rFonts w:ascii="Calibri Light" w:hAnsi="Calibri Light" w:cs="Calibri Light"/>
                <w:noProof/>
                <w:rPrChange w:id="19" w:author="hari prasath" w:date="2020-07-17T09:43:00Z">
                  <w:rPr>
                    <w:rStyle w:val="Hyperlink"/>
                    <w:noProof/>
                  </w:rPr>
                </w:rPrChange>
              </w:rPr>
              <w:instrText xml:space="preserve"> </w:instrText>
            </w:r>
            <w:r w:rsidR="00CC6CF4" w:rsidRPr="00CC6CF4">
              <w:rPr>
                <w:rFonts w:ascii="Calibri Light" w:hAnsi="Calibri Light" w:cs="Calibri Light"/>
                <w:noProof/>
                <w:rPrChange w:id="20" w:author="hari prasath" w:date="2020-07-17T09:43:00Z">
                  <w:rPr>
                    <w:noProof/>
                  </w:rPr>
                </w:rPrChange>
              </w:rPr>
              <w:instrText>HYPERLINK \l "_Toc45871384"</w:instrText>
            </w:r>
            <w:r w:rsidR="00CC6CF4" w:rsidRPr="00CC6CF4">
              <w:rPr>
                <w:rStyle w:val="Hyperlink"/>
                <w:rFonts w:ascii="Calibri Light" w:hAnsi="Calibri Light" w:cs="Calibri Light"/>
                <w:noProof/>
                <w:rPrChange w:id="21" w:author="hari prasath" w:date="2020-07-17T09:43:00Z">
                  <w:rPr>
                    <w:rStyle w:val="Hyperlink"/>
                    <w:noProof/>
                  </w:rPr>
                </w:rPrChange>
              </w:rPr>
              <w:instrText xml:space="preserve"> </w:instrText>
            </w:r>
            <w:r w:rsidR="00CC6CF4" w:rsidRPr="00CC6CF4">
              <w:rPr>
                <w:rStyle w:val="Hyperlink"/>
                <w:rFonts w:ascii="Calibri Light" w:hAnsi="Calibri Light" w:cs="Calibri Light"/>
                <w:noProof/>
                <w:rPrChange w:id="22" w:author="hari prasath" w:date="2020-07-17T09:43:00Z">
                  <w:rPr>
                    <w:rStyle w:val="Hyperlink"/>
                    <w:noProof/>
                  </w:rPr>
                </w:rPrChange>
              </w:rPr>
              <w:fldChar w:fldCharType="separate"/>
            </w:r>
            <w:r w:rsidR="00CC6CF4" w:rsidRPr="00CC6CF4">
              <w:rPr>
                <w:rStyle w:val="Hyperlink"/>
                <w:rFonts w:ascii="Calibri Light" w:hAnsi="Calibri Light" w:cs="Calibri Light"/>
                <w:noProof/>
                <w:rPrChange w:id="23" w:author="hari prasath" w:date="2020-07-17T09:43:00Z">
                  <w:rPr>
                    <w:rStyle w:val="Hyperlink"/>
                    <w:noProof/>
                  </w:rPr>
                </w:rPrChange>
              </w:rPr>
              <w:t>1.</w:t>
            </w:r>
            <w:r w:rsidR="00CC6CF4" w:rsidRPr="00CC6CF4">
              <w:rPr>
                <w:rFonts w:ascii="Calibri Light" w:eastAsiaTheme="minorEastAsia" w:hAnsi="Calibri Light" w:cs="Calibri Light"/>
                <w:b w:val="0"/>
                <w:noProof/>
                <w:sz w:val="22"/>
                <w:szCs w:val="22"/>
                <w:lang w:val="en-IN" w:eastAsia="en-IN"/>
                <w:rPrChange w:id="24" w:author="hari prasath" w:date="2020-07-17T09:43:00Z">
                  <w:rPr>
                    <w:rFonts w:asciiTheme="minorHAnsi" w:eastAsiaTheme="minorEastAsia" w:hAnsiTheme="minorHAnsi" w:cstheme="minorBidi"/>
                    <w:b w:val="0"/>
                    <w:noProof/>
                    <w:sz w:val="22"/>
                    <w:szCs w:val="22"/>
                    <w:lang w:val="en-IN" w:eastAsia="en-IN"/>
                  </w:rPr>
                </w:rPrChange>
              </w:rPr>
              <w:tab/>
            </w:r>
            <w:r w:rsidR="00CC6CF4" w:rsidRPr="00CC6CF4">
              <w:rPr>
                <w:rStyle w:val="Hyperlink"/>
                <w:rFonts w:ascii="Calibri Light" w:hAnsi="Calibri Light" w:cs="Calibri Light"/>
                <w:noProof/>
                <w:rPrChange w:id="25" w:author="hari prasath" w:date="2020-07-17T09:43:00Z">
                  <w:rPr>
                    <w:rStyle w:val="Hyperlink"/>
                    <w:noProof/>
                  </w:rPr>
                </w:rPrChange>
              </w:rPr>
              <w:t>Introduction</w:t>
            </w:r>
            <w:r w:rsidR="00CC6CF4" w:rsidRPr="00CC6CF4">
              <w:rPr>
                <w:rFonts w:ascii="Calibri Light" w:hAnsi="Calibri Light" w:cs="Calibri Light"/>
                <w:noProof/>
                <w:webHidden/>
                <w:rPrChange w:id="26" w:author="hari prasath" w:date="2020-07-17T09:43:00Z">
                  <w:rPr>
                    <w:noProof/>
                    <w:webHidden/>
                  </w:rPr>
                </w:rPrChange>
              </w:rPr>
              <w:tab/>
            </w:r>
            <w:r w:rsidR="00CC6CF4" w:rsidRPr="00CC6CF4">
              <w:rPr>
                <w:rFonts w:ascii="Calibri Light" w:hAnsi="Calibri Light" w:cs="Calibri Light"/>
                <w:noProof/>
                <w:webHidden/>
                <w:rPrChange w:id="27" w:author="hari prasath" w:date="2020-07-17T09:43:00Z">
                  <w:rPr>
                    <w:noProof/>
                    <w:webHidden/>
                  </w:rPr>
                </w:rPrChange>
              </w:rPr>
              <w:fldChar w:fldCharType="begin"/>
            </w:r>
            <w:r w:rsidR="00CC6CF4" w:rsidRPr="00CC6CF4">
              <w:rPr>
                <w:rFonts w:ascii="Calibri Light" w:hAnsi="Calibri Light" w:cs="Calibri Light"/>
                <w:noProof/>
                <w:webHidden/>
                <w:rPrChange w:id="28" w:author="hari prasath" w:date="2020-07-17T09:43:00Z">
                  <w:rPr>
                    <w:noProof/>
                    <w:webHidden/>
                  </w:rPr>
                </w:rPrChange>
              </w:rPr>
              <w:instrText xml:space="preserve"> PAGEREF _Toc45871384 \h </w:instrText>
            </w:r>
          </w:ins>
          <w:r w:rsidR="00CC6CF4" w:rsidRPr="00CC6CF4">
            <w:rPr>
              <w:rFonts w:ascii="Calibri Light" w:hAnsi="Calibri Light" w:cs="Calibri Light"/>
              <w:noProof/>
              <w:webHidden/>
              <w:rPrChange w:id="29" w:author="hari prasath" w:date="2020-07-17T09:43:00Z">
                <w:rPr>
                  <w:rFonts w:ascii="Calibri Light" w:hAnsi="Calibri Light" w:cs="Calibri Light"/>
                  <w:noProof/>
                  <w:webHidden/>
                </w:rPr>
              </w:rPrChange>
            </w:rPr>
          </w:r>
          <w:r w:rsidR="00CC6CF4" w:rsidRPr="00CC6CF4">
            <w:rPr>
              <w:rFonts w:ascii="Calibri Light" w:hAnsi="Calibri Light" w:cs="Calibri Light"/>
              <w:noProof/>
              <w:webHidden/>
              <w:rPrChange w:id="30" w:author="hari prasath" w:date="2020-07-17T09:43:00Z">
                <w:rPr>
                  <w:noProof/>
                  <w:webHidden/>
                </w:rPr>
              </w:rPrChange>
            </w:rPr>
            <w:fldChar w:fldCharType="separate"/>
          </w:r>
          <w:ins w:id="31" w:author="hari prasath" w:date="2020-07-17T09:42:00Z">
            <w:r w:rsidR="00CC6CF4" w:rsidRPr="00CC6CF4">
              <w:rPr>
                <w:rFonts w:ascii="Calibri Light" w:hAnsi="Calibri Light" w:cs="Calibri Light"/>
                <w:noProof/>
                <w:webHidden/>
                <w:rPrChange w:id="32" w:author="hari prasath" w:date="2020-07-17T09:43:00Z">
                  <w:rPr>
                    <w:noProof/>
                    <w:webHidden/>
                  </w:rPr>
                </w:rPrChange>
              </w:rPr>
              <w:t>6</w:t>
            </w:r>
            <w:r w:rsidR="00CC6CF4" w:rsidRPr="00CC6CF4">
              <w:rPr>
                <w:rFonts w:ascii="Calibri Light" w:hAnsi="Calibri Light" w:cs="Calibri Light"/>
                <w:noProof/>
                <w:webHidden/>
                <w:rPrChange w:id="33" w:author="hari prasath" w:date="2020-07-17T09:43:00Z">
                  <w:rPr>
                    <w:noProof/>
                    <w:webHidden/>
                  </w:rPr>
                </w:rPrChange>
              </w:rPr>
              <w:fldChar w:fldCharType="end"/>
            </w:r>
            <w:r w:rsidR="00CC6CF4" w:rsidRPr="00CC6CF4">
              <w:rPr>
                <w:rStyle w:val="Hyperlink"/>
                <w:rFonts w:ascii="Calibri Light" w:hAnsi="Calibri Light" w:cs="Calibri Light"/>
                <w:noProof/>
                <w:rPrChange w:id="34" w:author="hari prasath" w:date="2020-07-17T09:43:00Z">
                  <w:rPr>
                    <w:rStyle w:val="Hyperlink"/>
                    <w:noProof/>
                  </w:rPr>
                </w:rPrChange>
              </w:rPr>
              <w:fldChar w:fldCharType="end"/>
            </w:r>
          </w:ins>
        </w:p>
        <w:p w14:paraId="6E2188A2" w14:textId="3C9821E4" w:rsidR="00CC6CF4" w:rsidRPr="00CC6CF4" w:rsidRDefault="00CC6CF4">
          <w:pPr>
            <w:pStyle w:val="TOC1"/>
            <w:rPr>
              <w:ins w:id="35" w:author="hari prasath" w:date="2020-07-17T09:42:00Z"/>
              <w:rFonts w:ascii="Calibri Light" w:eastAsiaTheme="minorEastAsia" w:hAnsi="Calibri Light" w:cs="Calibri Light"/>
              <w:b w:val="0"/>
              <w:noProof/>
              <w:sz w:val="22"/>
              <w:szCs w:val="22"/>
              <w:lang w:val="en-IN" w:eastAsia="en-IN"/>
              <w:rPrChange w:id="36" w:author="hari prasath" w:date="2020-07-17T09:43:00Z">
                <w:rPr>
                  <w:ins w:id="37" w:author="hari prasath" w:date="2020-07-17T09:42:00Z"/>
                  <w:rFonts w:asciiTheme="minorHAnsi" w:eastAsiaTheme="minorEastAsia" w:hAnsiTheme="minorHAnsi" w:cstheme="minorBidi"/>
                  <w:b w:val="0"/>
                  <w:noProof/>
                  <w:sz w:val="22"/>
                  <w:szCs w:val="22"/>
                  <w:lang w:val="en-IN" w:eastAsia="en-IN"/>
                </w:rPr>
              </w:rPrChange>
            </w:rPr>
          </w:pPr>
          <w:ins w:id="38" w:author="hari prasath" w:date="2020-07-17T09:42:00Z">
            <w:r w:rsidRPr="00CC6CF4">
              <w:rPr>
                <w:rStyle w:val="Hyperlink"/>
                <w:rFonts w:ascii="Calibri Light" w:hAnsi="Calibri Light" w:cs="Calibri Light"/>
                <w:noProof/>
                <w:rPrChange w:id="39" w:author="hari prasath" w:date="2020-07-17T09:43:00Z">
                  <w:rPr>
                    <w:rStyle w:val="Hyperlink"/>
                    <w:noProof/>
                  </w:rPr>
                </w:rPrChange>
              </w:rPr>
              <w:fldChar w:fldCharType="begin"/>
            </w:r>
            <w:r w:rsidRPr="00CC6CF4">
              <w:rPr>
                <w:rStyle w:val="Hyperlink"/>
                <w:rFonts w:ascii="Calibri Light" w:hAnsi="Calibri Light" w:cs="Calibri Light"/>
                <w:noProof/>
                <w:rPrChange w:id="40" w:author="hari prasath" w:date="2020-07-17T09:43:00Z">
                  <w:rPr>
                    <w:rStyle w:val="Hyperlink"/>
                    <w:noProof/>
                  </w:rPr>
                </w:rPrChange>
              </w:rPr>
              <w:instrText xml:space="preserve"> </w:instrText>
            </w:r>
            <w:r w:rsidRPr="00CC6CF4">
              <w:rPr>
                <w:rFonts w:ascii="Calibri Light" w:hAnsi="Calibri Light" w:cs="Calibri Light"/>
                <w:noProof/>
                <w:rPrChange w:id="41" w:author="hari prasath" w:date="2020-07-17T09:43:00Z">
                  <w:rPr>
                    <w:noProof/>
                  </w:rPr>
                </w:rPrChange>
              </w:rPr>
              <w:instrText>HYPERLINK \l "_Toc45871385"</w:instrText>
            </w:r>
            <w:r w:rsidRPr="00CC6CF4">
              <w:rPr>
                <w:rStyle w:val="Hyperlink"/>
                <w:rFonts w:ascii="Calibri Light" w:hAnsi="Calibri Light" w:cs="Calibri Light"/>
                <w:noProof/>
                <w:rPrChange w:id="42" w:author="hari prasath" w:date="2020-07-17T09:43:00Z">
                  <w:rPr>
                    <w:rStyle w:val="Hyperlink"/>
                    <w:noProof/>
                  </w:rPr>
                </w:rPrChange>
              </w:rPr>
              <w:instrText xml:space="preserve"> </w:instrText>
            </w:r>
            <w:r w:rsidRPr="00CC6CF4">
              <w:rPr>
                <w:rStyle w:val="Hyperlink"/>
                <w:rFonts w:ascii="Calibri Light" w:hAnsi="Calibri Light" w:cs="Calibri Light"/>
                <w:noProof/>
                <w:rPrChange w:id="43" w:author="hari prasath" w:date="2020-07-17T09:43:00Z">
                  <w:rPr>
                    <w:rStyle w:val="Hyperlink"/>
                    <w:noProof/>
                  </w:rPr>
                </w:rPrChange>
              </w:rPr>
              <w:fldChar w:fldCharType="separate"/>
            </w:r>
            <w:r w:rsidRPr="00CC6CF4">
              <w:rPr>
                <w:rStyle w:val="Hyperlink"/>
                <w:rFonts w:ascii="Calibri Light" w:hAnsi="Calibri Light" w:cs="Calibri Light"/>
                <w:noProof/>
                <w:rPrChange w:id="44" w:author="hari prasath" w:date="2020-07-17T09:43:00Z">
                  <w:rPr>
                    <w:rStyle w:val="Hyperlink"/>
                    <w:noProof/>
                  </w:rPr>
                </w:rPrChange>
              </w:rPr>
              <w:t>2.</w:t>
            </w:r>
            <w:r w:rsidRPr="00CC6CF4">
              <w:rPr>
                <w:rFonts w:ascii="Calibri Light" w:eastAsiaTheme="minorEastAsia" w:hAnsi="Calibri Light" w:cs="Calibri Light"/>
                <w:b w:val="0"/>
                <w:noProof/>
                <w:sz w:val="22"/>
                <w:szCs w:val="22"/>
                <w:lang w:val="en-IN" w:eastAsia="en-IN"/>
                <w:rPrChange w:id="45" w:author="hari prasath" w:date="2020-07-17T09:43:00Z">
                  <w:rPr>
                    <w:rFonts w:asciiTheme="minorHAnsi" w:eastAsiaTheme="minorEastAsia" w:hAnsiTheme="minorHAnsi" w:cstheme="minorBidi"/>
                    <w:b w:val="0"/>
                    <w:noProof/>
                    <w:sz w:val="22"/>
                    <w:szCs w:val="22"/>
                    <w:lang w:val="en-IN" w:eastAsia="en-IN"/>
                  </w:rPr>
                </w:rPrChange>
              </w:rPr>
              <w:tab/>
            </w:r>
            <w:r w:rsidRPr="00CC6CF4">
              <w:rPr>
                <w:rStyle w:val="Hyperlink"/>
                <w:rFonts w:ascii="Calibri Light" w:hAnsi="Calibri Light" w:cs="Calibri Light"/>
                <w:noProof/>
                <w:rPrChange w:id="46" w:author="hari prasath" w:date="2020-07-17T09:43:00Z">
                  <w:rPr>
                    <w:rStyle w:val="Hyperlink"/>
                    <w:noProof/>
                  </w:rPr>
                </w:rPrChange>
              </w:rPr>
              <w:t>Document Purpose</w:t>
            </w:r>
            <w:r w:rsidRPr="00CC6CF4">
              <w:rPr>
                <w:rFonts w:ascii="Calibri Light" w:hAnsi="Calibri Light" w:cs="Calibri Light"/>
                <w:noProof/>
                <w:webHidden/>
                <w:rPrChange w:id="47" w:author="hari prasath" w:date="2020-07-17T09:43:00Z">
                  <w:rPr>
                    <w:noProof/>
                    <w:webHidden/>
                  </w:rPr>
                </w:rPrChange>
              </w:rPr>
              <w:tab/>
            </w:r>
            <w:r w:rsidRPr="00CC6CF4">
              <w:rPr>
                <w:rFonts w:ascii="Calibri Light" w:hAnsi="Calibri Light" w:cs="Calibri Light"/>
                <w:noProof/>
                <w:webHidden/>
                <w:rPrChange w:id="48" w:author="hari prasath" w:date="2020-07-17T09:43:00Z">
                  <w:rPr>
                    <w:noProof/>
                    <w:webHidden/>
                  </w:rPr>
                </w:rPrChange>
              </w:rPr>
              <w:fldChar w:fldCharType="begin"/>
            </w:r>
            <w:r w:rsidRPr="00CC6CF4">
              <w:rPr>
                <w:rFonts w:ascii="Calibri Light" w:hAnsi="Calibri Light" w:cs="Calibri Light"/>
                <w:noProof/>
                <w:webHidden/>
                <w:rPrChange w:id="49" w:author="hari prasath" w:date="2020-07-17T09:43:00Z">
                  <w:rPr>
                    <w:noProof/>
                    <w:webHidden/>
                  </w:rPr>
                </w:rPrChange>
              </w:rPr>
              <w:instrText xml:space="preserve"> PAGEREF _Toc45871385 \h </w:instrText>
            </w:r>
          </w:ins>
          <w:r w:rsidRPr="00CC6CF4">
            <w:rPr>
              <w:rFonts w:ascii="Calibri Light" w:hAnsi="Calibri Light" w:cs="Calibri Light"/>
              <w:noProof/>
              <w:webHidden/>
              <w:rPrChange w:id="50"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51" w:author="hari prasath" w:date="2020-07-17T09:43:00Z">
                <w:rPr>
                  <w:noProof/>
                  <w:webHidden/>
                </w:rPr>
              </w:rPrChange>
            </w:rPr>
            <w:fldChar w:fldCharType="separate"/>
          </w:r>
          <w:ins w:id="52" w:author="hari prasath" w:date="2020-07-17T09:42:00Z">
            <w:r w:rsidRPr="00CC6CF4">
              <w:rPr>
                <w:rFonts w:ascii="Calibri Light" w:hAnsi="Calibri Light" w:cs="Calibri Light"/>
                <w:noProof/>
                <w:webHidden/>
                <w:rPrChange w:id="53" w:author="hari prasath" w:date="2020-07-17T09:43:00Z">
                  <w:rPr>
                    <w:noProof/>
                    <w:webHidden/>
                  </w:rPr>
                </w:rPrChange>
              </w:rPr>
              <w:t>6</w:t>
            </w:r>
            <w:r w:rsidRPr="00CC6CF4">
              <w:rPr>
                <w:rFonts w:ascii="Calibri Light" w:hAnsi="Calibri Light" w:cs="Calibri Light"/>
                <w:noProof/>
                <w:webHidden/>
                <w:rPrChange w:id="54" w:author="hari prasath" w:date="2020-07-17T09:43:00Z">
                  <w:rPr>
                    <w:noProof/>
                    <w:webHidden/>
                  </w:rPr>
                </w:rPrChange>
              </w:rPr>
              <w:fldChar w:fldCharType="end"/>
            </w:r>
            <w:r w:rsidRPr="00CC6CF4">
              <w:rPr>
                <w:rStyle w:val="Hyperlink"/>
                <w:rFonts w:ascii="Calibri Light" w:hAnsi="Calibri Light" w:cs="Calibri Light"/>
                <w:noProof/>
                <w:rPrChange w:id="55" w:author="hari prasath" w:date="2020-07-17T09:43:00Z">
                  <w:rPr>
                    <w:rStyle w:val="Hyperlink"/>
                    <w:noProof/>
                  </w:rPr>
                </w:rPrChange>
              </w:rPr>
              <w:fldChar w:fldCharType="end"/>
            </w:r>
          </w:ins>
        </w:p>
        <w:p w14:paraId="1783A564" w14:textId="459CBEA5" w:rsidR="00CC6CF4" w:rsidRPr="00CC6CF4" w:rsidRDefault="00CC6CF4">
          <w:pPr>
            <w:pStyle w:val="TOC2"/>
            <w:tabs>
              <w:tab w:val="left" w:pos="960"/>
            </w:tabs>
            <w:rPr>
              <w:ins w:id="56" w:author="hari prasath" w:date="2020-07-17T09:42:00Z"/>
              <w:rFonts w:ascii="Calibri Light" w:eastAsiaTheme="minorEastAsia" w:hAnsi="Calibri Light" w:cs="Calibri Light"/>
              <w:noProof/>
              <w:szCs w:val="22"/>
              <w:lang w:val="en-IN" w:eastAsia="en-IN"/>
              <w:rPrChange w:id="57" w:author="hari prasath" w:date="2020-07-17T09:43:00Z">
                <w:rPr>
                  <w:ins w:id="58" w:author="hari prasath" w:date="2020-07-17T09:42:00Z"/>
                  <w:rFonts w:asciiTheme="minorHAnsi" w:eastAsiaTheme="minorEastAsia" w:hAnsiTheme="minorHAnsi" w:cstheme="minorBidi"/>
                  <w:noProof/>
                  <w:szCs w:val="22"/>
                  <w:lang w:val="en-IN" w:eastAsia="en-IN"/>
                </w:rPr>
              </w:rPrChange>
            </w:rPr>
          </w:pPr>
          <w:ins w:id="59" w:author="hari prasath" w:date="2020-07-17T09:42:00Z">
            <w:r w:rsidRPr="00CC6CF4">
              <w:rPr>
                <w:rStyle w:val="Hyperlink"/>
                <w:rFonts w:ascii="Calibri Light" w:hAnsi="Calibri Light" w:cs="Calibri Light"/>
                <w:noProof/>
                <w:rPrChange w:id="60" w:author="hari prasath" w:date="2020-07-17T09:43:00Z">
                  <w:rPr>
                    <w:rStyle w:val="Hyperlink"/>
                    <w:noProof/>
                  </w:rPr>
                </w:rPrChange>
              </w:rPr>
              <w:fldChar w:fldCharType="begin"/>
            </w:r>
            <w:r w:rsidRPr="00CC6CF4">
              <w:rPr>
                <w:rStyle w:val="Hyperlink"/>
                <w:rFonts w:ascii="Calibri Light" w:hAnsi="Calibri Light" w:cs="Calibri Light"/>
                <w:noProof/>
                <w:rPrChange w:id="61" w:author="hari prasath" w:date="2020-07-17T09:43:00Z">
                  <w:rPr>
                    <w:rStyle w:val="Hyperlink"/>
                    <w:noProof/>
                  </w:rPr>
                </w:rPrChange>
              </w:rPr>
              <w:instrText xml:space="preserve"> </w:instrText>
            </w:r>
            <w:r w:rsidRPr="00CC6CF4">
              <w:rPr>
                <w:rFonts w:ascii="Calibri Light" w:hAnsi="Calibri Light" w:cs="Calibri Light"/>
                <w:noProof/>
                <w:rPrChange w:id="62" w:author="hari prasath" w:date="2020-07-17T09:43:00Z">
                  <w:rPr>
                    <w:noProof/>
                  </w:rPr>
                </w:rPrChange>
              </w:rPr>
              <w:instrText>HYPERLINK \l "_Toc45871386"</w:instrText>
            </w:r>
            <w:r w:rsidRPr="00CC6CF4">
              <w:rPr>
                <w:rStyle w:val="Hyperlink"/>
                <w:rFonts w:ascii="Calibri Light" w:hAnsi="Calibri Light" w:cs="Calibri Light"/>
                <w:noProof/>
                <w:rPrChange w:id="63" w:author="hari prasath" w:date="2020-07-17T09:43:00Z">
                  <w:rPr>
                    <w:rStyle w:val="Hyperlink"/>
                    <w:noProof/>
                  </w:rPr>
                </w:rPrChange>
              </w:rPr>
              <w:instrText xml:space="preserve"> </w:instrText>
            </w:r>
            <w:r w:rsidRPr="00CC6CF4">
              <w:rPr>
                <w:rStyle w:val="Hyperlink"/>
                <w:rFonts w:ascii="Calibri Light" w:hAnsi="Calibri Light" w:cs="Calibri Light"/>
                <w:noProof/>
                <w:rPrChange w:id="64" w:author="hari prasath" w:date="2020-07-17T09:43:00Z">
                  <w:rPr>
                    <w:rStyle w:val="Hyperlink"/>
                    <w:noProof/>
                  </w:rPr>
                </w:rPrChange>
              </w:rPr>
              <w:fldChar w:fldCharType="separate"/>
            </w:r>
            <w:r w:rsidRPr="00CC6CF4">
              <w:rPr>
                <w:rStyle w:val="Hyperlink"/>
                <w:rFonts w:ascii="Calibri Light" w:hAnsi="Calibri Light" w:cs="Calibri Light"/>
                <w:noProof/>
                <w:rPrChange w:id="65" w:author="hari prasath" w:date="2020-07-17T09:43:00Z">
                  <w:rPr>
                    <w:rStyle w:val="Hyperlink"/>
                    <w:noProof/>
                  </w:rPr>
                </w:rPrChange>
              </w:rPr>
              <w:t>2.1</w:t>
            </w:r>
            <w:r w:rsidRPr="00CC6CF4">
              <w:rPr>
                <w:rFonts w:ascii="Calibri Light" w:eastAsiaTheme="minorEastAsia" w:hAnsi="Calibri Light" w:cs="Calibri Light"/>
                <w:noProof/>
                <w:szCs w:val="22"/>
                <w:lang w:val="en-IN" w:eastAsia="en-IN"/>
                <w:rPrChange w:id="66"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67" w:author="hari prasath" w:date="2020-07-17T09:43:00Z">
                  <w:rPr>
                    <w:rStyle w:val="Hyperlink"/>
                    <w:noProof/>
                  </w:rPr>
                </w:rPrChange>
              </w:rPr>
              <w:t>Product Brief</w:t>
            </w:r>
            <w:r w:rsidRPr="00CC6CF4">
              <w:rPr>
                <w:rFonts w:ascii="Calibri Light" w:hAnsi="Calibri Light" w:cs="Calibri Light"/>
                <w:noProof/>
                <w:webHidden/>
                <w:rPrChange w:id="68" w:author="hari prasath" w:date="2020-07-17T09:43:00Z">
                  <w:rPr>
                    <w:noProof/>
                    <w:webHidden/>
                  </w:rPr>
                </w:rPrChange>
              </w:rPr>
              <w:tab/>
            </w:r>
            <w:r w:rsidRPr="00CC6CF4">
              <w:rPr>
                <w:rFonts w:ascii="Calibri Light" w:hAnsi="Calibri Light" w:cs="Calibri Light"/>
                <w:noProof/>
                <w:webHidden/>
                <w:rPrChange w:id="69" w:author="hari prasath" w:date="2020-07-17T09:43:00Z">
                  <w:rPr>
                    <w:noProof/>
                    <w:webHidden/>
                  </w:rPr>
                </w:rPrChange>
              </w:rPr>
              <w:fldChar w:fldCharType="begin"/>
            </w:r>
            <w:r w:rsidRPr="00CC6CF4">
              <w:rPr>
                <w:rFonts w:ascii="Calibri Light" w:hAnsi="Calibri Light" w:cs="Calibri Light"/>
                <w:noProof/>
                <w:webHidden/>
                <w:rPrChange w:id="70" w:author="hari prasath" w:date="2020-07-17T09:43:00Z">
                  <w:rPr>
                    <w:noProof/>
                    <w:webHidden/>
                  </w:rPr>
                </w:rPrChange>
              </w:rPr>
              <w:instrText xml:space="preserve"> PAGEREF _Toc45871386 \h </w:instrText>
            </w:r>
          </w:ins>
          <w:r w:rsidRPr="00CC6CF4">
            <w:rPr>
              <w:rFonts w:ascii="Calibri Light" w:hAnsi="Calibri Light" w:cs="Calibri Light"/>
              <w:noProof/>
              <w:webHidden/>
              <w:rPrChange w:id="71"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72" w:author="hari prasath" w:date="2020-07-17T09:43:00Z">
                <w:rPr>
                  <w:noProof/>
                  <w:webHidden/>
                </w:rPr>
              </w:rPrChange>
            </w:rPr>
            <w:fldChar w:fldCharType="separate"/>
          </w:r>
          <w:ins w:id="73" w:author="hari prasath" w:date="2020-07-17T09:42:00Z">
            <w:r w:rsidRPr="00CC6CF4">
              <w:rPr>
                <w:rFonts w:ascii="Calibri Light" w:hAnsi="Calibri Light" w:cs="Calibri Light"/>
                <w:noProof/>
                <w:webHidden/>
                <w:rPrChange w:id="74" w:author="hari prasath" w:date="2020-07-17T09:43:00Z">
                  <w:rPr>
                    <w:noProof/>
                    <w:webHidden/>
                  </w:rPr>
                </w:rPrChange>
              </w:rPr>
              <w:t>6</w:t>
            </w:r>
            <w:r w:rsidRPr="00CC6CF4">
              <w:rPr>
                <w:rFonts w:ascii="Calibri Light" w:hAnsi="Calibri Light" w:cs="Calibri Light"/>
                <w:noProof/>
                <w:webHidden/>
                <w:rPrChange w:id="75" w:author="hari prasath" w:date="2020-07-17T09:43:00Z">
                  <w:rPr>
                    <w:noProof/>
                    <w:webHidden/>
                  </w:rPr>
                </w:rPrChange>
              </w:rPr>
              <w:fldChar w:fldCharType="end"/>
            </w:r>
            <w:r w:rsidRPr="00CC6CF4">
              <w:rPr>
                <w:rStyle w:val="Hyperlink"/>
                <w:rFonts w:ascii="Calibri Light" w:hAnsi="Calibri Light" w:cs="Calibri Light"/>
                <w:noProof/>
                <w:rPrChange w:id="76" w:author="hari prasath" w:date="2020-07-17T09:43:00Z">
                  <w:rPr>
                    <w:rStyle w:val="Hyperlink"/>
                    <w:noProof/>
                  </w:rPr>
                </w:rPrChange>
              </w:rPr>
              <w:fldChar w:fldCharType="end"/>
            </w:r>
          </w:ins>
        </w:p>
        <w:p w14:paraId="306CAE98" w14:textId="1457E58D" w:rsidR="00CC6CF4" w:rsidRPr="00CC6CF4" w:rsidRDefault="00CC6CF4">
          <w:pPr>
            <w:pStyle w:val="TOC1"/>
            <w:rPr>
              <w:ins w:id="77" w:author="hari prasath" w:date="2020-07-17T09:42:00Z"/>
              <w:rFonts w:ascii="Calibri Light" w:eastAsiaTheme="minorEastAsia" w:hAnsi="Calibri Light" w:cs="Calibri Light"/>
              <w:b w:val="0"/>
              <w:noProof/>
              <w:sz w:val="22"/>
              <w:szCs w:val="22"/>
              <w:lang w:val="en-IN" w:eastAsia="en-IN"/>
              <w:rPrChange w:id="78" w:author="hari prasath" w:date="2020-07-17T09:43:00Z">
                <w:rPr>
                  <w:ins w:id="79" w:author="hari prasath" w:date="2020-07-17T09:42:00Z"/>
                  <w:rFonts w:asciiTheme="minorHAnsi" w:eastAsiaTheme="minorEastAsia" w:hAnsiTheme="minorHAnsi" w:cstheme="minorBidi"/>
                  <w:b w:val="0"/>
                  <w:noProof/>
                  <w:sz w:val="22"/>
                  <w:szCs w:val="22"/>
                  <w:lang w:val="en-IN" w:eastAsia="en-IN"/>
                </w:rPr>
              </w:rPrChange>
            </w:rPr>
          </w:pPr>
          <w:ins w:id="80" w:author="hari prasath" w:date="2020-07-17T09:42:00Z">
            <w:r w:rsidRPr="00CC6CF4">
              <w:rPr>
                <w:rStyle w:val="Hyperlink"/>
                <w:rFonts w:ascii="Calibri Light" w:hAnsi="Calibri Light" w:cs="Calibri Light"/>
                <w:noProof/>
                <w:rPrChange w:id="81" w:author="hari prasath" w:date="2020-07-17T09:43:00Z">
                  <w:rPr>
                    <w:rStyle w:val="Hyperlink"/>
                    <w:noProof/>
                  </w:rPr>
                </w:rPrChange>
              </w:rPr>
              <w:fldChar w:fldCharType="begin"/>
            </w:r>
            <w:r w:rsidRPr="00CC6CF4">
              <w:rPr>
                <w:rStyle w:val="Hyperlink"/>
                <w:rFonts w:ascii="Calibri Light" w:hAnsi="Calibri Light" w:cs="Calibri Light"/>
                <w:noProof/>
                <w:rPrChange w:id="82" w:author="hari prasath" w:date="2020-07-17T09:43:00Z">
                  <w:rPr>
                    <w:rStyle w:val="Hyperlink"/>
                    <w:noProof/>
                  </w:rPr>
                </w:rPrChange>
              </w:rPr>
              <w:instrText xml:space="preserve"> </w:instrText>
            </w:r>
            <w:r w:rsidRPr="00CC6CF4">
              <w:rPr>
                <w:rFonts w:ascii="Calibri Light" w:hAnsi="Calibri Light" w:cs="Calibri Light"/>
                <w:noProof/>
                <w:rPrChange w:id="83" w:author="hari prasath" w:date="2020-07-17T09:43:00Z">
                  <w:rPr>
                    <w:noProof/>
                  </w:rPr>
                </w:rPrChange>
              </w:rPr>
              <w:instrText>HYPERLINK \l "_Toc45871387"</w:instrText>
            </w:r>
            <w:r w:rsidRPr="00CC6CF4">
              <w:rPr>
                <w:rStyle w:val="Hyperlink"/>
                <w:rFonts w:ascii="Calibri Light" w:hAnsi="Calibri Light" w:cs="Calibri Light"/>
                <w:noProof/>
                <w:rPrChange w:id="84" w:author="hari prasath" w:date="2020-07-17T09:43:00Z">
                  <w:rPr>
                    <w:rStyle w:val="Hyperlink"/>
                    <w:noProof/>
                  </w:rPr>
                </w:rPrChange>
              </w:rPr>
              <w:instrText xml:space="preserve"> </w:instrText>
            </w:r>
            <w:r w:rsidRPr="00CC6CF4">
              <w:rPr>
                <w:rStyle w:val="Hyperlink"/>
                <w:rFonts w:ascii="Calibri Light" w:hAnsi="Calibri Light" w:cs="Calibri Light"/>
                <w:noProof/>
                <w:rPrChange w:id="85" w:author="hari prasath" w:date="2020-07-17T09:43:00Z">
                  <w:rPr>
                    <w:rStyle w:val="Hyperlink"/>
                    <w:noProof/>
                  </w:rPr>
                </w:rPrChange>
              </w:rPr>
              <w:fldChar w:fldCharType="separate"/>
            </w:r>
            <w:r w:rsidRPr="00CC6CF4">
              <w:rPr>
                <w:rStyle w:val="Hyperlink"/>
                <w:rFonts w:ascii="Calibri Light" w:hAnsi="Calibri Light" w:cs="Calibri Light"/>
                <w:noProof/>
                <w:lang w:val="en-IN" w:eastAsia="en-IN"/>
                <w:rPrChange w:id="86" w:author="hari prasath" w:date="2020-07-17T09:43:00Z">
                  <w:rPr>
                    <w:rStyle w:val="Hyperlink"/>
                    <w:noProof/>
                    <w:lang w:val="en-IN" w:eastAsia="en-IN"/>
                  </w:rPr>
                </w:rPrChange>
              </w:rPr>
              <w:t>3.</w:t>
            </w:r>
            <w:r w:rsidRPr="00CC6CF4">
              <w:rPr>
                <w:rFonts w:ascii="Calibri Light" w:eastAsiaTheme="minorEastAsia" w:hAnsi="Calibri Light" w:cs="Calibri Light"/>
                <w:b w:val="0"/>
                <w:noProof/>
                <w:sz w:val="22"/>
                <w:szCs w:val="22"/>
                <w:lang w:val="en-IN" w:eastAsia="en-IN"/>
                <w:rPrChange w:id="87" w:author="hari prasath" w:date="2020-07-17T09:43:00Z">
                  <w:rPr>
                    <w:rFonts w:asciiTheme="minorHAnsi" w:eastAsiaTheme="minorEastAsia" w:hAnsiTheme="minorHAnsi" w:cstheme="minorBidi"/>
                    <w:b w:val="0"/>
                    <w:noProof/>
                    <w:sz w:val="22"/>
                    <w:szCs w:val="22"/>
                    <w:lang w:val="en-IN" w:eastAsia="en-IN"/>
                  </w:rPr>
                </w:rPrChange>
              </w:rPr>
              <w:tab/>
            </w:r>
            <w:r w:rsidRPr="00CC6CF4">
              <w:rPr>
                <w:rStyle w:val="Hyperlink"/>
                <w:rFonts w:ascii="Calibri Light" w:hAnsi="Calibri Light" w:cs="Calibri Light"/>
                <w:noProof/>
                <w:lang w:val="en-IN" w:eastAsia="en-IN"/>
                <w:rPrChange w:id="88" w:author="hari prasath" w:date="2020-07-17T09:43:00Z">
                  <w:rPr>
                    <w:rStyle w:val="Hyperlink"/>
                    <w:noProof/>
                    <w:lang w:val="en-IN" w:eastAsia="en-IN"/>
                  </w:rPr>
                </w:rPrChange>
              </w:rPr>
              <w:t xml:space="preserve">System </w:t>
            </w:r>
            <w:r w:rsidRPr="00CC6CF4">
              <w:rPr>
                <w:rStyle w:val="Hyperlink"/>
                <w:rFonts w:ascii="Calibri Light" w:hAnsi="Calibri Light" w:cs="Calibri Light"/>
                <w:noProof/>
                <w:rPrChange w:id="89" w:author="hari prasath" w:date="2020-07-17T09:43:00Z">
                  <w:rPr>
                    <w:rStyle w:val="Hyperlink"/>
                    <w:noProof/>
                  </w:rPr>
                </w:rPrChange>
              </w:rPr>
              <w:t>Overview</w:t>
            </w:r>
            <w:r w:rsidRPr="00CC6CF4">
              <w:rPr>
                <w:rFonts w:ascii="Calibri Light" w:hAnsi="Calibri Light" w:cs="Calibri Light"/>
                <w:noProof/>
                <w:webHidden/>
                <w:rPrChange w:id="90" w:author="hari prasath" w:date="2020-07-17T09:43:00Z">
                  <w:rPr>
                    <w:noProof/>
                    <w:webHidden/>
                  </w:rPr>
                </w:rPrChange>
              </w:rPr>
              <w:tab/>
            </w:r>
            <w:r w:rsidRPr="00CC6CF4">
              <w:rPr>
                <w:rFonts w:ascii="Calibri Light" w:hAnsi="Calibri Light" w:cs="Calibri Light"/>
                <w:noProof/>
                <w:webHidden/>
                <w:rPrChange w:id="91" w:author="hari prasath" w:date="2020-07-17T09:43:00Z">
                  <w:rPr>
                    <w:noProof/>
                    <w:webHidden/>
                  </w:rPr>
                </w:rPrChange>
              </w:rPr>
              <w:fldChar w:fldCharType="begin"/>
            </w:r>
            <w:r w:rsidRPr="00CC6CF4">
              <w:rPr>
                <w:rFonts w:ascii="Calibri Light" w:hAnsi="Calibri Light" w:cs="Calibri Light"/>
                <w:noProof/>
                <w:webHidden/>
                <w:rPrChange w:id="92" w:author="hari prasath" w:date="2020-07-17T09:43:00Z">
                  <w:rPr>
                    <w:noProof/>
                    <w:webHidden/>
                  </w:rPr>
                </w:rPrChange>
              </w:rPr>
              <w:instrText xml:space="preserve"> PAGEREF _Toc45871387 \h </w:instrText>
            </w:r>
          </w:ins>
          <w:r w:rsidRPr="00CC6CF4">
            <w:rPr>
              <w:rFonts w:ascii="Calibri Light" w:hAnsi="Calibri Light" w:cs="Calibri Light"/>
              <w:noProof/>
              <w:webHidden/>
              <w:rPrChange w:id="93"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94" w:author="hari prasath" w:date="2020-07-17T09:43:00Z">
                <w:rPr>
                  <w:noProof/>
                  <w:webHidden/>
                </w:rPr>
              </w:rPrChange>
            </w:rPr>
            <w:fldChar w:fldCharType="separate"/>
          </w:r>
          <w:ins w:id="95" w:author="hari prasath" w:date="2020-07-17T09:42:00Z">
            <w:r w:rsidRPr="00CC6CF4">
              <w:rPr>
                <w:rFonts w:ascii="Calibri Light" w:hAnsi="Calibri Light" w:cs="Calibri Light"/>
                <w:noProof/>
                <w:webHidden/>
                <w:rPrChange w:id="96" w:author="hari prasath" w:date="2020-07-17T09:43:00Z">
                  <w:rPr>
                    <w:noProof/>
                    <w:webHidden/>
                  </w:rPr>
                </w:rPrChange>
              </w:rPr>
              <w:t>6</w:t>
            </w:r>
            <w:r w:rsidRPr="00CC6CF4">
              <w:rPr>
                <w:rFonts w:ascii="Calibri Light" w:hAnsi="Calibri Light" w:cs="Calibri Light"/>
                <w:noProof/>
                <w:webHidden/>
                <w:rPrChange w:id="97" w:author="hari prasath" w:date="2020-07-17T09:43:00Z">
                  <w:rPr>
                    <w:noProof/>
                    <w:webHidden/>
                  </w:rPr>
                </w:rPrChange>
              </w:rPr>
              <w:fldChar w:fldCharType="end"/>
            </w:r>
            <w:r w:rsidRPr="00CC6CF4">
              <w:rPr>
                <w:rStyle w:val="Hyperlink"/>
                <w:rFonts w:ascii="Calibri Light" w:hAnsi="Calibri Light" w:cs="Calibri Light"/>
                <w:noProof/>
                <w:rPrChange w:id="98" w:author="hari prasath" w:date="2020-07-17T09:43:00Z">
                  <w:rPr>
                    <w:rStyle w:val="Hyperlink"/>
                    <w:noProof/>
                  </w:rPr>
                </w:rPrChange>
              </w:rPr>
              <w:fldChar w:fldCharType="end"/>
            </w:r>
          </w:ins>
        </w:p>
        <w:p w14:paraId="5472B8B6" w14:textId="38E484EE" w:rsidR="00CC6CF4" w:rsidRPr="00CC6CF4" w:rsidRDefault="00CC6CF4">
          <w:pPr>
            <w:pStyle w:val="TOC2"/>
            <w:tabs>
              <w:tab w:val="left" w:pos="960"/>
            </w:tabs>
            <w:rPr>
              <w:ins w:id="99" w:author="hari prasath" w:date="2020-07-17T09:42:00Z"/>
              <w:rFonts w:ascii="Calibri Light" w:eastAsiaTheme="minorEastAsia" w:hAnsi="Calibri Light" w:cs="Calibri Light"/>
              <w:noProof/>
              <w:szCs w:val="22"/>
              <w:lang w:val="en-IN" w:eastAsia="en-IN"/>
              <w:rPrChange w:id="100" w:author="hari prasath" w:date="2020-07-17T09:43:00Z">
                <w:rPr>
                  <w:ins w:id="101" w:author="hari prasath" w:date="2020-07-17T09:42:00Z"/>
                  <w:rFonts w:asciiTheme="minorHAnsi" w:eastAsiaTheme="minorEastAsia" w:hAnsiTheme="minorHAnsi" w:cstheme="minorBidi"/>
                  <w:noProof/>
                  <w:szCs w:val="22"/>
                  <w:lang w:val="en-IN" w:eastAsia="en-IN"/>
                </w:rPr>
              </w:rPrChange>
            </w:rPr>
          </w:pPr>
          <w:ins w:id="102" w:author="hari prasath" w:date="2020-07-17T09:42:00Z">
            <w:r w:rsidRPr="00CC6CF4">
              <w:rPr>
                <w:rStyle w:val="Hyperlink"/>
                <w:rFonts w:ascii="Calibri Light" w:hAnsi="Calibri Light" w:cs="Calibri Light"/>
                <w:noProof/>
                <w:rPrChange w:id="103" w:author="hari prasath" w:date="2020-07-17T09:43:00Z">
                  <w:rPr>
                    <w:rStyle w:val="Hyperlink"/>
                    <w:noProof/>
                  </w:rPr>
                </w:rPrChange>
              </w:rPr>
              <w:fldChar w:fldCharType="begin"/>
            </w:r>
            <w:r w:rsidRPr="00CC6CF4">
              <w:rPr>
                <w:rStyle w:val="Hyperlink"/>
                <w:rFonts w:ascii="Calibri Light" w:hAnsi="Calibri Light" w:cs="Calibri Light"/>
                <w:noProof/>
                <w:rPrChange w:id="104" w:author="hari prasath" w:date="2020-07-17T09:43:00Z">
                  <w:rPr>
                    <w:rStyle w:val="Hyperlink"/>
                    <w:noProof/>
                  </w:rPr>
                </w:rPrChange>
              </w:rPr>
              <w:instrText xml:space="preserve"> </w:instrText>
            </w:r>
            <w:r w:rsidRPr="00CC6CF4">
              <w:rPr>
                <w:rFonts w:ascii="Calibri Light" w:hAnsi="Calibri Light" w:cs="Calibri Light"/>
                <w:noProof/>
                <w:rPrChange w:id="105" w:author="hari prasath" w:date="2020-07-17T09:43:00Z">
                  <w:rPr>
                    <w:noProof/>
                  </w:rPr>
                </w:rPrChange>
              </w:rPr>
              <w:instrText>HYPERLINK \l "_Toc45871388"</w:instrText>
            </w:r>
            <w:r w:rsidRPr="00CC6CF4">
              <w:rPr>
                <w:rStyle w:val="Hyperlink"/>
                <w:rFonts w:ascii="Calibri Light" w:hAnsi="Calibri Light" w:cs="Calibri Light"/>
                <w:noProof/>
                <w:rPrChange w:id="106" w:author="hari prasath" w:date="2020-07-17T09:43:00Z">
                  <w:rPr>
                    <w:rStyle w:val="Hyperlink"/>
                    <w:noProof/>
                  </w:rPr>
                </w:rPrChange>
              </w:rPr>
              <w:instrText xml:space="preserve"> </w:instrText>
            </w:r>
            <w:r w:rsidRPr="00CC6CF4">
              <w:rPr>
                <w:rStyle w:val="Hyperlink"/>
                <w:rFonts w:ascii="Calibri Light" w:hAnsi="Calibri Light" w:cs="Calibri Light"/>
                <w:noProof/>
                <w:rPrChange w:id="107" w:author="hari prasath" w:date="2020-07-17T09:43:00Z">
                  <w:rPr>
                    <w:rStyle w:val="Hyperlink"/>
                    <w:noProof/>
                  </w:rPr>
                </w:rPrChange>
              </w:rPr>
              <w:fldChar w:fldCharType="separate"/>
            </w:r>
            <w:r w:rsidRPr="00CC6CF4">
              <w:rPr>
                <w:rStyle w:val="Hyperlink"/>
                <w:rFonts w:ascii="Calibri Light" w:hAnsi="Calibri Light" w:cs="Calibri Light"/>
                <w:noProof/>
                <w:rPrChange w:id="108" w:author="hari prasath" w:date="2020-07-17T09:43:00Z">
                  <w:rPr>
                    <w:rStyle w:val="Hyperlink"/>
                    <w:noProof/>
                  </w:rPr>
                </w:rPrChange>
              </w:rPr>
              <w:t>3.1</w:t>
            </w:r>
            <w:r w:rsidRPr="00CC6CF4">
              <w:rPr>
                <w:rFonts w:ascii="Calibri Light" w:eastAsiaTheme="minorEastAsia" w:hAnsi="Calibri Light" w:cs="Calibri Light"/>
                <w:noProof/>
                <w:szCs w:val="22"/>
                <w:lang w:val="en-IN" w:eastAsia="en-IN"/>
                <w:rPrChange w:id="109"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110" w:author="hari prasath" w:date="2020-07-17T09:43:00Z">
                  <w:rPr>
                    <w:rStyle w:val="Hyperlink"/>
                    <w:noProof/>
                  </w:rPr>
                </w:rPrChange>
              </w:rPr>
              <w:t>Hardware Architecture</w:t>
            </w:r>
            <w:r w:rsidRPr="00CC6CF4">
              <w:rPr>
                <w:rFonts w:ascii="Calibri Light" w:hAnsi="Calibri Light" w:cs="Calibri Light"/>
                <w:noProof/>
                <w:webHidden/>
                <w:rPrChange w:id="111" w:author="hari prasath" w:date="2020-07-17T09:43:00Z">
                  <w:rPr>
                    <w:noProof/>
                    <w:webHidden/>
                  </w:rPr>
                </w:rPrChange>
              </w:rPr>
              <w:tab/>
            </w:r>
            <w:r w:rsidRPr="00CC6CF4">
              <w:rPr>
                <w:rFonts w:ascii="Calibri Light" w:hAnsi="Calibri Light" w:cs="Calibri Light"/>
                <w:noProof/>
                <w:webHidden/>
                <w:rPrChange w:id="112" w:author="hari prasath" w:date="2020-07-17T09:43:00Z">
                  <w:rPr>
                    <w:noProof/>
                    <w:webHidden/>
                  </w:rPr>
                </w:rPrChange>
              </w:rPr>
              <w:fldChar w:fldCharType="begin"/>
            </w:r>
            <w:r w:rsidRPr="00CC6CF4">
              <w:rPr>
                <w:rFonts w:ascii="Calibri Light" w:hAnsi="Calibri Light" w:cs="Calibri Light"/>
                <w:noProof/>
                <w:webHidden/>
                <w:rPrChange w:id="113" w:author="hari prasath" w:date="2020-07-17T09:43:00Z">
                  <w:rPr>
                    <w:noProof/>
                    <w:webHidden/>
                  </w:rPr>
                </w:rPrChange>
              </w:rPr>
              <w:instrText xml:space="preserve"> PAGEREF _Toc45871388 \h </w:instrText>
            </w:r>
          </w:ins>
          <w:r w:rsidRPr="00CC6CF4">
            <w:rPr>
              <w:rFonts w:ascii="Calibri Light" w:hAnsi="Calibri Light" w:cs="Calibri Light"/>
              <w:noProof/>
              <w:webHidden/>
              <w:rPrChange w:id="114"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115" w:author="hari prasath" w:date="2020-07-17T09:43:00Z">
                <w:rPr>
                  <w:noProof/>
                  <w:webHidden/>
                </w:rPr>
              </w:rPrChange>
            </w:rPr>
            <w:fldChar w:fldCharType="separate"/>
          </w:r>
          <w:ins w:id="116" w:author="hari prasath" w:date="2020-07-17T09:42:00Z">
            <w:r w:rsidRPr="00CC6CF4">
              <w:rPr>
                <w:rFonts w:ascii="Calibri Light" w:hAnsi="Calibri Light" w:cs="Calibri Light"/>
                <w:noProof/>
                <w:webHidden/>
                <w:rPrChange w:id="117" w:author="hari prasath" w:date="2020-07-17T09:43:00Z">
                  <w:rPr>
                    <w:noProof/>
                    <w:webHidden/>
                  </w:rPr>
                </w:rPrChange>
              </w:rPr>
              <w:t>7</w:t>
            </w:r>
            <w:r w:rsidRPr="00CC6CF4">
              <w:rPr>
                <w:rFonts w:ascii="Calibri Light" w:hAnsi="Calibri Light" w:cs="Calibri Light"/>
                <w:noProof/>
                <w:webHidden/>
                <w:rPrChange w:id="118" w:author="hari prasath" w:date="2020-07-17T09:43:00Z">
                  <w:rPr>
                    <w:noProof/>
                    <w:webHidden/>
                  </w:rPr>
                </w:rPrChange>
              </w:rPr>
              <w:fldChar w:fldCharType="end"/>
            </w:r>
            <w:r w:rsidRPr="00CC6CF4">
              <w:rPr>
                <w:rStyle w:val="Hyperlink"/>
                <w:rFonts w:ascii="Calibri Light" w:hAnsi="Calibri Light" w:cs="Calibri Light"/>
                <w:noProof/>
                <w:rPrChange w:id="119" w:author="hari prasath" w:date="2020-07-17T09:43:00Z">
                  <w:rPr>
                    <w:rStyle w:val="Hyperlink"/>
                    <w:noProof/>
                  </w:rPr>
                </w:rPrChange>
              </w:rPr>
              <w:fldChar w:fldCharType="end"/>
            </w:r>
          </w:ins>
        </w:p>
        <w:p w14:paraId="5025007F" w14:textId="098D9D7A" w:rsidR="00CC6CF4" w:rsidRPr="00CC6CF4" w:rsidRDefault="00CC6CF4">
          <w:pPr>
            <w:pStyle w:val="TOC2"/>
            <w:tabs>
              <w:tab w:val="left" w:pos="960"/>
            </w:tabs>
            <w:rPr>
              <w:ins w:id="120" w:author="hari prasath" w:date="2020-07-17T09:42:00Z"/>
              <w:rFonts w:ascii="Calibri Light" w:eastAsiaTheme="minorEastAsia" w:hAnsi="Calibri Light" w:cs="Calibri Light"/>
              <w:noProof/>
              <w:szCs w:val="22"/>
              <w:lang w:val="en-IN" w:eastAsia="en-IN"/>
              <w:rPrChange w:id="121" w:author="hari prasath" w:date="2020-07-17T09:43:00Z">
                <w:rPr>
                  <w:ins w:id="122" w:author="hari prasath" w:date="2020-07-17T09:42:00Z"/>
                  <w:rFonts w:asciiTheme="minorHAnsi" w:eastAsiaTheme="minorEastAsia" w:hAnsiTheme="minorHAnsi" w:cstheme="minorBidi"/>
                  <w:noProof/>
                  <w:szCs w:val="22"/>
                  <w:lang w:val="en-IN" w:eastAsia="en-IN"/>
                </w:rPr>
              </w:rPrChange>
            </w:rPr>
          </w:pPr>
          <w:ins w:id="123" w:author="hari prasath" w:date="2020-07-17T09:42:00Z">
            <w:r w:rsidRPr="00CC6CF4">
              <w:rPr>
                <w:rStyle w:val="Hyperlink"/>
                <w:rFonts w:ascii="Calibri Light" w:hAnsi="Calibri Light" w:cs="Calibri Light"/>
                <w:noProof/>
                <w:rPrChange w:id="124" w:author="hari prasath" w:date="2020-07-17T09:43:00Z">
                  <w:rPr>
                    <w:rStyle w:val="Hyperlink"/>
                    <w:noProof/>
                  </w:rPr>
                </w:rPrChange>
              </w:rPr>
              <w:fldChar w:fldCharType="begin"/>
            </w:r>
            <w:r w:rsidRPr="00CC6CF4">
              <w:rPr>
                <w:rStyle w:val="Hyperlink"/>
                <w:rFonts w:ascii="Calibri Light" w:hAnsi="Calibri Light" w:cs="Calibri Light"/>
                <w:noProof/>
                <w:rPrChange w:id="125" w:author="hari prasath" w:date="2020-07-17T09:43:00Z">
                  <w:rPr>
                    <w:rStyle w:val="Hyperlink"/>
                    <w:noProof/>
                  </w:rPr>
                </w:rPrChange>
              </w:rPr>
              <w:instrText xml:space="preserve"> </w:instrText>
            </w:r>
            <w:r w:rsidRPr="00CC6CF4">
              <w:rPr>
                <w:rFonts w:ascii="Calibri Light" w:hAnsi="Calibri Light" w:cs="Calibri Light"/>
                <w:noProof/>
                <w:rPrChange w:id="126" w:author="hari prasath" w:date="2020-07-17T09:43:00Z">
                  <w:rPr>
                    <w:noProof/>
                  </w:rPr>
                </w:rPrChange>
              </w:rPr>
              <w:instrText>HYPERLINK \l "_Toc45871389"</w:instrText>
            </w:r>
            <w:r w:rsidRPr="00CC6CF4">
              <w:rPr>
                <w:rStyle w:val="Hyperlink"/>
                <w:rFonts w:ascii="Calibri Light" w:hAnsi="Calibri Light" w:cs="Calibri Light"/>
                <w:noProof/>
                <w:rPrChange w:id="127" w:author="hari prasath" w:date="2020-07-17T09:43:00Z">
                  <w:rPr>
                    <w:rStyle w:val="Hyperlink"/>
                    <w:noProof/>
                  </w:rPr>
                </w:rPrChange>
              </w:rPr>
              <w:instrText xml:space="preserve"> </w:instrText>
            </w:r>
            <w:r w:rsidRPr="00CC6CF4">
              <w:rPr>
                <w:rStyle w:val="Hyperlink"/>
                <w:rFonts w:ascii="Calibri Light" w:hAnsi="Calibri Light" w:cs="Calibri Light"/>
                <w:noProof/>
                <w:rPrChange w:id="128" w:author="hari prasath" w:date="2020-07-17T09:43:00Z">
                  <w:rPr>
                    <w:rStyle w:val="Hyperlink"/>
                    <w:noProof/>
                  </w:rPr>
                </w:rPrChange>
              </w:rPr>
              <w:fldChar w:fldCharType="separate"/>
            </w:r>
            <w:r w:rsidRPr="00CC6CF4">
              <w:rPr>
                <w:rStyle w:val="Hyperlink"/>
                <w:rFonts w:ascii="Calibri Light" w:hAnsi="Calibri Light" w:cs="Calibri Light"/>
                <w:noProof/>
                <w:rPrChange w:id="129" w:author="hari prasath" w:date="2020-07-17T09:43:00Z">
                  <w:rPr>
                    <w:rStyle w:val="Hyperlink"/>
                    <w:noProof/>
                  </w:rPr>
                </w:rPrChange>
              </w:rPr>
              <w:t>3.2</w:t>
            </w:r>
            <w:r w:rsidRPr="00CC6CF4">
              <w:rPr>
                <w:rFonts w:ascii="Calibri Light" w:eastAsiaTheme="minorEastAsia" w:hAnsi="Calibri Light" w:cs="Calibri Light"/>
                <w:noProof/>
                <w:szCs w:val="22"/>
                <w:lang w:val="en-IN" w:eastAsia="en-IN"/>
                <w:rPrChange w:id="130"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131" w:author="hari prasath" w:date="2020-07-17T09:43:00Z">
                  <w:rPr>
                    <w:rStyle w:val="Hyperlink"/>
                    <w:noProof/>
                  </w:rPr>
                </w:rPrChange>
              </w:rPr>
              <w:t>Major Components</w:t>
            </w:r>
            <w:r w:rsidRPr="00CC6CF4">
              <w:rPr>
                <w:rFonts w:ascii="Calibri Light" w:hAnsi="Calibri Light" w:cs="Calibri Light"/>
                <w:noProof/>
                <w:webHidden/>
                <w:rPrChange w:id="132" w:author="hari prasath" w:date="2020-07-17T09:43:00Z">
                  <w:rPr>
                    <w:noProof/>
                    <w:webHidden/>
                  </w:rPr>
                </w:rPrChange>
              </w:rPr>
              <w:tab/>
            </w:r>
            <w:r w:rsidRPr="00CC6CF4">
              <w:rPr>
                <w:rFonts w:ascii="Calibri Light" w:hAnsi="Calibri Light" w:cs="Calibri Light"/>
                <w:noProof/>
                <w:webHidden/>
                <w:rPrChange w:id="133" w:author="hari prasath" w:date="2020-07-17T09:43:00Z">
                  <w:rPr>
                    <w:noProof/>
                    <w:webHidden/>
                  </w:rPr>
                </w:rPrChange>
              </w:rPr>
              <w:fldChar w:fldCharType="begin"/>
            </w:r>
            <w:r w:rsidRPr="00CC6CF4">
              <w:rPr>
                <w:rFonts w:ascii="Calibri Light" w:hAnsi="Calibri Light" w:cs="Calibri Light"/>
                <w:noProof/>
                <w:webHidden/>
                <w:rPrChange w:id="134" w:author="hari prasath" w:date="2020-07-17T09:43:00Z">
                  <w:rPr>
                    <w:noProof/>
                    <w:webHidden/>
                  </w:rPr>
                </w:rPrChange>
              </w:rPr>
              <w:instrText xml:space="preserve"> PAGEREF _Toc45871389 \h </w:instrText>
            </w:r>
          </w:ins>
          <w:r w:rsidRPr="00CC6CF4">
            <w:rPr>
              <w:rFonts w:ascii="Calibri Light" w:hAnsi="Calibri Light" w:cs="Calibri Light"/>
              <w:noProof/>
              <w:webHidden/>
              <w:rPrChange w:id="135"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136" w:author="hari prasath" w:date="2020-07-17T09:43:00Z">
                <w:rPr>
                  <w:noProof/>
                  <w:webHidden/>
                </w:rPr>
              </w:rPrChange>
            </w:rPr>
            <w:fldChar w:fldCharType="separate"/>
          </w:r>
          <w:ins w:id="137" w:author="hari prasath" w:date="2020-07-17T09:42:00Z">
            <w:r w:rsidRPr="00CC6CF4">
              <w:rPr>
                <w:rFonts w:ascii="Calibri Light" w:hAnsi="Calibri Light" w:cs="Calibri Light"/>
                <w:noProof/>
                <w:webHidden/>
                <w:rPrChange w:id="138" w:author="hari prasath" w:date="2020-07-17T09:43:00Z">
                  <w:rPr>
                    <w:noProof/>
                    <w:webHidden/>
                  </w:rPr>
                </w:rPrChange>
              </w:rPr>
              <w:t>8</w:t>
            </w:r>
            <w:r w:rsidRPr="00CC6CF4">
              <w:rPr>
                <w:rFonts w:ascii="Calibri Light" w:hAnsi="Calibri Light" w:cs="Calibri Light"/>
                <w:noProof/>
                <w:webHidden/>
                <w:rPrChange w:id="139" w:author="hari prasath" w:date="2020-07-17T09:43:00Z">
                  <w:rPr>
                    <w:noProof/>
                    <w:webHidden/>
                  </w:rPr>
                </w:rPrChange>
              </w:rPr>
              <w:fldChar w:fldCharType="end"/>
            </w:r>
            <w:r w:rsidRPr="00CC6CF4">
              <w:rPr>
                <w:rStyle w:val="Hyperlink"/>
                <w:rFonts w:ascii="Calibri Light" w:hAnsi="Calibri Light" w:cs="Calibri Light"/>
                <w:noProof/>
                <w:rPrChange w:id="140" w:author="hari prasath" w:date="2020-07-17T09:43:00Z">
                  <w:rPr>
                    <w:rStyle w:val="Hyperlink"/>
                    <w:noProof/>
                  </w:rPr>
                </w:rPrChange>
              </w:rPr>
              <w:fldChar w:fldCharType="end"/>
            </w:r>
          </w:ins>
        </w:p>
        <w:p w14:paraId="3690F4EF" w14:textId="1B9DD6DA" w:rsidR="00CC6CF4" w:rsidRPr="00CC6CF4" w:rsidRDefault="00CC6CF4">
          <w:pPr>
            <w:pStyle w:val="TOC2"/>
            <w:tabs>
              <w:tab w:val="left" w:pos="960"/>
            </w:tabs>
            <w:rPr>
              <w:ins w:id="141" w:author="hari prasath" w:date="2020-07-17T09:42:00Z"/>
              <w:rFonts w:ascii="Calibri Light" w:eastAsiaTheme="minorEastAsia" w:hAnsi="Calibri Light" w:cs="Calibri Light"/>
              <w:noProof/>
              <w:szCs w:val="22"/>
              <w:lang w:val="en-IN" w:eastAsia="en-IN"/>
              <w:rPrChange w:id="142" w:author="hari prasath" w:date="2020-07-17T09:43:00Z">
                <w:rPr>
                  <w:ins w:id="143" w:author="hari prasath" w:date="2020-07-17T09:42:00Z"/>
                  <w:rFonts w:asciiTheme="minorHAnsi" w:eastAsiaTheme="minorEastAsia" w:hAnsiTheme="minorHAnsi" w:cstheme="minorBidi"/>
                  <w:noProof/>
                  <w:szCs w:val="22"/>
                  <w:lang w:val="en-IN" w:eastAsia="en-IN"/>
                </w:rPr>
              </w:rPrChange>
            </w:rPr>
          </w:pPr>
          <w:ins w:id="144" w:author="hari prasath" w:date="2020-07-17T09:42:00Z">
            <w:r w:rsidRPr="00CC6CF4">
              <w:rPr>
                <w:rStyle w:val="Hyperlink"/>
                <w:rFonts w:ascii="Calibri Light" w:hAnsi="Calibri Light" w:cs="Calibri Light"/>
                <w:noProof/>
                <w:rPrChange w:id="145" w:author="hari prasath" w:date="2020-07-17T09:43:00Z">
                  <w:rPr>
                    <w:rStyle w:val="Hyperlink"/>
                    <w:noProof/>
                  </w:rPr>
                </w:rPrChange>
              </w:rPr>
              <w:fldChar w:fldCharType="begin"/>
            </w:r>
            <w:r w:rsidRPr="00CC6CF4">
              <w:rPr>
                <w:rStyle w:val="Hyperlink"/>
                <w:rFonts w:ascii="Calibri Light" w:hAnsi="Calibri Light" w:cs="Calibri Light"/>
                <w:noProof/>
                <w:rPrChange w:id="146" w:author="hari prasath" w:date="2020-07-17T09:43:00Z">
                  <w:rPr>
                    <w:rStyle w:val="Hyperlink"/>
                    <w:noProof/>
                  </w:rPr>
                </w:rPrChange>
              </w:rPr>
              <w:instrText xml:space="preserve"> </w:instrText>
            </w:r>
            <w:r w:rsidRPr="00CC6CF4">
              <w:rPr>
                <w:rFonts w:ascii="Calibri Light" w:hAnsi="Calibri Light" w:cs="Calibri Light"/>
                <w:noProof/>
                <w:rPrChange w:id="147" w:author="hari prasath" w:date="2020-07-17T09:43:00Z">
                  <w:rPr>
                    <w:noProof/>
                  </w:rPr>
                </w:rPrChange>
              </w:rPr>
              <w:instrText>HYPERLINK \l "_Toc45871390"</w:instrText>
            </w:r>
            <w:r w:rsidRPr="00CC6CF4">
              <w:rPr>
                <w:rStyle w:val="Hyperlink"/>
                <w:rFonts w:ascii="Calibri Light" w:hAnsi="Calibri Light" w:cs="Calibri Light"/>
                <w:noProof/>
                <w:rPrChange w:id="148" w:author="hari prasath" w:date="2020-07-17T09:43:00Z">
                  <w:rPr>
                    <w:rStyle w:val="Hyperlink"/>
                    <w:noProof/>
                  </w:rPr>
                </w:rPrChange>
              </w:rPr>
              <w:instrText xml:space="preserve"> </w:instrText>
            </w:r>
            <w:r w:rsidRPr="00CC6CF4">
              <w:rPr>
                <w:rStyle w:val="Hyperlink"/>
                <w:rFonts w:ascii="Calibri Light" w:hAnsi="Calibri Light" w:cs="Calibri Light"/>
                <w:noProof/>
                <w:rPrChange w:id="149" w:author="hari prasath" w:date="2020-07-17T09:43:00Z">
                  <w:rPr>
                    <w:rStyle w:val="Hyperlink"/>
                    <w:noProof/>
                  </w:rPr>
                </w:rPrChange>
              </w:rPr>
              <w:fldChar w:fldCharType="separate"/>
            </w:r>
            <w:r w:rsidRPr="00CC6CF4">
              <w:rPr>
                <w:rStyle w:val="Hyperlink"/>
                <w:rFonts w:ascii="Calibri Light" w:hAnsi="Calibri Light" w:cs="Calibri Light"/>
                <w:noProof/>
                <w:rPrChange w:id="150" w:author="hari prasath" w:date="2020-07-17T09:43:00Z">
                  <w:rPr>
                    <w:rStyle w:val="Hyperlink"/>
                    <w:noProof/>
                  </w:rPr>
                </w:rPrChange>
              </w:rPr>
              <w:t>3.3</w:t>
            </w:r>
            <w:r w:rsidRPr="00CC6CF4">
              <w:rPr>
                <w:rFonts w:ascii="Calibri Light" w:eastAsiaTheme="minorEastAsia" w:hAnsi="Calibri Light" w:cs="Calibri Light"/>
                <w:noProof/>
                <w:szCs w:val="22"/>
                <w:lang w:val="en-IN" w:eastAsia="en-IN"/>
                <w:rPrChange w:id="151"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152" w:author="hari prasath" w:date="2020-07-17T09:43:00Z">
                  <w:rPr>
                    <w:rStyle w:val="Hyperlink"/>
                    <w:noProof/>
                  </w:rPr>
                </w:rPrChange>
              </w:rPr>
              <w:t>Hardware Brief</w:t>
            </w:r>
            <w:r w:rsidRPr="00CC6CF4">
              <w:rPr>
                <w:rFonts w:ascii="Calibri Light" w:hAnsi="Calibri Light" w:cs="Calibri Light"/>
                <w:noProof/>
                <w:webHidden/>
                <w:rPrChange w:id="153" w:author="hari prasath" w:date="2020-07-17T09:43:00Z">
                  <w:rPr>
                    <w:noProof/>
                    <w:webHidden/>
                  </w:rPr>
                </w:rPrChange>
              </w:rPr>
              <w:tab/>
            </w:r>
            <w:r w:rsidRPr="00CC6CF4">
              <w:rPr>
                <w:rFonts w:ascii="Calibri Light" w:hAnsi="Calibri Light" w:cs="Calibri Light"/>
                <w:noProof/>
                <w:webHidden/>
                <w:rPrChange w:id="154" w:author="hari prasath" w:date="2020-07-17T09:43:00Z">
                  <w:rPr>
                    <w:noProof/>
                    <w:webHidden/>
                  </w:rPr>
                </w:rPrChange>
              </w:rPr>
              <w:fldChar w:fldCharType="begin"/>
            </w:r>
            <w:r w:rsidRPr="00CC6CF4">
              <w:rPr>
                <w:rFonts w:ascii="Calibri Light" w:hAnsi="Calibri Light" w:cs="Calibri Light"/>
                <w:noProof/>
                <w:webHidden/>
                <w:rPrChange w:id="155" w:author="hari prasath" w:date="2020-07-17T09:43:00Z">
                  <w:rPr>
                    <w:noProof/>
                    <w:webHidden/>
                  </w:rPr>
                </w:rPrChange>
              </w:rPr>
              <w:instrText xml:space="preserve"> PAGEREF _Toc45871390 \h </w:instrText>
            </w:r>
          </w:ins>
          <w:r w:rsidRPr="00CC6CF4">
            <w:rPr>
              <w:rFonts w:ascii="Calibri Light" w:hAnsi="Calibri Light" w:cs="Calibri Light"/>
              <w:noProof/>
              <w:webHidden/>
              <w:rPrChange w:id="156"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157" w:author="hari prasath" w:date="2020-07-17T09:43:00Z">
                <w:rPr>
                  <w:noProof/>
                  <w:webHidden/>
                </w:rPr>
              </w:rPrChange>
            </w:rPr>
            <w:fldChar w:fldCharType="separate"/>
          </w:r>
          <w:ins w:id="158" w:author="hari prasath" w:date="2020-07-17T09:42:00Z">
            <w:r w:rsidRPr="00CC6CF4">
              <w:rPr>
                <w:rFonts w:ascii="Calibri Light" w:hAnsi="Calibri Light" w:cs="Calibri Light"/>
                <w:noProof/>
                <w:webHidden/>
                <w:rPrChange w:id="159" w:author="hari prasath" w:date="2020-07-17T09:43:00Z">
                  <w:rPr>
                    <w:noProof/>
                    <w:webHidden/>
                  </w:rPr>
                </w:rPrChange>
              </w:rPr>
              <w:t>8</w:t>
            </w:r>
            <w:r w:rsidRPr="00CC6CF4">
              <w:rPr>
                <w:rFonts w:ascii="Calibri Light" w:hAnsi="Calibri Light" w:cs="Calibri Light"/>
                <w:noProof/>
                <w:webHidden/>
                <w:rPrChange w:id="160" w:author="hari prasath" w:date="2020-07-17T09:43:00Z">
                  <w:rPr>
                    <w:noProof/>
                    <w:webHidden/>
                  </w:rPr>
                </w:rPrChange>
              </w:rPr>
              <w:fldChar w:fldCharType="end"/>
            </w:r>
            <w:r w:rsidRPr="00CC6CF4">
              <w:rPr>
                <w:rStyle w:val="Hyperlink"/>
                <w:rFonts w:ascii="Calibri Light" w:hAnsi="Calibri Light" w:cs="Calibri Light"/>
                <w:noProof/>
                <w:rPrChange w:id="161" w:author="hari prasath" w:date="2020-07-17T09:43:00Z">
                  <w:rPr>
                    <w:rStyle w:val="Hyperlink"/>
                    <w:noProof/>
                  </w:rPr>
                </w:rPrChange>
              </w:rPr>
              <w:fldChar w:fldCharType="end"/>
            </w:r>
          </w:ins>
        </w:p>
        <w:p w14:paraId="721144C5" w14:textId="13B560C8" w:rsidR="00CC6CF4" w:rsidRPr="00CC6CF4" w:rsidRDefault="00CC6CF4">
          <w:pPr>
            <w:pStyle w:val="TOC3"/>
            <w:rPr>
              <w:ins w:id="162" w:author="hari prasath" w:date="2020-07-17T09:42:00Z"/>
              <w:rFonts w:ascii="Calibri Light" w:eastAsiaTheme="minorEastAsia" w:hAnsi="Calibri Light" w:cs="Calibri Light"/>
              <w:noProof/>
              <w:szCs w:val="22"/>
              <w:lang w:val="en-IN" w:eastAsia="en-IN"/>
              <w:rPrChange w:id="163" w:author="hari prasath" w:date="2020-07-17T09:43:00Z">
                <w:rPr>
                  <w:ins w:id="164" w:author="hari prasath" w:date="2020-07-17T09:42:00Z"/>
                  <w:rFonts w:asciiTheme="minorHAnsi" w:eastAsiaTheme="minorEastAsia" w:hAnsiTheme="minorHAnsi" w:cstheme="minorBidi"/>
                  <w:noProof/>
                  <w:szCs w:val="22"/>
                  <w:lang w:val="en-IN" w:eastAsia="en-IN"/>
                </w:rPr>
              </w:rPrChange>
            </w:rPr>
          </w:pPr>
          <w:ins w:id="165" w:author="hari prasath" w:date="2020-07-17T09:42:00Z">
            <w:r w:rsidRPr="00CC6CF4">
              <w:rPr>
                <w:rStyle w:val="Hyperlink"/>
                <w:rFonts w:ascii="Calibri Light" w:hAnsi="Calibri Light" w:cs="Calibri Light"/>
                <w:noProof/>
                <w:rPrChange w:id="166" w:author="hari prasath" w:date="2020-07-17T09:43:00Z">
                  <w:rPr>
                    <w:rStyle w:val="Hyperlink"/>
                    <w:noProof/>
                  </w:rPr>
                </w:rPrChange>
              </w:rPr>
              <w:fldChar w:fldCharType="begin"/>
            </w:r>
            <w:r w:rsidRPr="00CC6CF4">
              <w:rPr>
                <w:rStyle w:val="Hyperlink"/>
                <w:rFonts w:ascii="Calibri Light" w:hAnsi="Calibri Light" w:cs="Calibri Light"/>
                <w:noProof/>
                <w:rPrChange w:id="167" w:author="hari prasath" w:date="2020-07-17T09:43:00Z">
                  <w:rPr>
                    <w:rStyle w:val="Hyperlink"/>
                    <w:noProof/>
                  </w:rPr>
                </w:rPrChange>
              </w:rPr>
              <w:instrText xml:space="preserve"> </w:instrText>
            </w:r>
            <w:r w:rsidRPr="00CC6CF4">
              <w:rPr>
                <w:rFonts w:ascii="Calibri Light" w:hAnsi="Calibri Light" w:cs="Calibri Light"/>
                <w:noProof/>
                <w:rPrChange w:id="168" w:author="hari prasath" w:date="2020-07-17T09:43:00Z">
                  <w:rPr>
                    <w:noProof/>
                  </w:rPr>
                </w:rPrChange>
              </w:rPr>
              <w:instrText>HYPERLINK \l "_Toc45871391"</w:instrText>
            </w:r>
            <w:r w:rsidRPr="00CC6CF4">
              <w:rPr>
                <w:rStyle w:val="Hyperlink"/>
                <w:rFonts w:ascii="Calibri Light" w:hAnsi="Calibri Light" w:cs="Calibri Light"/>
                <w:noProof/>
                <w:rPrChange w:id="169" w:author="hari prasath" w:date="2020-07-17T09:43:00Z">
                  <w:rPr>
                    <w:rStyle w:val="Hyperlink"/>
                    <w:noProof/>
                  </w:rPr>
                </w:rPrChange>
              </w:rPr>
              <w:instrText xml:space="preserve"> </w:instrText>
            </w:r>
            <w:r w:rsidRPr="00CC6CF4">
              <w:rPr>
                <w:rStyle w:val="Hyperlink"/>
                <w:rFonts w:ascii="Calibri Light" w:hAnsi="Calibri Light" w:cs="Calibri Light"/>
                <w:noProof/>
                <w:rPrChange w:id="170" w:author="hari prasath" w:date="2020-07-17T09:43:00Z">
                  <w:rPr>
                    <w:rStyle w:val="Hyperlink"/>
                    <w:noProof/>
                  </w:rPr>
                </w:rPrChange>
              </w:rPr>
              <w:fldChar w:fldCharType="separate"/>
            </w:r>
            <w:r w:rsidRPr="00CC6CF4">
              <w:rPr>
                <w:rStyle w:val="Hyperlink"/>
                <w:rFonts w:ascii="Calibri Light" w:hAnsi="Calibri Light" w:cs="Calibri Light"/>
                <w:noProof/>
                <w:rPrChange w:id="171" w:author="hari prasath" w:date="2020-07-17T09:43:00Z">
                  <w:rPr>
                    <w:rStyle w:val="Hyperlink"/>
                    <w:noProof/>
                  </w:rPr>
                </w:rPrChange>
              </w:rPr>
              <w:t>3.3.1</w:t>
            </w:r>
            <w:r w:rsidRPr="00CC6CF4">
              <w:rPr>
                <w:rFonts w:ascii="Calibri Light" w:eastAsiaTheme="minorEastAsia" w:hAnsi="Calibri Light" w:cs="Calibri Light"/>
                <w:noProof/>
                <w:szCs w:val="22"/>
                <w:lang w:val="en-IN" w:eastAsia="en-IN"/>
                <w:rPrChange w:id="172"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173" w:author="hari prasath" w:date="2020-07-17T09:43:00Z">
                  <w:rPr>
                    <w:rStyle w:val="Hyperlink"/>
                    <w:noProof/>
                  </w:rPr>
                </w:rPrChange>
              </w:rPr>
              <w:t>ESP32WROOM32U Module</w:t>
            </w:r>
            <w:r w:rsidRPr="00CC6CF4">
              <w:rPr>
                <w:rFonts w:ascii="Calibri Light" w:hAnsi="Calibri Light" w:cs="Calibri Light"/>
                <w:noProof/>
                <w:webHidden/>
                <w:rPrChange w:id="174" w:author="hari prasath" w:date="2020-07-17T09:43:00Z">
                  <w:rPr>
                    <w:noProof/>
                    <w:webHidden/>
                  </w:rPr>
                </w:rPrChange>
              </w:rPr>
              <w:tab/>
            </w:r>
            <w:r w:rsidRPr="00CC6CF4">
              <w:rPr>
                <w:rFonts w:ascii="Calibri Light" w:hAnsi="Calibri Light" w:cs="Calibri Light"/>
                <w:noProof/>
                <w:webHidden/>
                <w:rPrChange w:id="175" w:author="hari prasath" w:date="2020-07-17T09:43:00Z">
                  <w:rPr>
                    <w:noProof/>
                    <w:webHidden/>
                  </w:rPr>
                </w:rPrChange>
              </w:rPr>
              <w:fldChar w:fldCharType="begin"/>
            </w:r>
            <w:r w:rsidRPr="00CC6CF4">
              <w:rPr>
                <w:rFonts w:ascii="Calibri Light" w:hAnsi="Calibri Light" w:cs="Calibri Light"/>
                <w:noProof/>
                <w:webHidden/>
                <w:rPrChange w:id="176" w:author="hari prasath" w:date="2020-07-17T09:43:00Z">
                  <w:rPr>
                    <w:noProof/>
                    <w:webHidden/>
                  </w:rPr>
                </w:rPrChange>
              </w:rPr>
              <w:instrText xml:space="preserve"> PAGEREF _Toc45871391 \h </w:instrText>
            </w:r>
          </w:ins>
          <w:r w:rsidRPr="00CC6CF4">
            <w:rPr>
              <w:rFonts w:ascii="Calibri Light" w:hAnsi="Calibri Light" w:cs="Calibri Light"/>
              <w:noProof/>
              <w:webHidden/>
              <w:rPrChange w:id="177"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178" w:author="hari prasath" w:date="2020-07-17T09:43:00Z">
                <w:rPr>
                  <w:noProof/>
                  <w:webHidden/>
                </w:rPr>
              </w:rPrChange>
            </w:rPr>
            <w:fldChar w:fldCharType="separate"/>
          </w:r>
          <w:ins w:id="179" w:author="hari prasath" w:date="2020-07-17T09:42:00Z">
            <w:r w:rsidRPr="00CC6CF4">
              <w:rPr>
                <w:rFonts w:ascii="Calibri Light" w:hAnsi="Calibri Light" w:cs="Calibri Light"/>
                <w:noProof/>
                <w:webHidden/>
                <w:rPrChange w:id="180" w:author="hari prasath" w:date="2020-07-17T09:43:00Z">
                  <w:rPr>
                    <w:noProof/>
                    <w:webHidden/>
                  </w:rPr>
                </w:rPrChange>
              </w:rPr>
              <w:t>8</w:t>
            </w:r>
            <w:r w:rsidRPr="00CC6CF4">
              <w:rPr>
                <w:rFonts w:ascii="Calibri Light" w:hAnsi="Calibri Light" w:cs="Calibri Light"/>
                <w:noProof/>
                <w:webHidden/>
                <w:rPrChange w:id="181" w:author="hari prasath" w:date="2020-07-17T09:43:00Z">
                  <w:rPr>
                    <w:noProof/>
                    <w:webHidden/>
                  </w:rPr>
                </w:rPrChange>
              </w:rPr>
              <w:fldChar w:fldCharType="end"/>
            </w:r>
            <w:r w:rsidRPr="00CC6CF4">
              <w:rPr>
                <w:rStyle w:val="Hyperlink"/>
                <w:rFonts w:ascii="Calibri Light" w:hAnsi="Calibri Light" w:cs="Calibri Light"/>
                <w:noProof/>
                <w:rPrChange w:id="182" w:author="hari prasath" w:date="2020-07-17T09:43:00Z">
                  <w:rPr>
                    <w:rStyle w:val="Hyperlink"/>
                    <w:noProof/>
                  </w:rPr>
                </w:rPrChange>
              </w:rPr>
              <w:fldChar w:fldCharType="end"/>
            </w:r>
          </w:ins>
        </w:p>
        <w:p w14:paraId="1B883281" w14:textId="6263EA50" w:rsidR="00CC6CF4" w:rsidRPr="00CC6CF4" w:rsidRDefault="00CC6CF4">
          <w:pPr>
            <w:pStyle w:val="TOC3"/>
            <w:rPr>
              <w:ins w:id="183" w:author="hari prasath" w:date="2020-07-17T09:42:00Z"/>
              <w:rFonts w:ascii="Calibri Light" w:eastAsiaTheme="minorEastAsia" w:hAnsi="Calibri Light" w:cs="Calibri Light"/>
              <w:noProof/>
              <w:szCs w:val="22"/>
              <w:lang w:val="en-IN" w:eastAsia="en-IN"/>
              <w:rPrChange w:id="184" w:author="hari prasath" w:date="2020-07-17T09:43:00Z">
                <w:rPr>
                  <w:ins w:id="185" w:author="hari prasath" w:date="2020-07-17T09:42:00Z"/>
                  <w:rFonts w:asciiTheme="minorHAnsi" w:eastAsiaTheme="minorEastAsia" w:hAnsiTheme="minorHAnsi" w:cstheme="minorBidi"/>
                  <w:noProof/>
                  <w:szCs w:val="22"/>
                  <w:lang w:val="en-IN" w:eastAsia="en-IN"/>
                </w:rPr>
              </w:rPrChange>
            </w:rPr>
          </w:pPr>
          <w:ins w:id="186" w:author="hari prasath" w:date="2020-07-17T09:42:00Z">
            <w:r w:rsidRPr="00CC6CF4">
              <w:rPr>
                <w:rStyle w:val="Hyperlink"/>
                <w:rFonts w:ascii="Calibri Light" w:hAnsi="Calibri Light" w:cs="Calibri Light"/>
                <w:noProof/>
                <w:rPrChange w:id="187" w:author="hari prasath" w:date="2020-07-17T09:43:00Z">
                  <w:rPr>
                    <w:rStyle w:val="Hyperlink"/>
                    <w:noProof/>
                  </w:rPr>
                </w:rPrChange>
              </w:rPr>
              <w:fldChar w:fldCharType="begin"/>
            </w:r>
            <w:r w:rsidRPr="00CC6CF4">
              <w:rPr>
                <w:rStyle w:val="Hyperlink"/>
                <w:rFonts w:ascii="Calibri Light" w:hAnsi="Calibri Light" w:cs="Calibri Light"/>
                <w:noProof/>
                <w:rPrChange w:id="188" w:author="hari prasath" w:date="2020-07-17T09:43:00Z">
                  <w:rPr>
                    <w:rStyle w:val="Hyperlink"/>
                    <w:noProof/>
                  </w:rPr>
                </w:rPrChange>
              </w:rPr>
              <w:instrText xml:space="preserve"> </w:instrText>
            </w:r>
            <w:r w:rsidRPr="00CC6CF4">
              <w:rPr>
                <w:rFonts w:ascii="Calibri Light" w:hAnsi="Calibri Light" w:cs="Calibri Light"/>
                <w:noProof/>
                <w:rPrChange w:id="189" w:author="hari prasath" w:date="2020-07-17T09:43:00Z">
                  <w:rPr>
                    <w:noProof/>
                  </w:rPr>
                </w:rPrChange>
              </w:rPr>
              <w:instrText>HYPERLINK \l "_Toc45871392"</w:instrText>
            </w:r>
            <w:r w:rsidRPr="00CC6CF4">
              <w:rPr>
                <w:rStyle w:val="Hyperlink"/>
                <w:rFonts w:ascii="Calibri Light" w:hAnsi="Calibri Light" w:cs="Calibri Light"/>
                <w:noProof/>
                <w:rPrChange w:id="190" w:author="hari prasath" w:date="2020-07-17T09:43:00Z">
                  <w:rPr>
                    <w:rStyle w:val="Hyperlink"/>
                    <w:noProof/>
                  </w:rPr>
                </w:rPrChange>
              </w:rPr>
              <w:instrText xml:space="preserve"> </w:instrText>
            </w:r>
            <w:r w:rsidRPr="00CC6CF4">
              <w:rPr>
                <w:rStyle w:val="Hyperlink"/>
                <w:rFonts w:ascii="Calibri Light" w:hAnsi="Calibri Light" w:cs="Calibri Light"/>
                <w:noProof/>
                <w:rPrChange w:id="191"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192" w:author="hari prasath" w:date="2020-07-17T09:43:00Z">
                  <w:rPr>
                    <w:rStyle w:val="Hyperlink"/>
                    <w:noProof/>
                    <w:lang w:val="en-IN"/>
                  </w:rPr>
                </w:rPrChange>
              </w:rPr>
              <w:t>3.3.2</w:t>
            </w:r>
            <w:r w:rsidRPr="00CC6CF4">
              <w:rPr>
                <w:rFonts w:ascii="Calibri Light" w:eastAsiaTheme="minorEastAsia" w:hAnsi="Calibri Light" w:cs="Calibri Light"/>
                <w:noProof/>
                <w:szCs w:val="22"/>
                <w:lang w:val="en-IN" w:eastAsia="en-IN"/>
                <w:rPrChange w:id="193"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194" w:author="hari prasath" w:date="2020-07-17T09:43:00Z">
                  <w:rPr>
                    <w:rStyle w:val="Hyperlink"/>
                    <w:noProof/>
                    <w:lang w:val="en-IN"/>
                  </w:rPr>
                </w:rPrChange>
              </w:rPr>
              <w:t>Internal Flash</w:t>
            </w:r>
            <w:r w:rsidRPr="00CC6CF4">
              <w:rPr>
                <w:rFonts w:ascii="Calibri Light" w:hAnsi="Calibri Light" w:cs="Calibri Light"/>
                <w:noProof/>
                <w:webHidden/>
                <w:rPrChange w:id="195" w:author="hari prasath" w:date="2020-07-17T09:43:00Z">
                  <w:rPr>
                    <w:noProof/>
                    <w:webHidden/>
                  </w:rPr>
                </w:rPrChange>
              </w:rPr>
              <w:tab/>
            </w:r>
            <w:r w:rsidRPr="00CC6CF4">
              <w:rPr>
                <w:rFonts w:ascii="Calibri Light" w:hAnsi="Calibri Light" w:cs="Calibri Light"/>
                <w:noProof/>
                <w:webHidden/>
                <w:rPrChange w:id="196" w:author="hari prasath" w:date="2020-07-17T09:43:00Z">
                  <w:rPr>
                    <w:noProof/>
                    <w:webHidden/>
                  </w:rPr>
                </w:rPrChange>
              </w:rPr>
              <w:fldChar w:fldCharType="begin"/>
            </w:r>
            <w:r w:rsidRPr="00CC6CF4">
              <w:rPr>
                <w:rFonts w:ascii="Calibri Light" w:hAnsi="Calibri Light" w:cs="Calibri Light"/>
                <w:noProof/>
                <w:webHidden/>
                <w:rPrChange w:id="197" w:author="hari prasath" w:date="2020-07-17T09:43:00Z">
                  <w:rPr>
                    <w:noProof/>
                    <w:webHidden/>
                  </w:rPr>
                </w:rPrChange>
              </w:rPr>
              <w:instrText xml:space="preserve"> PAGEREF _Toc45871392 \h </w:instrText>
            </w:r>
          </w:ins>
          <w:r w:rsidRPr="00CC6CF4">
            <w:rPr>
              <w:rFonts w:ascii="Calibri Light" w:hAnsi="Calibri Light" w:cs="Calibri Light"/>
              <w:noProof/>
              <w:webHidden/>
              <w:rPrChange w:id="198"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199" w:author="hari prasath" w:date="2020-07-17T09:43:00Z">
                <w:rPr>
                  <w:noProof/>
                  <w:webHidden/>
                </w:rPr>
              </w:rPrChange>
            </w:rPr>
            <w:fldChar w:fldCharType="separate"/>
          </w:r>
          <w:ins w:id="200" w:author="hari prasath" w:date="2020-07-17T09:42:00Z">
            <w:r w:rsidRPr="00CC6CF4">
              <w:rPr>
                <w:rFonts w:ascii="Calibri Light" w:hAnsi="Calibri Light" w:cs="Calibri Light"/>
                <w:noProof/>
                <w:webHidden/>
                <w:rPrChange w:id="201" w:author="hari prasath" w:date="2020-07-17T09:43:00Z">
                  <w:rPr>
                    <w:noProof/>
                    <w:webHidden/>
                  </w:rPr>
                </w:rPrChange>
              </w:rPr>
              <w:t>8</w:t>
            </w:r>
            <w:r w:rsidRPr="00CC6CF4">
              <w:rPr>
                <w:rFonts w:ascii="Calibri Light" w:hAnsi="Calibri Light" w:cs="Calibri Light"/>
                <w:noProof/>
                <w:webHidden/>
                <w:rPrChange w:id="202" w:author="hari prasath" w:date="2020-07-17T09:43:00Z">
                  <w:rPr>
                    <w:noProof/>
                    <w:webHidden/>
                  </w:rPr>
                </w:rPrChange>
              </w:rPr>
              <w:fldChar w:fldCharType="end"/>
            </w:r>
            <w:r w:rsidRPr="00CC6CF4">
              <w:rPr>
                <w:rStyle w:val="Hyperlink"/>
                <w:rFonts w:ascii="Calibri Light" w:hAnsi="Calibri Light" w:cs="Calibri Light"/>
                <w:noProof/>
                <w:rPrChange w:id="203" w:author="hari prasath" w:date="2020-07-17T09:43:00Z">
                  <w:rPr>
                    <w:rStyle w:val="Hyperlink"/>
                    <w:noProof/>
                  </w:rPr>
                </w:rPrChange>
              </w:rPr>
              <w:fldChar w:fldCharType="end"/>
            </w:r>
          </w:ins>
        </w:p>
        <w:p w14:paraId="530638EF" w14:textId="37BFDC1F" w:rsidR="00CC6CF4" w:rsidRPr="00CC6CF4" w:rsidRDefault="00CC6CF4">
          <w:pPr>
            <w:pStyle w:val="TOC3"/>
            <w:rPr>
              <w:ins w:id="204" w:author="hari prasath" w:date="2020-07-17T09:42:00Z"/>
              <w:rFonts w:ascii="Calibri Light" w:eastAsiaTheme="minorEastAsia" w:hAnsi="Calibri Light" w:cs="Calibri Light"/>
              <w:noProof/>
              <w:szCs w:val="22"/>
              <w:lang w:val="en-IN" w:eastAsia="en-IN"/>
              <w:rPrChange w:id="205" w:author="hari prasath" w:date="2020-07-17T09:43:00Z">
                <w:rPr>
                  <w:ins w:id="206" w:author="hari prasath" w:date="2020-07-17T09:42:00Z"/>
                  <w:rFonts w:asciiTheme="minorHAnsi" w:eastAsiaTheme="minorEastAsia" w:hAnsiTheme="minorHAnsi" w:cstheme="minorBidi"/>
                  <w:noProof/>
                  <w:szCs w:val="22"/>
                  <w:lang w:val="en-IN" w:eastAsia="en-IN"/>
                </w:rPr>
              </w:rPrChange>
            </w:rPr>
          </w:pPr>
          <w:ins w:id="207" w:author="hari prasath" w:date="2020-07-17T09:42:00Z">
            <w:r w:rsidRPr="00CC6CF4">
              <w:rPr>
                <w:rStyle w:val="Hyperlink"/>
                <w:rFonts w:ascii="Calibri Light" w:hAnsi="Calibri Light" w:cs="Calibri Light"/>
                <w:noProof/>
                <w:rPrChange w:id="208" w:author="hari prasath" w:date="2020-07-17T09:43:00Z">
                  <w:rPr>
                    <w:rStyle w:val="Hyperlink"/>
                    <w:noProof/>
                  </w:rPr>
                </w:rPrChange>
              </w:rPr>
              <w:fldChar w:fldCharType="begin"/>
            </w:r>
            <w:r w:rsidRPr="00CC6CF4">
              <w:rPr>
                <w:rStyle w:val="Hyperlink"/>
                <w:rFonts w:ascii="Calibri Light" w:hAnsi="Calibri Light" w:cs="Calibri Light"/>
                <w:noProof/>
                <w:rPrChange w:id="209" w:author="hari prasath" w:date="2020-07-17T09:43:00Z">
                  <w:rPr>
                    <w:rStyle w:val="Hyperlink"/>
                    <w:noProof/>
                  </w:rPr>
                </w:rPrChange>
              </w:rPr>
              <w:instrText xml:space="preserve"> </w:instrText>
            </w:r>
            <w:r w:rsidRPr="00CC6CF4">
              <w:rPr>
                <w:rFonts w:ascii="Calibri Light" w:hAnsi="Calibri Light" w:cs="Calibri Light"/>
                <w:noProof/>
                <w:rPrChange w:id="210" w:author="hari prasath" w:date="2020-07-17T09:43:00Z">
                  <w:rPr>
                    <w:noProof/>
                  </w:rPr>
                </w:rPrChange>
              </w:rPr>
              <w:instrText>HYPERLINK \l "_Toc45871393"</w:instrText>
            </w:r>
            <w:r w:rsidRPr="00CC6CF4">
              <w:rPr>
                <w:rStyle w:val="Hyperlink"/>
                <w:rFonts w:ascii="Calibri Light" w:hAnsi="Calibri Light" w:cs="Calibri Light"/>
                <w:noProof/>
                <w:rPrChange w:id="211" w:author="hari prasath" w:date="2020-07-17T09:43:00Z">
                  <w:rPr>
                    <w:rStyle w:val="Hyperlink"/>
                    <w:noProof/>
                  </w:rPr>
                </w:rPrChange>
              </w:rPr>
              <w:instrText xml:space="preserve"> </w:instrText>
            </w:r>
            <w:r w:rsidRPr="00CC6CF4">
              <w:rPr>
                <w:rStyle w:val="Hyperlink"/>
                <w:rFonts w:ascii="Calibri Light" w:hAnsi="Calibri Light" w:cs="Calibri Light"/>
                <w:noProof/>
                <w:rPrChange w:id="212"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213" w:author="hari prasath" w:date="2020-07-17T09:43:00Z">
                  <w:rPr>
                    <w:rStyle w:val="Hyperlink"/>
                    <w:noProof/>
                    <w:lang w:val="en-IN"/>
                  </w:rPr>
                </w:rPrChange>
              </w:rPr>
              <w:t>3.3.3</w:t>
            </w:r>
            <w:r w:rsidRPr="00CC6CF4">
              <w:rPr>
                <w:rFonts w:ascii="Calibri Light" w:eastAsiaTheme="minorEastAsia" w:hAnsi="Calibri Light" w:cs="Calibri Light"/>
                <w:noProof/>
                <w:szCs w:val="22"/>
                <w:lang w:val="en-IN" w:eastAsia="en-IN"/>
                <w:rPrChange w:id="214"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215" w:author="hari prasath" w:date="2020-07-17T09:43:00Z">
                  <w:rPr>
                    <w:rStyle w:val="Hyperlink"/>
                    <w:noProof/>
                    <w:lang w:val="en-IN"/>
                  </w:rPr>
                </w:rPrChange>
              </w:rPr>
              <w:t>Dot Matrix LED Display</w:t>
            </w:r>
            <w:r w:rsidRPr="00CC6CF4">
              <w:rPr>
                <w:rFonts w:ascii="Calibri Light" w:hAnsi="Calibri Light" w:cs="Calibri Light"/>
                <w:noProof/>
                <w:webHidden/>
                <w:rPrChange w:id="216" w:author="hari prasath" w:date="2020-07-17T09:43:00Z">
                  <w:rPr>
                    <w:noProof/>
                    <w:webHidden/>
                  </w:rPr>
                </w:rPrChange>
              </w:rPr>
              <w:tab/>
            </w:r>
            <w:r w:rsidRPr="00CC6CF4">
              <w:rPr>
                <w:rFonts w:ascii="Calibri Light" w:hAnsi="Calibri Light" w:cs="Calibri Light"/>
                <w:noProof/>
                <w:webHidden/>
                <w:rPrChange w:id="217" w:author="hari prasath" w:date="2020-07-17T09:43:00Z">
                  <w:rPr>
                    <w:noProof/>
                    <w:webHidden/>
                  </w:rPr>
                </w:rPrChange>
              </w:rPr>
              <w:fldChar w:fldCharType="begin"/>
            </w:r>
            <w:r w:rsidRPr="00CC6CF4">
              <w:rPr>
                <w:rFonts w:ascii="Calibri Light" w:hAnsi="Calibri Light" w:cs="Calibri Light"/>
                <w:noProof/>
                <w:webHidden/>
                <w:rPrChange w:id="218" w:author="hari prasath" w:date="2020-07-17T09:43:00Z">
                  <w:rPr>
                    <w:noProof/>
                    <w:webHidden/>
                  </w:rPr>
                </w:rPrChange>
              </w:rPr>
              <w:instrText xml:space="preserve"> PAGEREF _Toc45871393 \h </w:instrText>
            </w:r>
          </w:ins>
          <w:r w:rsidRPr="00CC6CF4">
            <w:rPr>
              <w:rFonts w:ascii="Calibri Light" w:hAnsi="Calibri Light" w:cs="Calibri Light"/>
              <w:noProof/>
              <w:webHidden/>
              <w:rPrChange w:id="219"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220" w:author="hari prasath" w:date="2020-07-17T09:43:00Z">
                <w:rPr>
                  <w:noProof/>
                  <w:webHidden/>
                </w:rPr>
              </w:rPrChange>
            </w:rPr>
            <w:fldChar w:fldCharType="separate"/>
          </w:r>
          <w:ins w:id="221" w:author="hari prasath" w:date="2020-07-17T09:42:00Z">
            <w:r w:rsidRPr="00CC6CF4">
              <w:rPr>
                <w:rFonts w:ascii="Calibri Light" w:hAnsi="Calibri Light" w:cs="Calibri Light"/>
                <w:noProof/>
                <w:webHidden/>
                <w:rPrChange w:id="222" w:author="hari prasath" w:date="2020-07-17T09:43:00Z">
                  <w:rPr>
                    <w:noProof/>
                    <w:webHidden/>
                  </w:rPr>
                </w:rPrChange>
              </w:rPr>
              <w:t>8</w:t>
            </w:r>
            <w:r w:rsidRPr="00CC6CF4">
              <w:rPr>
                <w:rFonts w:ascii="Calibri Light" w:hAnsi="Calibri Light" w:cs="Calibri Light"/>
                <w:noProof/>
                <w:webHidden/>
                <w:rPrChange w:id="223" w:author="hari prasath" w:date="2020-07-17T09:43:00Z">
                  <w:rPr>
                    <w:noProof/>
                    <w:webHidden/>
                  </w:rPr>
                </w:rPrChange>
              </w:rPr>
              <w:fldChar w:fldCharType="end"/>
            </w:r>
            <w:r w:rsidRPr="00CC6CF4">
              <w:rPr>
                <w:rStyle w:val="Hyperlink"/>
                <w:rFonts w:ascii="Calibri Light" w:hAnsi="Calibri Light" w:cs="Calibri Light"/>
                <w:noProof/>
                <w:rPrChange w:id="224" w:author="hari prasath" w:date="2020-07-17T09:43:00Z">
                  <w:rPr>
                    <w:rStyle w:val="Hyperlink"/>
                    <w:noProof/>
                  </w:rPr>
                </w:rPrChange>
              </w:rPr>
              <w:fldChar w:fldCharType="end"/>
            </w:r>
          </w:ins>
        </w:p>
        <w:p w14:paraId="30C2F9E6" w14:textId="5455088D" w:rsidR="00CC6CF4" w:rsidRPr="00CC6CF4" w:rsidRDefault="00CC6CF4">
          <w:pPr>
            <w:pStyle w:val="TOC3"/>
            <w:rPr>
              <w:ins w:id="225" w:author="hari prasath" w:date="2020-07-17T09:42:00Z"/>
              <w:rFonts w:ascii="Calibri Light" w:eastAsiaTheme="minorEastAsia" w:hAnsi="Calibri Light" w:cs="Calibri Light"/>
              <w:noProof/>
              <w:szCs w:val="22"/>
              <w:lang w:val="en-IN" w:eastAsia="en-IN"/>
              <w:rPrChange w:id="226" w:author="hari prasath" w:date="2020-07-17T09:43:00Z">
                <w:rPr>
                  <w:ins w:id="227" w:author="hari prasath" w:date="2020-07-17T09:42:00Z"/>
                  <w:rFonts w:asciiTheme="minorHAnsi" w:eastAsiaTheme="minorEastAsia" w:hAnsiTheme="minorHAnsi" w:cstheme="minorBidi"/>
                  <w:noProof/>
                  <w:szCs w:val="22"/>
                  <w:lang w:val="en-IN" w:eastAsia="en-IN"/>
                </w:rPr>
              </w:rPrChange>
            </w:rPr>
          </w:pPr>
          <w:ins w:id="228" w:author="hari prasath" w:date="2020-07-17T09:42:00Z">
            <w:r w:rsidRPr="00CC6CF4">
              <w:rPr>
                <w:rStyle w:val="Hyperlink"/>
                <w:rFonts w:ascii="Calibri Light" w:hAnsi="Calibri Light" w:cs="Calibri Light"/>
                <w:noProof/>
                <w:rPrChange w:id="229" w:author="hari prasath" w:date="2020-07-17T09:43:00Z">
                  <w:rPr>
                    <w:rStyle w:val="Hyperlink"/>
                    <w:noProof/>
                  </w:rPr>
                </w:rPrChange>
              </w:rPr>
              <w:fldChar w:fldCharType="begin"/>
            </w:r>
            <w:r w:rsidRPr="00CC6CF4">
              <w:rPr>
                <w:rStyle w:val="Hyperlink"/>
                <w:rFonts w:ascii="Calibri Light" w:hAnsi="Calibri Light" w:cs="Calibri Light"/>
                <w:noProof/>
                <w:rPrChange w:id="230" w:author="hari prasath" w:date="2020-07-17T09:43:00Z">
                  <w:rPr>
                    <w:rStyle w:val="Hyperlink"/>
                    <w:noProof/>
                  </w:rPr>
                </w:rPrChange>
              </w:rPr>
              <w:instrText xml:space="preserve"> </w:instrText>
            </w:r>
            <w:r w:rsidRPr="00CC6CF4">
              <w:rPr>
                <w:rFonts w:ascii="Calibri Light" w:hAnsi="Calibri Light" w:cs="Calibri Light"/>
                <w:noProof/>
                <w:rPrChange w:id="231" w:author="hari prasath" w:date="2020-07-17T09:43:00Z">
                  <w:rPr>
                    <w:noProof/>
                  </w:rPr>
                </w:rPrChange>
              </w:rPr>
              <w:instrText>HYPERLINK \l "_Toc45871394"</w:instrText>
            </w:r>
            <w:r w:rsidRPr="00CC6CF4">
              <w:rPr>
                <w:rStyle w:val="Hyperlink"/>
                <w:rFonts w:ascii="Calibri Light" w:hAnsi="Calibri Light" w:cs="Calibri Light"/>
                <w:noProof/>
                <w:rPrChange w:id="232" w:author="hari prasath" w:date="2020-07-17T09:43:00Z">
                  <w:rPr>
                    <w:rStyle w:val="Hyperlink"/>
                    <w:noProof/>
                  </w:rPr>
                </w:rPrChange>
              </w:rPr>
              <w:instrText xml:space="preserve"> </w:instrText>
            </w:r>
            <w:r w:rsidRPr="00CC6CF4">
              <w:rPr>
                <w:rStyle w:val="Hyperlink"/>
                <w:rFonts w:ascii="Calibri Light" w:hAnsi="Calibri Light" w:cs="Calibri Light"/>
                <w:noProof/>
                <w:rPrChange w:id="233"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234" w:author="hari prasath" w:date="2020-07-17T09:43:00Z">
                  <w:rPr>
                    <w:rStyle w:val="Hyperlink"/>
                    <w:noProof/>
                    <w:lang w:val="en-IN"/>
                  </w:rPr>
                </w:rPrChange>
              </w:rPr>
              <w:t>3.3.4</w:t>
            </w:r>
            <w:r w:rsidRPr="00CC6CF4">
              <w:rPr>
                <w:rFonts w:ascii="Calibri Light" w:eastAsiaTheme="minorEastAsia" w:hAnsi="Calibri Light" w:cs="Calibri Light"/>
                <w:noProof/>
                <w:szCs w:val="22"/>
                <w:lang w:val="en-IN" w:eastAsia="en-IN"/>
                <w:rPrChange w:id="235"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236" w:author="hari prasath" w:date="2020-07-17T09:43:00Z">
                  <w:rPr>
                    <w:rStyle w:val="Hyperlink"/>
                    <w:noProof/>
                    <w:lang w:val="en-IN"/>
                  </w:rPr>
                </w:rPrChange>
              </w:rPr>
              <w:t xml:space="preserve">Capacitive </w:t>
            </w:r>
            <w:r w:rsidRPr="00CC6CF4">
              <w:rPr>
                <w:rStyle w:val="Hyperlink"/>
                <w:rFonts w:ascii="Calibri Light" w:hAnsi="Calibri Light" w:cs="Calibri Light"/>
                <w:noProof/>
                <w:rPrChange w:id="237" w:author="hari prasath" w:date="2020-07-17T09:43:00Z">
                  <w:rPr>
                    <w:rStyle w:val="Hyperlink"/>
                    <w:noProof/>
                  </w:rPr>
                </w:rPrChange>
              </w:rPr>
              <w:t>Touch</w:t>
            </w:r>
            <w:r w:rsidRPr="00CC6CF4">
              <w:rPr>
                <w:rStyle w:val="Hyperlink"/>
                <w:rFonts w:ascii="Calibri Light" w:hAnsi="Calibri Light" w:cs="Calibri Light"/>
                <w:noProof/>
                <w:lang w:val="en-IN"/>
                <w:rPrChange w:id="238" w:author="hari prasath" w:date="2020-07-17T09:43:00Z">
                  <w:rPr>
                    <w:rStyle w:val="Hyperlink"/>
                    <w:noProof/>
                    <w:lang w:val="en-IN"/>
                  </w:rPr>
                </w:rPrChange>
              </w:rPr>
              <w:t xml:space="preserve"> Button</w:t>
            </w:r>
            <w:r w:rsidRPr="00CC6CF4">
              <w:rPr>
                <w:rFonts w:ascii="Calibri Light" w:hAnsi="Calibri Light" w:cs="Calibri Light"/>
                <w:noProof/>
                <w:webHidden/>
                <w:rPrChange w:id="239" w:author="hari prasath" w:date="2020-07-17T09:43:00Z">
                  <w:rPr>
                    <w:noProof/>
                    <w:webHidden/>
                  </w:rPr>
                </w:rPrChange>
              </w:rPr>
              <w:tab/>
            </w:r>
            <w:r w:rsidRPr="00CC6CF4">
              <w:rPr>
                <w:rFonts w:ascii="Calibri Light" w:hAnsi="Calibri Light" w:cs="Calibri Light"/>
                <w:noProof/>
                <w:webHidden/>
                <w:rPrChange w:id="240" w:author="hari prasath" w:date="2020-07-17T09:43:00Z">
                  <w:rPr>
                    <w:noProof/>
                    <w:webHidden/>
                  </w:rPr>
                </w:rPrChange>
              </w:rPr>
              <w:fldChar w:fldCharType="begin"/>
            </w:r>
            <w:r w:rsidRPr="00CC6CF4">
              <w:rPr>
                <w:rFonts w:ascii="Calibri Light" w:hAnsi="Calibri Light" w:cs="Calibri Light"/>
                <w:noProof/>
                <w:webHidden/>
                <w:rPrChange w:id="241" w:author="hari prasath" w:date="2020-07-17T09:43:00Z">
                  <w:rPr>
                    <w:noProof/>
                    <w:webHidden/>
                  </w:rPr>
                </w:rPrChange>
              </w:rPr>
              <w:instrText xml:space="preserve"> PAGEREF _Toc45871394 \h </w:instrText>
            </w:r>
          </w:ins>
          <w:r w:rsidRPr="00CC6CF4">
            <w:rPr>
              <w:rFonts w:ascii="Calibri Light" w:hAnsi="Calibri Light" w:cs="Calibri Light"/>
              <w:noProof/>
              <w:webHidden/>
              <w:rPrChange w:id="242"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243" w:author="hari prasath" w:date="2020-07-17T09:43:00Z">
                <w:rPr>
                  <w:noProof/>
                  <w:webHidden/>
                </w:rPr>
              </w:rPrChange>
            </w:rPr>
            <w:fldChar w:fldCharType="separate"/>
          </w:r>
          <w:ins w:id="244" w:author="hari prasath" w:date="2020-07-17T09:42:00Z">
            <w:r w:rsidRPr="00CC6CF4">
              <w:rPr>
                <w:rFonts w:ascii="Calibri Light" w:hAnsi="Calibri Light" w:cs="Calibri Light"/>
                <w:noProof/>
                <w:webHidden/>
                <w:rPrChange w:id="245" w:author="hari prasath" w:date="2020-07-17T09:43:00Z">
                  <w:rPr>
                    <w:noProof/>
                    <w:webHidden/>
                  </w:rPr>
                </w:rPrChange>
              </w:rPr>
              <w:t>9</w:t>
            </w:r>
            <w:r w:rsidRPr="00CC6CF4">
              <w:rPr>
                <w:rFonts w:ascii="Calibri Light" w:hAnsi="Calibri Light" w:cs="Calibri Light"/>
                <w:noProof/>
                <w:webHidden/>
                <w:rPrChange w:id="246" w:author="hari prasath" w:date="2020-07-17T09:43:00Z">
                  <w:rPr>
                    <w:noProof/>
                    <w:webHidden/>
                  </w:rPr>
                </w:rPrChange>
              </w:rPr>
              <w:fldChar w:fldCharType="end"/>
            </w:r>
            <w:r w:rsidRPr="00CC6CF4">
              <w:rPr>
                <w:rStyle w:val="Hyperlink"/>
                <w:rFonts w:ascii="Calibri Light" w:hAnsi="Calibri Light" w:cs="Calibri Light"/>
                <w:noProof/>
                <w:rPrChange w:id="247" w:author="hari prasath" w:date="2020-07-17T09:43:00Z">
                  <w:rPr>
                    <w:rStyle w:val="Hyperlink"/>
                    <w:noProof/>
                  </w:rPr>
                </w:rPrChange>
              </w:rPr>
              <w:fldChar w:fldCharType="end"/>
            </w:r>
          </w:ins>
        </w:p>
        <w:p w14:paraId="42F9B490" w14:textId="188A3BC7" w:rsidR="00CC6CF4" w:rsidRPr="00CC6CF4" w:rsidRDefault="00CC6CF4">
          <w:pPr>
            <w:pStyle w:val="TOC3"/>
            <w:rPr>
              <w:ins w:id="248" w:author="hari prasath" w:date="2020-07-17T09:42:00Z"/>
              <w:rFonts w:ascii="Calibri Light" w:eastAsiaTheme="minorEastAsia" w:hAnsi="Calibri Light" w:cs="Calibri Light"/>
              <w:noProof/>
              <w:szCs w:val="22"/>
              <w:lang w:val="en-IN" w:eastAsia="en-IN"/>
              <w:rPrChange w:id="249" w:author="hari prasath" w:date="2020-07-17T09:43:00Z">
                <w:rPr>
                  <w:ins w:id="250" w:author="hari prasath" w:date="2020-07-17T09:42:00Z"/>
                  <w:rFonts w:asciiTheme="minorHAnsi" w:eastAsiaTheme="minorEastAsia" w:hAnsiTheme="minorHAnsi" w:cstheme="minorBidi"/>
                  <w:noProof/>
                  <w:szCs w:val="22"/>
                  <w:lang w:val="en-IN" w:eastAsia="en-IN"/>
                </w:rPr>
              </w:rPrChange>
            </w:rPr>
          </w:pPr>
          <w:ins w:id="251" w:author="hari prasath" w:date="2020-07-17T09:42:00Z">
            <w:r w:rsidRPr="00CC6CF4">
              <w:rPr>
                <w:rStyle w:val="Hyperlink"/>
                <w:rFonts w:ascii="Calibri Light" w:hAnsi="Calibri Light" w:cs="Calibri Light"/>
                <w:noProof/>
                <w:rPrChange w:id="252" w:author="hari prasath" w:date="2020-07-17T09:43:00Z">
                  <w:rPr>
                    <w:rStyle w:val="Hyperlink"/>
                    <w:noProof/>
                  </w:rPr>
                </w:rPrChange>
              </w:rPr>
              <w:fldChar w:fldCharType="begin"/>
            </w:r>
            <w:r w:rsidRPr="00CC6CF4">
              <w:rPr>
                <w:rStyle w:val="Hyperlink"/>
                <w:rFonts w:ascii="Calibri Light" w:hAnsi="Calibri Light" w:cs="Calibri Light"/>
                <w:noProof/>
                <w:rPrChange w:id="253" w:author="hari prasath" w:date="2020-07-17T09:43:00Z">
                  <w:rPr>
                    <w:rStyle w:val="Hyperlink"/>
                    <w:noProof/>
                  </w:rPr>
                </w:rPrChange>
              </w:rPr>
              <w:instrText xml:space="preserve"> </w:instrText>
            </w:r>
            <w:r w:rsidRPr="00CC6CF4">
              <w:rPr>
                <w:rFonts w:ascii="Calibri Light" w:hAnsi="Calibri Light" w:cs="Calibri Light"/>
                <w:noProof/>
                <w:rPrChange w:id="254" w:author="hari prasath" w:date="2020-07-17T09:43:00Z">
                  <w:rPr>
                    <w:noProof/>
                  </w:rPr>
                </w:rPrChange>
              </w:rPr>
              <w:instrText>HYPERLINK \l "_Toc45871395"</w:instrText>
            </w:r>
            <w:r w:rsidRPr="00CC6CF4">
              <w:rPr>
                <w:rStyle w:val="Hyperlink"/>
                <w:rFonts w:ascii="Calibri Light" w:hAnsi="Calibri Light" w:cs="Calibri Light"/>
                <w:noProof/>
                <w:rPrChange w:id="255" w:author="hari prasath" w:date="2020-07-17T09:43:00Z">
                  <w:rPr>
                    <w:rStyle w:val="Hyperlink"/>
                    <w:noProof/>
                  </w:rPr>
                </w:rPrChange>
              </w:rPr>
              <w:instrText xml:space="preserve"> </w:instrText>
            </w:r>
            <w:r w:rsidRPr="00CC6CF4">
              <w:rPr>
                <w:rStyle w:val="Hyperlink"/>
                <w:rFonts w:ascii="Calibri Light" w:hAnsi="Calibri Light" w:cs="Calibri Light"/>
                <w:noProof/>
                <w:rPrChange w:id="256"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257" w:author="hari prasath" w:date="2020-07-17T09:43:00Z">
                  <w:rPr>
                    <w:rStyle w:val="Hyperlink"/>
                    <w:noProof/>
                    <w:lang w:val="en-IN"/>
                  </w:rPr>
                </w:rPrChange>
              </w:rPr>
              <w:t>3.3.5</w:t>
            </w:r>
            <w:r w:rsidRPr="00CC6CF4">
              <w:rPr>
                <w:rFonts w:ascii="Calibri Light" w:eastAsiaTheme="minorEastAsia" w:hAnsi="Calibri Light" w:cs="Calibri Light"/>
                <w:noProof/>
                <w:szCs w:val="22"/>
                <w:lang w:val="en-IN" w:eastAsia="en-IN"/>
                <w:rPrChange w:id="258"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259" w:author="hari prasath" w:date="2020-07-17T09:43:00Z">
                  <w:rPr>
                    <w:rStyle w:val="Hyperlink"/>
                    <w:noProof/>
                    <w:lang w:val="en-IN"/>
                  </w:rPr>
                </w:rPrChange>
              </w:rPr>
              <w:t xml:space="preserve">Temperature </w:t>
            </w:r>
            <w:r w:rsidRPr="00CC6CF4">
              <w:rPr>
                <w:rStyle w:val="Hyperlink"/>
                <w:rFonts w:ascii="Calibri Light" w:hAnsi="Calibri Light" w:cs="Calibri Light"/>
                <w:noProof/>
                <w:rPrChange w:id="260" w:author="hari prasath" w:date="2020-07-17T09:43:00Z">
                  <w:rPr>
                    <w:rStyle w:val="Hyperlink"/>
                    <w:noProof/>
                  </w:rPr>
                </w:rPrChange>
              </w:rPr>
              <w:t>Sensor</w:t>
            </w:r>
            <w:r w:rsidRPr="00CC6CF4">
              <w:rPr>
                <w:rFonts w:ascii="Calibri Light" w:hAnsi="Calibri Light" w:cs="Calibri Light"/>
                <w:noProof/>
                <w:webHidden/>
                <w:rPrChange w:id="261" w:author="hari prasath" w:date="2020-07-17T09:43:00Z">
                  <w:rPr>
                    <w:noProof/>
                    <w:webHidden/>
                  </w:rPr>
                </w:rPrChange>
              </w:rPr>
              <w:tab/>
            </w:r>
            <w:r w:rsidRPr="00CC6CF4">
              <w:rPr>
                <w:rFonts w:ascii="Calibri Light" w:hAnsi="Calibri Light" w:cs="Calibri Light"/>
                <w:noProof/>
                <w:webHidden/>
                <w:rPrChange w:id="262" w:author="hari prasath" w:date="2020-07-17T09:43:00Z">
                  <w:rPr>
                    <w:noProof/>
                    <w:webHidden/>
                  </w:rPr>
                </w:rPrChange>
              </w:rPr>
              <w:fldChar w:fldCharType="begin"/>
            </w:r>
            <w:r w:rsidRPr="00CC6CF4">
              <w:rPr>
                <w:rFonts w:ascii="Calibri Light" w:hAnsi="Calibri Light" w:cs="Calibri Light"/>
                <w:noProof/>
                <w:webHidden/>
                <w:rPrChange w:id="263" w:author="hari prasath" w:date="2020-07-17T09:43:00Z">
                  <w:rPr>
                    <w:noProof/>
                    <w:webHidden/>
                  </w:rPr>
                </w:rPrChange>
              </w:rPr>
              <w:instrText xml:space="preserve"> PAGEREF _Toc45871395 \h </w:instrText>
            </w:r>
          </w:ins>
          <w:r w:rsidRPr="00CC6CF4">
            <w:rPr>
              <w:rFonts w:ascii="Calibri Light" w:hAnsi="Calibri Light" w:cs="Calibri Light"/>
              <w:noProof/>
              <w:webHidden/>
              <w:rPrChange w:id="264"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265" w:author="hari prasath" w:date="2020-07-17T09:43:00Z">
                <w:rPr>
                  <w:noProof/>
                  <w:webHidden/>
                </w:rPr>
              </w:rPrChange>
            </w:rPr>
            <w:fldChar w:fldCharType="separate"/>
          </w:r>
          <w:ins w:id="266" w:author="hari prasath" w:date="2020-07-17T09:42:00Z">
            <w:r w:rsidRPr="00CC6CF4">
              <w:rPr>
                <w:rFonts w:ascii="Calibri Light" w:hAnsi="Calibri Light" w:cs="Calibri Light"/>
                <w:noProof/>
                <w:webHidden/>
                <w:rPrChange w:id="267" w:author="hari prasath" w:date="2020-07-17T09:43:00Z">
                  <w:rPr>
                    <w:noProof/>
                    <w:webHidden/>
                  </w:rPr>
                </w:rPrChange>
              </w:rPr>
              <w:t>10</w:t>
            </w:r>
            <w:r w:rsidRPr="00CC6CF4">
              <w:rPr>
                <w:rFonts w:ascii="Calibri Light" w:hAnsi="Calibri Light" w:cs="Calibri Light"/>
                <w:noProof/>
                <w:webHidden/>
                <w:rPrChange w:id="268" w:author="hari prasath" w:date="2020-07-17T09:43:00Z">
                  <w:rPr>
                    <w:noProof/>
                    <w:webHidden/>
                  </w:rPr>
                </w:rPrChange>
              </w:rPr>
              <w:fldChar w:fldCharType="end"/>
            </w:r>
            <w:r w:rsidRPr="00CC6CF4">
              <w:rPr>
                <w:rStyle w:val="Hyperlink"/>
                <w:rFonts w:ascii="Calibri Light" w:hAnsi="Calibri Light" w:cs="Calibri Light"/>
                <w:noProof/>
                <w:rPrChange w:id="269" w:author="hari prasath" w:date="2020-07-17T09:43:00Z">
                  <w:rPr>
                    <w:rStyle w:val="Hyperlink"/>
                    <w:noProof/>
                  </w:rPr>
                </w:rPrChange>
              </w:rPr>
              <w:fldChar w:fldCharType="end"/>
            </w:r>
          </w:ins>
        </w:p>
        <w:p w14:paraId="0090C126" w14:textId="452CACD0" w:rsidR="00CC6CF4" w:rsidRPr="00CC6CF4" w:rsidRDefault="00CC6CF4">
          <w:pPr>
            <w:pStyle w:val="TOC3"/>
            <w:rPr>
              <w:ins w:id="270" w:author="hari prasath" w:date="2020-07-17T09:42:00Z"/>
              <w:rFonts w:ascii="Calibri Light" w:eastAsiaTheme="minorEastAsia" w:hAnsi="Calibri Light" w:cs="Calibri Light"/>
              <w:noProof/>
              <w:szCs w:val="22"/>
              <w:lang w:val="en-IN" w:eastAsia="en-IN"/>
              <w:rPrChange w:id="271" w:author="hari prasath" w:date="2020-07-17T09:43:00Z">
                <w:rPr>
                  <w:ins w:id="272" w:author="hari prasath" w:date="2020-07-17T09:42:00Z"/>
                  <w:rFonts w:asciiTheme="minorHAnsi" w:eastAsiaTheme="minorEastAsia" w:hAnsiTheme="minorHAnsi" w:cstheme="minorBidi"/>
                  <w:noProof/>
                  <w:szCs w:val="22"/>
                  <w:lang w:val="en-IN" w:eastAsia="en-IN"/>
                </w:rPr>
              </w:rPrChange>
            </w:rPr>
          </w:pPr>
          <w:ins w:id="273" w:author="hari prasath" w:date="2020-07-17T09:42:00Z">
            <w:r w:rsidRPr="00CC6CF4">
              <w:rPr>
                <w:rStyle w:val="Hyperlink"/>
                <w:rFonts w:ascii="Calibri Light" w:hAnsi="Calibri Light" w:cs="Calibri Light"/>
                <w:noProof/>
                <w:rPrChange w:id="274" w:author="hari prasath" w:date="2020-07-17T09:43:00Z">
                  <w:rPr>
                    <w:rStyle w:val="Hyperlink"/>
                    <w:noProof/>
                  </w:rPr>
                </w:rPrChange>
              </w:rPr>
              <w:fldChar w:fldCharType="begin"/>
            </w:r>
            <w:r w:rsidRPr="00CC6CF4">
              <w:rPr>
                <w:rStyle w:val="Hyperlink"/>
                <w:rFonts w:ascii="Calibri Light" w:hAnsi="Calibri Light" w:cs="Calibri Light"/>
                <w:noProof/>
                <w:rPrChange w:id="275" w:author="hari prasath" w:date="2020-07-17T09:43:00Z">
                  <w:rPr>
                    <w:rStyle w:val="Hyperlink"/>
                    <w:noProof/>
                  </w:rPr>
                </w:rPrChange>
              </w:rPr>
              <w:instrText xml:space="preserve"> </w:instrText>
            </w:r>
            <w:r w:rsidRPr="00CC6CF4">
              <w:rPr>
                <w:rFonts w:ascii="Calibri Light" w:hAnsi="Calibri Light" w:cs="Calibri Light"/>
                <w:noProof/>
                <w:rPrChange w:id="276" w:author="hari prasath" w:date="2020-07-17T09:43:00Z">
                  <w:rPr>
                    <w:noProof/>
                  </w:rPr>
                </w:rPrChange>
              </w:rPr>
              <w:instrText>HYPERLINK \l "_Toc45871396"</w:instrText>
            </w:r>
            <w:r w:rsidRPr="00CC6CF4">
              <w:rPr>
                <w:rStyle w:val="Hyperlink"/>
                <w:rFonts w:ascii="Calibri Light" w:hAnsi="Calibri Light" w:cs="Calibri Light"/>
                <w:noProof/>
                <w:rPrChange w:id="277" w:author="hari prasath" w:date="2020-07-17T09:43:00Z">
                  <w:rPr>
                    <w:rStyle w:val="Hyperlink"/>
                    <w:noProof/>
                  </w:rPr>
                </w:rPrChange>
              </w:rPr>
              <w:instrText xml:space="preserve"> </w:instrText>
            </w:r>
            <w:r w:rsidRPr="00CC6CF4">
              <w:rPr>
                <w:rStyle w:val="Hyperlink"/>
                <w:rFonts w:ascii="Calibri Light" w:hAnsi="Calibri Light" w:cs="Calibri Light"/>
                <w:noProof/>
                <w:rPrChange w:id="278"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279" w:author="hari prasath" w:date="2020-07-17T09:43:00Z">
                  <w:rPr>
                    <w:rStyle w:val="Hyperlink"/>
                    <w:noProof/>
                    <w:lang w:val="en-IN"/>
                  </w:rPr>
                </w:rPrChange>
              </w:rPr>
              <w:t>3.3.6</w:t>
            </w:r>
            <w:r w:rsidRPr="00CC6CF4">
              <w:rPr>
                <w:rFonts w:ascii="Calibri Light" w:eastAsiaTheme="minorEastAsia" w:hAnsi="Calibri Light" w:cs="Calibri Light"/>
                <w:noProof/>
                <w:szCs w:val="22"/>
                <w:lang w:val="en-IN" w:eastAsia="en-IN"/>
                <w:rPrChange w:id="280"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281" w:author="hari prasath" w:date="2020-07-17T09:43:00Z">
                  <w:rPr>
                    <w:rStyle w:val="Hyperlink"/>
                    <w:noProof/>
                    <w:lang w:val="en-IN"/>
                  </w:rPr>
                </w:rPrChange>
              </w:rPr>
              <w:t xml:space="preserve">Light </w:t>
            </w:r>
            <w:r w:rsidRPr="00CC6CF4">
              <w:rPr>
                <w:rStyle w:val="Hyperlink"/>
                <w:rFonts w:ascii="Calibri Light" w:hAnsi="Calibri Light" w:cs="Calibri Light"/>
                <w:noProof/>
                <w:rPrChange w:id="282" w:author="hari prasath" w:date="2020-07-17T09:43:00Z">
                  <w:rPr>
                    <w:rStyle w:val="Hyperlink"/>
                    <w:noProof/>
                  </w:rPr>
                </w:rPrChange>
              </w:rPr>
              <w:t>Sensor</w:t>
            </w:r>
            <w:r w:rsidRPr="00CC6CF4">
              <w:rPr>
                <w:rFonts w:ascii="Calibri Light" w:hAnsi="Calibri Light" w:cs="Calibri Light"/>
                <w:noProof/>
                <w:webHidden/>
                <w:rPrChange w:id="283" w:author="hari prasath" w:date="2020-07-17T09:43:00Z">
                  <w:rPr>
                    <w:noProof/>
                    <w:webHidden/>
                  </w:rPr>
                </w:rPrChange>
              </w:rPr>
              <w:tab/>
            </w:r>
            <w:r w:rsidRPr="00CC6CF4">
              <w:rPr>
                <w:rFonts w:ascii="Calibri Light" w:hAnsi="Calibri Light" w:cs="Calibri Light"/>
                <w:noProof/>
                <w:webHidden/>
                <w:rPrChange w:id="284" w:author="hari prasath" w:date="2020-07-17T09:43:00Z">
                  <w:rPr>
                    <w:noProof/>
                    <w:webHidden/>
                  </w:rPr>
                </w:rPrChange>
              </w:rPr>
              <w:fldChar w:fldCharType="begin"/>
            </w:r>
            <w:r w:rsidRPr="00CC6CF4">
              <w:rPr>
                <w:rFonts w:ascii="Calibri Light" w:hAnsi="Calibri Light" w:cs="Calibri Light"/>
                <w:noProof/>
                <w:webHidden/>
                <w:rPrChange w:id="285" w:author="hari prasath" w:date="2020-07-17T09:43:00Z">
                  <w:rPr>
                    <w:noProof/>
                    <w:webHidden/>
                  </w:rPr>
                </w:rPrChange>
              </w:rPr>
              <w:instrText xml:space="preserve"> PAGEREF _Toc45871396 \h </w:instrText>
            </w:r>
          </w:ins>
          <w:r w:rsidRPr="00CC6CF4">
            <w:rPr>
              <w:rFonts w:ascii="Calibri Light" w:hAnsi="Calibri Light" w:cs="Calibri Light"/>
              <w:noProof/>
              <w:webHidden/>
              <w:rPrChange w:id="286"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287" w:author="hari prasath" w:date="2020-07-17T09:43:00Z">
                <w:rPr>
                  <w:noProof/>
                  <w:webHidden/>
                </w:rPr>
              </w:rPrChange>
            </w:rPr>
            <w:fldChar w:fldCharType="separate"/>
          </w:r>
          <w:ins w:id="288" w:author="hari prasath" w:date="2020-07-17T09:42:00Z">
            <w:r w:rsidRPr="00CC6CF4">
              <w:rPr>
                <w:rFonts w:ascii="Calibri Light" w:hAnsi="Calibri Light" w:cs="Calibri Light"/>
                <w:noProof/>
                <w:webHidden/>
                <w:rPrChange w:id="289" w:author="hari prasath" w:date="2020-07-17T09:43:00Z">
                  <w:rPr>
                    <w:noProof/>
                    <w:webHidden/>
                  </w:rPr>
                </w:rPrChange>
              </w:rPr>
              <w:t>10</w:t>
            </w:r>
            <w:r w:rsidRPr="00CC6CF4">
              <w:rPr>
                <w:rFonts w:ascii="Calibri Light" w:hAnsi="Calibri Light" w:cs="Calibri Light"/>
                <w:noProof/>
                <w:webHidden/>
                <w:rPrChange w:id="290" w:author="hari prasath" w:date="2020-07-17T09:43:00Z">
                  <w:rPr>
                    <w:noProof/>
                    <w:webHidden/>
                  </w:rPr>
                </w:rPrChange>
              </w:rPr>
              <w:fldChar w:fldCharType="end"/>
            </w:r>
            <w:r w:rsidRPr="00CC6CF4">
              <w:rPr>
                <w:rStyle w:val="Hyperlink"/>
                <w:rFonts w:ascii="Calibri Light" w:hAnsi="Calibri Light" w:cs="Calibri Light"/>
                <w:noProof/>
                <w:rPrChange w:id="291" w:author="hari prasath" w:date="2020-07-17T09:43:00Z">
                  <w:rPr>
                    <w:rStyle w:val="Hyperlink"/>
                    <w:noProof/>
                  </w:rPr>
                </w:rPrChange>
              </w:rPr>
              <w:fldChar w:fldCharType="end"/>
            </w:r>
          </w:ins>
        </w:p>
        <w:p w14:paraId="4C4E7132" w14:textId="70CF06D1" w:rsidR="00CC6CF4" w:rsidRPr="00CC6CF4" w:rsidRDefault="00CC6CF4">
          <w:pPr>
            <w:pStyle w:val="TOC3"/>
            <w:rPr>
              <w:ins w:id="292" w:author="hari prasath" w:date="2020-07-17T09:42:00Z"/>
              <w:rFonts w:ascii="Calibri Light" w:eastAsiaTheme="minorEastAsia" w:hAnsi="Calibri Light" w:cs="Calibri Light"/>
              <w:noProof/>
              <w:szCs w:val="22"/>
              <w:lang w:val="en-IN" w:eastAsia="en-IN"/>
              <w:rPrChange w:id="293" w:author="hari prasath" w:date="2020-07-17T09:43:00Z">
                <w:rPr>
                  <w:ins w:id="294" w:author="hari prasath" w:date="2020-07-17T09:42:00Z"/>
                  <w:rFonts w:asciiTheme="minorHAnsi" w:eastAsiaTheme="minorEastAsia" w:hAnsiTheme="minorHAnsi" w:cstheme="minorBidi"/>
                  <w:noProof/>
                  <w:szCs w:val="22"/>
                  <w:lang w:val="en-IN" w:eastAsia="en-IN"/>
                </w:rPr>
              </w:rPrChange>
            </w:rPr>
          </w:pPr>
          <w:ins w:id="295" w:author="hari prasath" w:date="2020-07-17T09:42:00Z">
            <w:r w:rsidRPr="00CC6CF4">
              <w:rPr>
                <w:rStyle w:val="Hyperlink"/>
                <w:rFonts w:ascii="Calibri Light" w:hAnsi="Calibri Light" w:cs="Calibri Light"/>
                <w:noProof/>
                <w:rPrChange w:id="296" w:author="hari prasath" w:date="2020-07-17T09:43:00Z">
                  <w:rPr>
                    <w:rStyle w:val="Hyperlink"/>
                    <w:noProof/>
                  </w:rPr>
                </w:rPrChange>
              </w:rPr>
              <w:fldChar w:fldCharType="begin"/>
            </w:r>
            <w:r w:rsidRPr="00CC6CF4">
              <w:rPr>
                <w:rStyle w:val="Hyperlink"/>
                <w:rFonts w:ascii="Calibri Light" w:hAnsi="Calibri Light" w:cs="Calibri Light"/>
                <w:noProof/>
                <w:rPrChange w:id="297" w:author="hari prasath" w:date="2020-07-17T09:43:00Z">
                  <w:rPr>
                    <w:rStyle w:val="Hyperlink"/>
                    <w:noProof/>
                  </w:rPr>
                </w:rPrChange>
              </w:rPr>
              <w:instrText xml:space="preserve"> </w:instrText>
            </w:r>
            <w:r w:rsidRPr="00CC6CF4">
              <w:rPr>
                <w:rFonts w:ascii="Calibri Light" w:hAnsi="Calibri Light" w:cs="Calibri Light"/>
                <w:noProof/>
                <w:rPrChange w:id="298" w:author="hari prasath" w:date="2020-07-17T09:43:00Z">
                  <w:rPr>
                    <w:noProof/>
                  </w:rPr>
                </w:rPrChange>
              </w:rPr>
              <w:instrText>HYPERLINK \l "_Toc45871397"</w:instrText>
            </w:r>
            <w:r w:rsidRPr="00CC6CF4">
              <w:rPr>
                <w:rStyle w:val="Hyperlink"/>
                <w:rFonts w:ascii="Calibri Light" w:hAnsi="Calibri Light" w:cs="Calibri Light"/>
                <w:noProof/>
                <w:rPrChange w:id="299" w:author="hari prasath" w:date="2020-07-17T09:43:00Z">
                  <w:rPr>
                    <w:rStyle w:val="Hyperlink"/>
                    <w:noProof/>
                  </w:rPr>
                </w:rPrChange>
              </w:rPr>
              <w:instrText xml:space="preserve"> </w:instrText>
            </w:r>
            <w:r w:rsidRPr="00CC6CF4">
              <w:rPr>
                <w:rStyle w:val="Hyperlink"/>
                <w:rFonts w:ascii="Calibri Light" w:hAnsi="Calibri Light" w:cs="Calibri Light"/>
                <w:noProof/>
                <w:rPrChange w:id="300"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301" w:author="hari prasath" w:date="2020-07-17T09:43:00Z">
                  <w:rPr>
                    <w:rStyle w:val="Hyperlink"/>
                    <w:noProof/>
                    <w:lang w:val="en-IN"/>
                  </w:rPr>
                </w:rPrChange>
              </w:rPr>
              <w:t>3.3.7</w:t>
            </w:r>
            <w:r w:rsidRPr="00CC6CF4">
              <w:rPr>
                <w:rFonts w:ascii="Calibri Light" w:eastAsiaTheme="minorEastAsia" w:hAnsi="Calibri Light" w:cs="Calibri Light"/>
                <w:noProof/>
                <w:szCs w:val="22"/>
                <w:lang w:val="en-IN" w:eastAsia="en-IN"/>
                <w:rPrChange w:id="302"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303" w:author="hari prasath" w:date="2020-07-17T09:43:00Z">
                  <w:rPr>
                    <w:rStyle w:val="Hyperlink"/>
                    <w:noProof/>
                    <w:lang w:val="en-IN"/>
                  </w:rPr>
                </w:rPrChange>
              </w:rPr>
              <w:t>IR Transmitter</w:t>
            </w:r>
            <w:r w:rsidRPr="00CC6CF4">
              <w:rPr>
                <w:rFonts w:ascii="Calibri Light" w:hAnsi="Calibri Light" w:cs="Calibri Light"/>
                <w:noProof/>
                <w:webHidden/>
                <w:rPrChange w:id="304" w:author="hari prasath" w:date="2020-07-17T09:43:00Z">
                  <w:rPr>
                    <w:noProof/>
                    <w:webHidden/>
                  </w:rPr>
                </w:rPrChange>
              </w:rPr>
              <w:tab/>
            </w:r>
            <w:r w:rsidRPr="00CC6CF4">
              <w:rPr>
                <w:rFonts w:ascii="Calibri Light" w:hAnsi="Calibri Light" w:cs="Calibri Light"/>
                <w:noProof/>
                <w:webHidden/>
                <w:rPrChange w:id="305" w:author="hari prasath" w:date="2020-07-17T09:43:00Z">
                  <w:rPr>
                    <w:noProof/>
                    <w:webHidden/>
                  </w:rPr>
                </w:rPrChange>
              </w:rPr>
              <w:fldChar w:fldCharType="begin"/>
            </w:r>
            <w:r w:rsidRPr="00CC6CF4">
              <w:rPr>
                <w:rFonts w:ascii="Calibri Light" w:hAnsi="Calibri Light" w:cs="Calibri Light"/>
                <w:noProof/>
                <w:webHidden/>
                <w:rPrChange w:id="306" w:author="hari prasath" w:date="2020-07-17T09:43:00Z">
                  <w:rPr>
                    <w:noProof/>
                    <w:webHidden/>
                  </w:rPr>
                </w:rPrChange>
              </w:rPr>
              <w:instrText xml:space="preserve"> PAGEREF _Toc45871397 \h </w:instrText>
            </w:r>
          </w:ins>
          <w:r w:rsidRPr="00CC6CF4">
            <w:rPr>
              <w:rFonts w:ascii="Calibri Light" w:hAnsi="Calibri Light" w:cs="Calibri Light"/>
              <w:noProof/>
              <w:webHidden/>
              <w:rPrChange w:id="307"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308" w:author="hari prasath" w:date="2020-07-17T09:43:00Z">
                <w:rPr>
                  <w:noProof/>
                  <w:webHidden/>
                </w:rPr>
              </w:rPrChange>
            </w:rPr>
            <w:fldChar w:fldCharType="separate"/>
          </w:r>
          <w:ins w:id="309" w:author="hari prasath" w:date="2020-07-17T09:42:00Z">
            <w:r w:rsidRPr="00CC6CF4">
              <w:rPr>
                <w:rFonts w:ascii="Calibri Light" w:hAnsi="Calibri Light" w:cs="Calibri Light"/>
                <w:noProof/>
                <w:webHidden/>
                <w:rPrChange w:id="310" w:author="hari prasath" w:date="2020-07-17T09:43:00Z">
                  <w:rPr>
                    <w:noProof/>
                    <w:webHidden/>
                  </w:rPr>
                </w:rPrChange>
              </w:rPr>
              <w:t>10</w:t>
            </w:r>
            <w:r w:rsidRPr="00CC6CF4">
              <w:rPr>
                <w:rFonts w:ascii="Calibri Light" w:hAnsi="Calibri Light" w:cs="Calibri Light"/>
                <w:noProof/>
                <w:webHidden/>
                <w:rPrChange w:id="311" w:author="hari prasath" w:date="2020-07-17T09:43:00Z">
                  <w:rPr>
                    <w:noProof/>
                    <w:webHidden/>
                  </w:rPr>
                </w:rPrChange>
              </w:rPr>
              <w:fldChar w:fldCharType="end"/>
            </w:r>
            <w:r w:rsidRPr="00CC6CF4">
              <w:rPr>
                <w:rStyle w:val="Hyperlink"/>
                <w:rFonts w:ascii="Calibri Light" w:hAnsi="Calibri Light" w:cs="Calibri Light"/>
                <w:noProof/>
                <w:rPrChange w:id="312" w:author="hari prasath" w:date="2020-07-17T09:43:00Z">
                  <w:rPr>
                    <w:rStyle w:val="Hyperlink"/>
                    <w:noProof/>
                  </w:rPr>
                </w:rPrChange>
              </w:rPr>
              <w:fldChar w:fldCharType="end"/>
            </w:r>
          </w:ins>
        </w:p>
        <w:p w14:paraId="78597350" w14:textId="7E7D95E7" w:rsidR="00CC6CF4" w:rsidRPr="00CC6CF4" w:rsidRDefault="00CC6CF4">
          <w:pPr>
            <w:pStyle w:val="TOC3"/>
            <w:rPr>
              <w:ins w:id="313" w:author="hari prasath" w:date="2020-07-17T09:42:00Z"/>
              <w:rFonts w:ascii="Calibri Light" w:eastAsiaTheme="minorEastAsia" w:hAnsi="Calibri Light" w:cs="Calibri Light"/>
              <w:noProof/>
              <w:szCs w:val="22"/>
              <w:lang w:val="en-IN" w:eastAsia="en-IN"/>
              <w:rPrChange w:id="314" w:author="hari prasath" w:date="2020-07-17T09:43:00Z">
                <w:rPr>
                  <w:ins w:id="315" w:author="hari prasath" w:date="2020-07-17T09:42:00Z"/>
                  <w:rFonts w:asciiTheme="minorHAnsi" w:eastAsiaTheme="minorEastAsia" w:hAnsiTheme="minorHAnsi" w:cstheme="minorBidi"/>
                  <w:noProof/>
                  <w:szCs w:val="22"/>
                  <w:lang w:val="en-IN" w:eastAsia="en-IN"/>
                </w:rPr>
              </w:rPrChange>
            </w:rPr>
          </w:pPr>
          <w:ins w:id="316" w:author="hari prasath" w:date="2020-07-17T09:42:00Z">
            <w:r w:rsidRPr="00CC6CF4">
              <w:rPr>
                <w:rStyle w:val="Hyperlink"/>
                <w:rFonts w:ascii="Calibri Light" w:hAnsi="Calibri Light" w:cs="Calibri Light"/>
                <w:noProof/>
                <w:rPrChange w:id="317" w:author="hari prasath" w:date="2020-07-17T09:43:00Z">
                  <w:rPr>
                    <w:rStyle w:val="Hyperlink"/>
                    <w:noProof/>
                  </w:rPr>
                </w:rPrChange>
              </w:rPr>
              <w:fldChar w:fldCharType="begin"/>
            </w:r>
            <w:r w:rsidRPr="00CC6CF4">
              <w:rPr>
                <w:rStyle w:val="Hyperlink"/>
                <w:rFonts w:ascii="Calibri Light" w:hAnsi="Calibri Light" w:cs="Calibri Light"/>
                <w:noProof/>
                <w:rPrChange w:id="318" w:author="hari prasath" w:date="2020-07-17T09:43:00Z">
                  <w:rPr>
                    <w:rStyle w:val="Hyperlink"/>
                    <w:noProof/>
                  </w:rPr>
                </w:rPrChange>
              </w:rPr>
              <w:instrText xml:space="preserve"> </w:instrText>
            </w:r>
            <w:r w:rsidRPr="00CC6CF4">
              <w:rPr>
                <w:rFonts w:ascii="Calibri Light" w:hAnsi="Calibri Light" w:cs="Calibri Light"/>
                <w:noProof/>
                <w:rPrChange w:id="319" w:author="hari prasath" w:date="2020-07-17T09:43:00Z">
                  <w:rPr>
                    <w:noProof/>
                  </w:rPr>
                </w:rPrChange>
              </w:rPr>
              <w:instrText>HYPERLINK \l "_Toc45871398"</w:instrText>
            </w:r>
            <w:r w:rsidRPr="00CC6CF4">
              <w:rPr>
                <w:rStyle w:val="Hyperlink"/>
                <w:rFonts w:ascii="Calibri Light" w:hAnsi="Calibri Light" w:cs="Calibri Light"/>
                <w:noProof/>
                <w:rPrChange w:id="320" w:author="hari prasath" w:date="2020-07-17T09:43:00Z">
                  <w:rPr>
                    <w:rStyle w:val="Hyperlink"/>
                    <w:noProof/>
                  </w:rPr>
                </w:rPrChange>
              </w:rPr>
              <w:instrText xml:space="preserve"> </w:instrText>
            </w:r>
            <w:r w:rsidRPr="00CC6CF4">
              <w:rPr>
                <w:rStyle w:val="Hyperlink"/>
                <w:rFonts w:ascii="Calibri Light" w:hAnsi="Calibri Light" w:cs="Calibri Light"/>
                <w:noProof/>
                <w:rPrChange w:id="321"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322" w:author="hari prasath" w:date="2020-07-17T09:43:00Z">
                  <w:rPr>
                    <w:rStyle w:val="Hyperlink"/>
                    <w:noProof/>
                    <w:lang w:val="en-IN"/>
                  </w:rPr>
                </w:rPrChange>
              </w:rPr>
              <w:t>3.3.8</w:t>
            </w:r>
            <w:r w:rsidRPr="00CC6CF4">
              <w:rPr>
                <w:rFonts w:ascii="Calibri Light" w:eastAsiaTheme="minorEastAsia" w:hAnsi="Calibri Light" w:cs="Calibri Light"/>
                <w:noProof/>
                <w:szCs w:val="22"/>
                <w:lang w:val="en-IN" w:eastAsia="en-IN"/>
                <w:rPrChange w:id="323"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324" w:author="hari prasath" w:date="2020-07-17T09:43:00Z">
                  <w:rPr>
                    <w:rStyle w:val="Hyperlink"/>
                    <w:noProof/>
                    <w:lang w:val="en-IN"/>
                  </w:rPr>
                </w:rPrChange>
              </w:rPr>
              <w:t>Relays</w:t>
            </w:r>
            <w:r w:rsidRPr="00CC6CF4">
              <w:rPr>
                <w:rFonts w:ascii="Calibri Light" w:hAnsi="Calibri Light" w:cs="Calibri Light"/>
                <w:noProof/>
                <w:webHidden/>
                <w:rPrChange w:id="325" w:author="hari prasath" w:date="2020-07-17T09:43:00Z">
                  <w:rPr>
                    <w:noProof/>
                    <w:webHidden/>
                  </w:rPr>
                </w:rPrChange>
              </w:rPr>
              <w:tab/>
            </w:r>
            <w:r w:rsidRPr="00CC6CF4">
              <w:rPr>
                <w:rFonts w:ascii="Calibri Light" w:hAnsi="Calibri Light" w:cs="Calibri Light"/>
                <w:noProof/>
                <w:webHidden/>
                <w:rPrChange w:id="326" w:author="hari prasath" w:date="2020-07-17T09:43:00Z">
                  <w:rPr>
                    <w:noProof/>
                    <w:webHidden/>
                  </w:rPr>
                </w:rPrChange>
              </w:rPr>
              <w:fldChar w:fldCharType="begin"/>
            </w:r>
            <w:r w:rsidRPr="00CC6CF4">
              <w:rPr>
                <w:rFonts w:ascii="Calibri Light" w:hAnsi="Calibri Light" w:cs="Calibri Light"/>
                <w:noProof/>
                <w:webHidden/>
                <w:rPrChange w:id="327" w:author="hari prasath" w:date="2020-07-17T09:43:00Z">
                  <w:rPr>
                    <w:noProof/>
                    <w:webHidden/>
                  </w:rPr>
                </w:rPrChange>
              </w:rPr>
              <w:instrText xml:space="preserve"> PAGEREF _Toc45871398 \h </w:instrText>
            </w:r>
          </w:ins>
          <w:r w:rsidRPr="00CC6CF4">
            <w:rPr>
              <w:rFonts w:ascii="Calibri Light" w:hAnsi="Calibri Light" w:cs="Calibri Light"/>
              <w:noProof/>
              <w:webHidden/>
              <w:rPrChange w:id="328"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329" w:author="hari prasath" w:date="2020-07-17T09:43:00Z">
                <w:rPr>
                  <w:noProof/>
                  <w:webHidden/>
                </w:rPr>
              </w:rPrChange>
            </w:rPr>
            <w:fldChar w:fldCharType="separate"/>
          </w:r>
          <w:ins w:id="330" w:author="hari prasath" w:date="2020-07-17T09:42:00Z">
            <w:r w:rsidRPr="00CC6CF4">
              <w:rPr>
                <w:rFonts w:ascii="Calibri Light" w:hAnsi="Calibri Light" w:cs="Calibri Light"/>
                <w:noProof/>
                <w:webHidden/>
                <w:rPrChange w:id="331" w:author="hari prasath" w:date="2020-07-17T09:43:00Z">
                  <w:rPr>
                    <w:noProof/>
                    <w:webHidden/>
                  </w:rPr>
                </w:rPrChange>
              </w:rPr>
              <w:t>11</w:t>
            </w:r>
            <w:r w:rsidRPr="00CC6CF4">
              <w:rPr>
                <w:rFonts w:ascii="Calibri Light" w:hAnsi="Calibri Light" w:cs="Calibri Light"/>
                <w:noProof/>
                <w:webHidden/>
                <w:rPrChange w:id="332" w:author="hari prasath" w:date="2020-07-17T09:43:00Z">
                  <w:rPr>
                    <w:noProof/>
                    <w:webHidden/>
                  </w:rPr>
                </w:rPrChange>
              </w:rPr>
              <w:fldChar w:fldCharType="end"/>
            </w:r>
            <w:r w:rsidRPr="00CC6CF4">
              <w:rPr>
                <w:rStyle w:val="Hyperlink"/>
                <w:rFonts w:ascii="Calibri Light" w:hAnsi="Calibri Light" w:cs="Calibri Light"/>
                <w:noProof/>
                <w:rPrChange w:id="333" w:author="hari prasath" w:date="2020-07-17T09:43:00Z">
                  <w:rPr>
                    <w:rStyle w:val="Hyperlink"/>
                    <w:noProof/>
                  </w:rPr>
                </w:rPrChange>
              </w:rPr>
              <w:fldChar w:fldCharType="end"/>
            </w:r>
          </w:ins>
        </w:p>
        <w:p w14:paraId="1AA9BBCD" w14:textId="08A5A691" w:rsidR="00CC6CF4" w:rsidRPr="00CC6CF4" w:rsidRDefault="00CC6CF4">
          <w:pPr>
            <w:pStyle w:val="TOC3"/>
            <w:rPr>
              <w:ins w:id="334" w:author="hari prasath" w:date="2020-07-17T09:42:00Z"/>
              <w:rFonts w:ascii="Calibri Light" w:eastAsiaTheme="minorEastAsia" w:hAnsi="Calibri Light" w:cs="Calibri Light"/>
              <w:noProof/>
              <w:szCs w:val="22"/>
              <w:lang w:val="en-IN" w:eastAsia="en-IN"/>
              <w:rPrChange w:id="335" w:author="hari prasath" w:date="2020-07-17T09:43:00Z">
                <w:rPr>
                  <w:ins w:id="336" w:author="hari prasath" w:date="2020-07-17T09:42:00Z"/>
                  <w:rFonts w:asciiTheme="minorHAnsi" w:eastAsiaTheme="minorEastAsia" w:hAnsiTheme="minorHAnsi" w:cstheme="minorBidi"/>
                  <w:noProof/>
                  <w:szCs w:val="22"/>
                  <w:lang w:val="en-IN" w:eastAsia="en-IN"/>
                </w:rPr>
              </w:rPrChange>
            </w:rPr>
          </w:pPr>
          <w:ins w:id="337" w:author="hari prasath" w:date="2020-07-17T09:42:00Z">
            <w:r w:rsidRPr="00CC6CF4">
              <w:rPr>
                <w:rStyle w:val="Hyperlink"/>
                <w:rFonts w:ascii="Calibri Light" w:hAnsi="Calibri Light" w:cs="Calibri Light"/>
                <w:noProof/>
                <w:rPrChange w:id="338" w:author="hari prasath" w:date="2020-07-17T09:43:00Z">
                  <w:rPr>
                    <w:rStyle w:val="Hyperlink"/>
                    <w:noProof/>
                  </w:rPr>
                </w:rPrChange>
              </w:rPr>
              <w:fldChar w:fldCharType="begin"/>
            </w:r>
            <w:r w:rsidRPr="00CC6CF4">
              <w:rPr>
                <w:rStyle w:val="Hyperlink"/>
                <w:rFonts w:ascii="Calibri Light" w:hAnsi="Calibri Light" w:cs="Calibri Light"/>
                <w:noProof/>
                <w:rPrChange w:id="339" w:author="hari prasath" w:date="2020-07-17T09:43:00Z">
                  <w:rPr>
                    <w:rStyle w:val="Hyperlink"/>
                    <w:noProof/>
                  </w:rPr>
                </w:rPrChange>
              </w:rPr>
              <w:instrText xml:space="preserve"> </w:instrText>
            </w:r>
            <w:r w:rsidRPr="00CC6CF4">
              <w:rPr>
                <w:rFonts w:ascii="Calibri Light" w:hAnsi="Calibri Light" w:cs="Calibri Light"/>
                <w:noProof/>
                <w:rPrChange w:id="340" w:author="hari prasath" w:date="2020-07-17T09:43:00Z">
                  <w:rPr>
                    <w:noProof/>
                  </w:rPr>
                </w:rPrChange>
              </w:rPr>
              <w:instrText>HYPERLINK \l "_Toc45871399"</w:instrText>
            </w:r>
            <w:r w:rsidRPr="00CC6CF4">
              <w:rPr>
                <w:rStyle w:val="Hyperlink"/>
                <w:rFonts w:ascii="Calibri Light" w:hAnsi="Calibri Light" w:cs="Calibri Light"/>
                <w:noProof/>
                <w:rPrChange w:id="341" w:author="hari prasath" w:date="2020-07-17T09:43:00Z">
                  <w:rPr>
                    <w:rStyle w:val="Hyperlink"/>
                    <w:noProof/>
                  </w:rPr>
                </w:rPrChange>
              </w:rPr>
              <w:instrText xml:space="preserve"> </w:instrText>
            </w:r>
            <w:r w:rsidRPr="00CC6CF4">
              <w:rPr>
                <w:rStyle w:val="Hyperlink"/>
                <w:rFonts w:ascii="Calibri Light" w:hAnsi="Calibri Light" w:cs="Calibri Light"/>
                <w:noProof/>
                <w:rPrChange w:id="342"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343" w:author="hari prasath" w:date="2020-07-17T09:43:00Z">
                  <w:rPr>
                    <w:rStyle w:val="Hyperlink"/>
                    <w:noProof/>
                    <w:lang w:val="en-IN"/>
                  </w:rPr>
                </w:rPrChange>
              </w:rPr>
              <w:t>3.3.9</w:t>
            </w:r>
            <w:r w:rsidRPr="00CC6CF4">
              <w:rPr>
                <w:rFonts w:ascii="Calibri Light" w:eastAsiaTheme="minorEastAsia" w:hAnsi="Calibri Light" w:cs="Calibri Light"/>
                <w:noProof/>
                <w:szCs w:val="22"/>
                <w:lang w:val="en-IN" w:eastAsia="en-IN"/>
                <w:rPrChange w:id="344"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345" w:author="hari prasath" w:date="2020-07-17T09:43:00Z">
                  <w:rPr>
                    <w:rStyle w:val="Hyperlink"/>
                    <w:noProof/>
                    <w:lang w:val="en-IN"/>
                  </w:rPr>
                </w:rPrChange>
              </w:rPr>
              <w:t>Buzzer</w:t>
            </w:r>
            <w:r w:rsidRPr="00CC6CF4">
              <w:rPr>
                <w:rFonts w:ascii="Calibri Light" w:hAnsi="Calibri Light" w:cs="Calibri Light"/>
                <w:noProof/>
                <w:webHidden/>
                <w:rPrChange w:id="346" w:author="hari prasath" w:date="2020-07-17T09:43:00Z">
                  <w:rPr>
                    <w:noProof/>
                    <w:webHidden/>
                  </w:rPr>
                </w:rPrChange>
              </w:rPr>
              <w:tab/>
            </w:r>
            <w:r w:rsidRPr="00CC6CF4">
              <w:rPr>
                <w:rFonts w:ascii="Calibri Light" w:hAnsi="Calibri Light" w:cs="Calibri Light"/>
                <w:noProof/>
                <w:webHidden/>
                <w:rPrChange w:id="347" w:author="hari prasath" w:date="2020-07-17T09:43:00Z">
                  <w:rPr>
                    <w:noProof/>
                    <w:webHidden/>
                  </w:rPr>
                </w:rPrChange>
              </w:rPr>
              <w:fldChar w:fldCharType="begin"/>
            </w:r>
            <w:r w:rsidRPr="00CC6CF4">
              <w:rPr>
                <w:rFonts w:ascii="Calibri Light" w:hAnsi="Calibri Light" w:cs="Calibri Light"/>
                <w:noProof/>
                <w:webHidden/>
                <w:rPrChange w:id="348" w:author="hari prasath" w:date="2020-07-17T09:43:00Z">
                  <w:rPr>
                    <w:noProof/>
                    <w:webHidden/>
                  </w:rPr>
                </w:rPrChange>
              </w:rPr>
              <w:instrText xml:space="preserve"> PAGEREF _Toc45871399 \h </w:instrText>
            </w:r>
          </w:ins>
          <w:r w:rsidRPr="00CC6CF4">
            <w:rPr>
              <w:rFonts w:ascii="Calibri Light" w:hAnsi="Calibri Light" w:cs="Calibri Light"/>
              <w:noProof/>
              <w:webHidden/>
              <w:rPrChange w:id="349"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350" w:author="hari prasath" w:date="2020-07-17T09:43:00Z">
                <w:rPr>
                  <w:noProof/>
                  <w:webHidden/>
                </w:rPr>
              </w:rPrChange>
            </w:rPr>
            <w:fldChar w:fldCharType="separate"/>
          </w:r>
          <w:ins w:id="351" w:author="hari prasath" w:date="2020-07-17T09:42:00Z">
            <w:r w:rsidRPr="00CC6CF4">
              <w:rPr>
                <w:rFonts w:ascii="Calibri Light" w:hAnsi="Calibri Light" w:cs="Calibri Light"/>
                <w:noProof/>
                <w:webHidden/>
                <w:rPrChange w:id="352" w:author="hari prasath" w:date="2020-07-17T09:43:00Z">
                  <w:rPr>
                    <w:noProof/>
                    <w:webHidden/>
                  </w:rPr>
                </w:rPrChange>
              </w:rPr>
              <w:t>11</w:t>
            </w:r>
            <w:r w:rsidRPr="00CC6CF4">
              <w:rPr>
                <w:rFonts w:ascii="Calibri Light" w:hAnsi="Calibri Light" w:cs="Calibri Light"/>
                <w:noProof/>
                <w:webHidden/>
                <w:rPrChange w:id="353" w:author="hari prasath" w:date="2020-07-17T09:43:00Z">
                  <w:rPr>
                    <w:noProof/>
                    <w:webHidden/>
                  </w:rPr>
                </w:rPrChange>
              </w:rPr>
              <w:fldChar w:fldCharType="end"/>
            </w:r>
            <w:r w:rsidRPr="00CC6CF4">
              <w:rPr>
                <w:rStyle w:val="Hyperlink"/>
                <w:rFonts w:ascii="Calibri Light" w:hAnsi="Calibri Light" w:cs="Calibri Light"/>
                <w:noProof/>
                <w:rPrChange w:id="354" w:author="hari prasath" w:date="2020-07-17T09:43:00Z">
                  <w:rPr>
                    <w:rStyle w:val="Hyperlink"/>
                    <w:noProof/>
                  </w:rPr>
                </w:rPrChange>
              </w:rPr>
              <w:fldChar w:fldCharType="end"/>
            </w:r>
          </w:ins>
        </w:p>
        <w:p w14:paraId="7C966523" w14:textId="68CEC310" w:rsidR="00CC6CF4" w:rsidRPr="00CC6CF4" w:rsidRDefault="00CC6CF4">
          <w:pPr>
            <w:pStyle w:val="TOC3"/>
            <w:rPr>
              <w:ins w:id="355" w:author="hari prasath" w:date="2020-07-17T09:42:00Z"/>
              <w:rFonts w:ascii="Calibri Light" w:eastAsiaTheme="minorEastAsia" w:hAnsi="Calibri Light" w:cs="Calibri Light"/>
              <w:noProof/>
              <w:szCs w:val="22"/>
              <w:lang w:val="en-IN" w:eastAsia="en-IN"/>
              <w:rPrChange w:id="356" w:author="hari prasath" w:date="2020-07-17T09:43:00Z">
                <w:rPr>
                  <w:ins w:id="357" w:author="hari prasath" w:date="2020-07-17T09:42:00Z"/>
                  <w:rFonts w:asciiTheme="minorHAnsi" w:eastAsiaTheme="minorEastAsia" w:hAnsiTheme="minorHAnsi" w:cstheme="minorBidi"/>
                  <w:noProof/>
                  <w:szCs w:val="22"/>
                  <w:lang w:val="en-IN" w:eastAsia="en-IN"/>
                </w:rPr>
              </w:rPrChange>
            </w:rPr>
          </w:pPr>
          <w:ins w:id="358" w:author="hari prasath" w:date="2020-07-17T09:42:00Z">
            <w:r w:rsidRPr="00CC6CF4">
              <w:rPr>
                <w:rStyle w:val="Hyperlink"/>
                <w:rFonts w:ascii="Calibri Light" w:hAnsi="Calibri Light" w:cs="Calibri Light"/>
                <w:noProof/>
                <w:rPrChange w:id="359" w:author="hari prasath" w:date="2020-07-17T09:43:00Z">
                  <w:rPr>
                    <w:rStyle w:val="Hyperlink"/>
                    <w:noProof/>
                  </w:rPr>
                </w:rPrChange>
              </w:rPr>
              <w:fldChar w:fldCharType="begin"/>
            </w:r>
            <w:r w:rsidRPr="00CC6CF4">
              <w:rPr>
                <w:rStyle w:val="Hyperlink"/>
                <w:rFonts w:ascii="Calibri Light" w:hAnsi="Calibri Light" w:cs="Calibri Light"/>
                <w:noProof/>
                <w:rPrChange w:id="360" w:author="hari prasath" w:date="2020-07-17T09:43:00Z">
                  <w:rPr>
                    <w:rStyle w:val="Hyperlink"/>
                    <w:noProof/>
                  </w:rPr>
                </w:rPrChange>
              </w:rPr>
              <w:instrText xml:space="preserve"> </w:instrText>
            </w:r>
            <w:r w:rsidRPr="00CC6CF4">
              <w:rPr>
                <w:rFonts w:ascii="Calibri Light" w:hAnsi="Calibri Light" w:cs="Calibri Light"/>
                <w:noProof/>
                <w:rPrChange w:id="361" w:author="hari prasath" w:date="2020-07-17T09:43:00Z">
                  <w:rPr>
                    <w:noProof/>
                  </w:rPr>
                </w:rPrChange>
              </w:rPr>
              <w:instrText>HYPERLINK \l "_Toc45871400"</w:instrText>
            </w:r>
            <w:r w:rsidRPr="00CC6CF4">
              <w:rPr>
                <w:rStyle w:val="Hyperlink"/>
                <w:rFonts w:ascii="Calibri Light" w:hAnsi="Calibri Light" w:cs="Calibri Light"/>
                <w:noProof/>
                <w:rPrChange w:id="362" w:author="hari prasath" w:date="2020-07-17T09:43:00Z">
                  <w:rPr>
                    <w:rStyle w:val="Hyperlink"/>
                    <w:noProof/>
                  </w:rPr>
                </w:rPrChange>
              </w:rPr>
              <w:instrText xml:space="preserve"> </w:instrText>
            </w:r>
            <w:r w:rsidRPr="00CC6CF4">
              <w:rPr>
                <w:rStyle w:val="Hyperlink"/>
                <w:rFonts w:ascii="Calibri Light" w:hAnsi="Calibri Light" w:cs="Calibri Light"/>
                <w:noProof/>
                <w:rPrChange w:id="363"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364" w:author="hari prasath" w:date="2020-07-17T09:43:00Z">
                  <w:rPr>
                    <w:rStyle w:val="Hyperlink"/>
                    <w:noProof/>
                    <w:lang w:val="en-IN"/>
                  </w:rPr>
                </w:rPrChange>
              </w:rPr>
              <w:t>3.3.10</w:t>
            </w:r>
            <w:r w:rsidRPr="00CC6CF4">
              <w:rPr>
                <w:rFonts w:ascii="Calibri Light" w:eastAsiaTheme="minorEastAsia" w:hAnsi="Calibri Light" w:cs="Calibri Light"/>
                <w:noProof/>
                <w:szCs w:val="22"/>
                <w:lang w:val="en-IN" w:eastAsia="en-IN"/>
                <w:rPrChange w:id="365"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366" w:author="hari prasath" w:date="2020-07-17T09:43:00Z">
                  <w:rPr>
                    <w:rStyle w:val="Hyperlink"/>
                    <w:noProof/>
                    <w:lang w:val="en-IN"/>
                  </w:rPr>
                </w:rPrChange>
              </w:rPr>
              <w:t>WDT</w:t>
            </w:r>
            <w:r w:rsidRPr="00CC6CF4">
              <w:rPr>
                <w:rFonts w:ascii="Calibri Light" w:hAnsi="Calibri Light" w:cs="Calibri Light"/>
                <w:noProof/>
                <w:webHidden/>
                <w:rPrChange w:id="367" w:author="hari prasath" w:date="2020-07-17T09:43:00Z">
                  <w:rPr>
                    <w:noProof/>
                    <w:webHidden/>
                  </w:rPr>
                </w:rPrChange>
              </w:rPr>
              <w:tab/>
            </w:r>
            <w:r w:rsidRPr="00CC6CF4">
              <w:rPr>
                <w:rFonts w:ascii="Calibri Light" w:hAnsi="Calibri Light" w:cs="Calibri Light"/>
                <w:noProof/>
                <w:webHidden/>
                <w:rPrChange w:id="368" w:author="hari prasath" w:date="2020-07-17T09:43:00Z">
                  <w:rPr>
                    <w:noProof/>
                    <w:webHidden/>
                  </w:rPr>
                </w:rPrChange>
              </w:rPr>
              <w:fldChar w:fldCharType="begin"/>
            </w:r>
            <w:r w:rsidRPr="00CC6CF4">
              <w:rPr>
                <w:rFonts w:ascii="Calibri Light" w:hAnsi="Calibri Light" w:cs="Calibri Light"/>
                <w:noProof/>
                <w:webHidden/>
                <w:rPrChange w:id="369" w:author="hari prasath" w:date="2020-07-17T09:43:00Z">
                  <w:rPr>
                    <w:noProof/>
                    <w:webHidden/>
                  </w:rPr>
                </w:rPrChange>
              </w:rPr>
              <w:instrText xml:space="preserve"> PAGEREF _Toc45871400 \h </w:instrText>
            </w:r>
          </w:ins>
          <w:r w:rsidRPr="00CC6CF4">
            <w:rPr>
              <w:rFonts w:ascii="Calibri Light" w:hAnsi="Calibri Light" w:cs="Calibri Light"/>
              <w:noProof/>
              <w:webHidden/>
              <w:rPrChange w:id="370"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371" w:author="hari prasath" w:date="2020-07-17T09:43:00Z">
                <w:rPr>
                  <w:noProof/>
                  <w:webHidden/>
                </w:rPr>
              </w:rPrChange>
            </w:rPr>
            <w:fldChar w:fldCharType="separate"/>
          </w:r>
          <w:ins w:id="372" w:author="hari prasath" w:date="2020-07-17T09:42:00Z">
            <w:r w:rsidRPr="00CC6CF4">
              <w:rPr>
                <w:rFonts w:ascii="Calibri Light" w:hAnsi="Calibri Light" w:cs="Calibri Light"/>
                <w:noProof/>
                <w:webHidden/>
                <w:rPrChange w:id="373" w:author="hari prasath" w:date="2020-07-17T09:43:00Z">
                  <w:rPr>
                    <w:noProof/>
                    <w:webHidden/>
                  </w:rPr>
                </w:rPrChange>
              </w:rPr>
              <w:t>11</w:t>
            </w:r>
            <w:r w:rsidRPr="00CC6CF4">
              <w:rPr>
                <w:rFonts w:ascii="Calibri Light" w:hAnsi="Calibri Light" w:cs="Calibri Light"/>
                <w:noProof/>
                <w:webHidden/>
                <w:rPrChange w:id="374" w:author="hari prasath" w:date="2020-07-17T09:43:00Z">
                  <w:rPr>
                    <w:noProof/>
                    <w:webHidden/>
                  </w:rPr>
                </w:rPrChange>
              </w:rPr>
              <w:fldChar w:fldCharType="end"/>
            </w:r>
            <w:r w:rsidRPr="00CC6CF4">
              <w:rPr>
                <w:rStyle w:val="Hyperlink"/>
                <w:rFonts w:ascii="Calibri Light" w:hAnsi="Calibri Light" w:cs="Calibri Light"/>
                <w:noProof/>
                <w:rPrChange w:id="375" w:author="hari prasath" w:date="2020-07-17T09:43:00Z">
                  <w:rPr>
                    <w:rStyle w:val="Hyperlink"/>
                    <w:noProof/>
                  </w:rPr>
                </w:rPrChange>
              </w:rPr>
              <w:fldChar w:fldCharType="end"/>
            </w:r>
          </w:ins>
        </w:p>
        <w:p w14:paraId="30B2DC5D" w14:textId="625CA231" w:rsidR="00CC6CF4" w:rsidRPr="00CC6CF4" w:rsidRDefault="00CC6CF4">
          <w:pPr>
            <w:pStyle w:val="TOC3"/>
            <w:rPr>
              <w:ins w:id="376" w:author="hari prasath" w:date="2020-07-17T09:42:00Z"/>
              <w:rFonts w:ascii="Calibri Light" w:eastAsiaTheme="minorEastAsia" w:hAnsi="Calibri Light" w:cs="Calibri Light"/>
              <w:noProof/>
              <w:szCs w:val="22"/>
              <w:lang w:val="en-IN" w:eastAsia="en-IN"/>
              <w:rPrChange w:id="377" w:author="hari prasath" w:date="2020-07-17T09:43:00Z">
                <w:rPr>
                  <w:ins w:id="378" w:author="hari prasath" w:date="2020-07-17T09:42:00Z"/>
                  <w:rFonts w:asciiTheme="minorHAnsi" w:eastAsiaTheme="minorEastAsia" w:hAnsiTheme="minorHAnsi" w:cstheme="minorBidi"/>
                  <w:noProof/>
                  <w:szCs w:val="22"/>
                  <w:lang w:val="en-IN" w:eastAsia="en-IN"/>
                </w:rPr>
              </w:rPrChange>
            </w:rPr>
          </w:pPr>
          <w:ins w:id="379" w:author="hari prasath" w:date="2020-07-17T09:42:00Z">
            <w:r w:rsidRPr="00CC6CF4">
              <w:rPr>
                <w:rStyle w:val="Hyperlink"/>
                <w:rFonts w:ascii="Calibri Light" w:hAnsi="Calibri Light" w:cs="Calibri Light"/>
                <w:noProof/>
                <w:rPrChange w:id="380" w:author="hari prasath" w:date="2020-07-17T09:43:00Z">
                  <w:rPr>
                    <w:rStyle w:val="Hyperlink"/>
                    <w:noProof/>
                  </w:rPr>
                </w:rPrChange>
              </w:rPr>
              <w:fldChar w:fldCharType="begin"/>
            </w:r>
            <w:r w:rsidRPr="00CC6CF4">
              <w:rPr>
                <w:rStyle w:val="Hyperlink"/>
                <w:rFonts w:ascii="Calibri Light" w:hAnsi="Calibri Light" w:cs="Calibri Light"/>
                <w:noProof/>
                <w:rPrChange w:id="381" w:author="hari prasath" w:date="2020-07-17T09:43:00Z">
                  <w:rPr>
                    <w:rStyle w:val="Hyperlink"/>
                    <w:noProof/>
                  </w:rPr>
                </w:rPrChange>
              </w:rPr>
              <w:instrText xml:space="preserve"> </w:instrText>
            </w:r>
            <w:r w:rsidRPr="00CC6CF4">
              <w:rPr>
                <w:rFonts w:ascii="Calibri Light" w:hAnsi="Calibri Light" w:cs="Calibri Light"/>
                <w:noProof/>
                <w:rPrChange w:id="382" w:author="hari prasath" w:date="2020-07-17T09:43:00Z">
                  <w:rPr>
                    <w:noProof/>
                  </w:rPr>
                </w:rPrChange>
              </w:rPr>
              <w:instrText>HYPERLINK \l "_Toc45871401"</w:instrText>
            </w:r>
            <w:r w:rsidRPr="00CC6CF4">
              <w:rPr>
                <w:rStyle w:val="Hyperlink"/>
                <w:rFonts w:ascii="Calibri Light" w:hAnsi="Calibri Light" w:cs="Calibri Light"/>
                <w:noProof/>
                <w:rPrChange w:id="383" w:author="hari prasath" w:date="2020-07-17T09:43:00Z">
                  <w:rPr>
                    <w:rStyle w:val="Hyperlink"/>
                    <w:noProof/>
                  </w:rPr>
                </w:rPrChange>
              </w:rPr>
              <w:instrText xml:space="preserve"> </w:instrText>
            </w:r>
            <w:r w:rsidRPr="00CC6CF4">
              <w:rPr>
                <w:rStyle w:val="Hyperlink"/>
                <w:rFonts w:ascii="Calibri Light" w:hAnsi="Calibri Light" w:cs="Calibri Light"/>
                <w:noProof/>
                <w:rPrChange w:id="384" w:author="hari prasath" w:date="2020-07-17T09:43:00Z">
                  <w:rPr>
                    <w:rStyle w:val="Hyperlink"/>
                    <w:noProof/>
                  </w:rPr>
                </w:rPrChange>
              </w:rPr>
              <w:fldChar w:fldCharType="separate"/>
            </w:r>
            <w:r w:rsidRPr="00CC6CF4">
              <w:rPr>
                <w:rStyle w:val="Hyperlink"/>
                <w:rFonts w:ascii="Calibri Light" w:eastAsia="SimSun" w:hAnsi="Calibri Light" w:cs="Calibri Light"/>
                <w:noProof/>
                <w:lang w:val="en-IN" w:eastAsia="en-IN"/>
                <w:rPrChange w:id="385" w:author="hari prasath" w:date="2020-07-17T09:43:00Z">
                  <w:rPr>
                    <w:rStyle w:val="Hyperlink"/>
                    <w:rFonts w:eastAsia="SimSun"/>
                    <w:noProof/>
                    <w:lang w:val="en-IN" w:eastAsia="en-IN"/>
                  </w:rPr>
                </w:rPrChange>
              </w:rPr>
              <w:t>3.3.11</w:t>
            </w:r>
            <w:r w:rsidRPr="00CC6CF4">
              <w:rPr>
                <w:rFonts w:ascii="Calibri Light" w:eastAsiaTheme="minorEastAsia" w:hAnsi="Calibri Light" w:cs="Calibri Light"/>
                <w:noProof/>
                <w:szCs w:val="22"/>
                <w:lang w:val="en-IN" w:eastAsia="en-IN"/>
                <w:rPrChange w:id="386"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eastAsia="SimSun" w:hAnsi="Calibri Light" w:cs="Calibri Light"/>
                <w:noProof/>
                <w:lang w:val="en-IN" w:eastAsia="en-IN"/>
                <w:rPrChange w:id="387" w:author="hari prasath" w:date="2020-07-17T09:43:00Z">
                  <w:rPr>
                    <w:rStyle w:val="Hyperlink"/>
                    <w:rFonts w:eastAsia="SimSun"/>
                    <w:noProof/>
                    <w:lang w:val="en-IN" w:eastAsia="en-IN"/>
                  </w:rPr>
                </w:rPrChange>
              </w:rPr>
              <w:t xml:space="preserve">ETRX357HR Zigbee </w:t>
            </w:r>
            <w:r w:rsidRPr="00CC6CF4">
              <w:rPr>
                <w:rStyle w:val="Hyperlink"/>
                <w:rFonts w:ascii="Calibri Light" w:eastAsia="SimSun" w:hAnsi="Calibri Light" w:cs="Calibri Light"/>
                <w:noProof/>
                <w:rPrChange w:id="388" w:author="hari prasath" w:date="2020-07-17T09:43:00Z">
                  <w:rPr>
                    <w:rStyle w:val="Hyperlink"/>
                    <w:rFonts w:eastAsia="SimSun"/>
                    <w:noProof/>
                  </w:rPr>
                </w:rPrChange>
              </w:rPr>
              <w:t>Module</w:t>
            </w:r>
            <w:r w:rsidRPr="00CC6CF4">
              <w:rPr>
                <w:rStyle w:val="Hyperlink"/>
                <w:rFonts w:ascii="Calibri Light" w:eastAsia="SimSun" w:hAnsi="Calibri Light" w:cs="Calibri Light"/>
                <w:noProof/>
                <w:lang w:val="en-IN" w:eastAsia="en-IN"/>
                <w:rPrChange w:id="389" w:author="hari prasath" w:date="2020-07-17T09:43:00Z">
                  <w:rPr>
                    <w:rStyle w:val="Hyperlink"/>
                    <w:rFonts w:eastAsia="SimSun"/>
                    <w:noProof/>
                    <w:lang w:val="en-IN" w:eastAsia="en-IN"/>
                  </w:rPr>
                </w:rPrChange>
              </w:rPr>
              <w:t xml:space="preserve"> for lighting control and dimming</w:t>
            </w:r>
            <w:r w:rsidRPr="00CC6CF4">
              <w:rPr>
                <w:rFonts w:ascii="Calibri Light" w:hAnsi="Calibri Light" w:cs="Calibri Light"/>
                <w:noProof/>
                <w:webHidden/>
                <w:rPrChange w:id="390" w:author="hari prasath" w:date="2020-07-17T09:43:00Z">
                  <w:rPr>
                    <w:noProof/>
                    <w:webHidden/>
                  </w:rPr>
                </w:rPrChange>
              </w:rPr>
              <w:tab/>
            </w:r>
            <w:r w:rsidRPr="00CC6CF4">
              <w:rPr>
                <w:rFonts w:ascii="Calibri Light" w:hAnsi="Calibri Light" w:cs="Calibri Light"/>
                <w:noProof/>
                <w:webHidden/>
                <w:rPrChange w:id="391" w:author="hari prasath" w:date="2020-07-17T09:43:00Z">
                  <w:rPr>
                    <w:noProof/>
                    <w:webHidden/>
                  </w:rPr>
                </w:rPrChange>
              </w:rPr>
              <w:fldChar w:fldCharType="begin"/>
            </w:r>
            <w:r w:rsidRPr="00CC6CF4">
              <w:rPr>
                <w:rFonts w:ascii="Calibri Light" w:hAnsi="Calibri Light" w:cs="Calibri Light"/>
                <w:noProof/>
                <w:webHidden/>
                <w:rPrChange w:id="392" w:author="hari prasath" w:date="2020-07-17T09:43:00Z">
                  <w:rPr>
                    <w:noProof/>
                    <w:webHidden/>
                  </w:rPr>
                </w:rPrChange>
              </w:rPr>
              <w:instrText xml:space="preserve"> PAGEREF _Toc45871401 \h </w:instrText>
            </w:r>
          </w:ins>
          <w:r w:rsidRPr="00CC6CF4">
            <w:rPr>
              <w:rFonts w:ascii="Calibri Light" w:hAnsi="Calibri Light" w:cs="Calibri Light"/>
              <w:noProof/>
              <w:webHidden/>
              <w:rPrChange w:id="393"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394" w:author="hari prasath" w:date="2020-07-17T09:43:00Z">
                <w:rPr>
                  <w:noProof/>
                  <w:webHidden/>
                </w:rPr>
              </w:rPrChange>
            </w:rPr>
            <w:fldChar w:fldCharType="separate"/>
          </w:r>
          <w:ins w:id="395" w:author="hari prasath" w:date="2020-07-17T09:42:00Z">
            <w:r w:rsidRPr="00CC6CF4">
              <w:rPr>
                <w:rFonts w:ascii="Calibri Light" w:hAnsi="Calibri Light" w:cs="Calibri Light"/>
                <w:noProof/>
                <w:webHidden/>
                <w:rPrChange w:id="396" w:author="hari prasath" w:date="2020-07-17T09:43:00Z">
                  <w:rPr>
                    <w:noProof/>
                    <w:webHidden/>
                  </w:rPr>
                </w:rPrChange>
              </w:rPr>
              <w:t>12</w:t>
            </w:r>
            <w:r w:rsidRPr="00CC6CF4">
              <w:rPr>
                <w:rFonts w:ascii="Calibri Light" w:hAnsi="Calibri Light" w:cs="Calibri Light"/>
                <w:noProof/>
                <w:webHidden/>
                <w:rPrChange w:id="397" w:author="hari prasath" w:date="2020-07-17T09:43:00Z">
                  <w:rPr>
                    <w:noProof/>
                    <w:webHidden/>
                  </w:rPr>
                </w:rPrChange>
              </w:rPr>
              <w:fldChar w:fldCharType="end"/>
            </w:r>
            <w:r w:rsidRPr="00CC6CF4">
              <w:rPr>
                <w:rStyle w:val="Hyperlink"/>
                <w:rFonts w:ascii="Calibri Light" w:hAnsi="Calibri Light" w:cs="Calibri Light"/>
                <w:noProof/>
                <w:rPrChange w:id="398" w:author="hari prasath" w:date="2020-07-17T09:43:00Z">
                  <w:rPr>
                    <w:rStyle w:val="Hyperlink"/>
                    <w:noProof/>
                  </w:rPr>
                </w:rPrChange>
              </w:rPr>
              <w:fldChar w:fldCharType="end"/>
            </w:r>
          </w:ins>
        </w:p>
        <w:p w14:paraId="58BC9DF2" w14:textId="1698CBD7" w:rsidR="00CC6CF4" w:rsidRPr="00CC6CF4" w:rsidRDefault="00CC6CF4">
          <w:pPr>
            <w:pStyle w:val="TOC3"/>
            <w:rPr>
              <w:ins w:id="399" w:author="hari prasath" w:date="2020-07-17T09:42:00Z"/>
              <w:rFonts w:ascii="Calibri Light" w:eastAsiaTheme="minorEastAsia" w:hAnsi="Calibri Light" w:cs="Calibri Light"/>
              <w:noProof/>
              <w:szCs w:val="22"/>
              <w:lang w:val="en-IN" w:eastAsia="en-IN"/>
              <w:rPrChange w:id="400" w:author="hari prasath" w:date="2020-07-17T09:43:00Z">
                <w:rPr>
                  <w:ins w:id="401" w:author="hari prasath" w:date="2020-07-17T09:42:00Z"/>
                  <w:rFonts w:asciiTheme="minorHAnsi" w:eastAsiaTheme="minorEastAsia" w:hAnsiTheme="minorHAnsi" w:cstheme="minorBidi"/>
                  <w:noProof/>
                  <w:szCs w:val="22"/>
                  <w:lang w:val="en-IN" w:eastAsia="en-IN"/>
                </w:rPr>
              </w:rPrChange>
            </w:rPr>
          </w:pPr>
          <w:ins w:id="402" w:author="hari prasath" w:date="2020-07-17T09:42:00Z">
            <w:r w:rsidRPr="00CC6CF4">
              <w:rPr>
                <w:rStyle w:val="Hyperlink"/>
                <w:rFonts w:ascii="Calibri Light" w:hAnsi="Calibri Light" w:cs="Calibri Light"/>
                <w:noProof/>
                <w:rPrChange w:id="403" w:author="hari prasath" w:date="2020-07-17T09:43:00Z">
                  <w:rPr>
                    <w:rStyle w:val="Hyperlink"/>
                    <w:noProof/>
                  </w:rPr>
                </w:rPrChange>
              </w:rPr>
              <w:fldChar w:fldCharType="begin"/>
            </w:r>
            <w:r w:rsidRPr="00CC6CF4">
              <w:rPr>
                <w:rStyle w:val="Hyperlink"/>
                <w:rFonts w:ascii="Calibri Light" w:hAnsi="Calibri Light" w:cs="Calibri Light"/>
                <w:noProof/>
                <w:rPrChange w:id="404" w:author="hari prasath" w:date="2020-07-17T09:43:00Z">
                  <w:rPr>
                    <w:rStyle w:val="Hyperlink"/>
                    <w:noProof/>
                  </w:rPr>
                </w:rPrChange>
              </w:rPr>
              <w:instrText xml:space="preserve"> </w:instrText>
            </w:r>
            <w:r w:rsidRPr="00CC6CF4">
              <w:rPr>
                <w:rFonts w:ascii="Calibri Light" w:hAnsi="Calibri Light" w:cs="Calibri Light"/>
                <w:noProof/>
                <w:rPrChange w:id="405" w:author="hari prasath" w:date="2020-07-17T09:43:00Z">
                  <w:rPr>
                    <w:noProof/>
                  </w:rPr>
                </w:rPrChange>
              </w:rPr>
              <w:instrText>HYPERLINK \l "_Toc45871402"</w:instrText>
            </w:r>
            <w:r w:rsidRPr="00CC6CF4">
              <w:rPr>
                <w:rStyle w:val="Hyperlink"/>
                <w:rFonts w:ascii="Calibri Light" w:hAnsi="Calibri Light" w:cs="Calibri Light"/>
                <w:noProof/>
                <w:rPrChange w:id="406" w:author="hari prasath" w:date="2020-07-17T09:43:00Z">
                  <w:rPr>
                    <w:rStyle w:val="Hyperlink"/>
                    <w:noProof/>
                  </w:rPr>
                </w:rPrChange>
              </w:rPr>
              <w:instrText xml:space="preserve"> </w:instrText>
            </w:r>
            <w:r w:rsidRPr="00CC6CF4">
              <w:rPr>
                <w:rStyle w:val="Hyperlink"/>
                <w:rFonts w:ascii="Calibri Light" w:hAnsi="Calibri Light" w:cs="Calibri Light"/>
                <w:noProof/>
                <w:rPrChange w:id="407" w:author="hari prasath" w:date="2020-07-17T09:43:00Z">
                  <w:rPr>
                    <w:rStyle w:val="Hyperlink"/>
                    <w:noProof/>
                  </w:rPr>
                </w:rPrChange>
              </w:rPr>
              <w:fldChar w:fldCharType="separate"/>
            </w:r>
            <w:r w:rsidRPr="00CC6CF4">
              <w:rPr>
                <w:rStyle w:val="Hyperlink"/>
                <w:rFonts w:ascii="Calibri Light" w:hAnsi="Calibri Light" w:cs="Calibri Light"/>
                <w:noProof/>
                <w:rPrChange w:id="408" w:author="hari prasath" w:date="2020-07-17T09:43:00Z">
                  <w:rPr>
                    <w:rStyle w:val="Hyperlink"/>
                    <w:rFonts w:cstheme="minorHAnsi"/>
                    <w:noProof/>
                  </w:rPr>
                </w:rPrChange>
              </w:rPr>
              <w:t>3.3.12</w:t>
            </w:r>
            <w:r w:rsidRPr="00CC6CF4">
              <w:rPr>
                <w:rFonts w:ascii="Calibri Light" w:eastAsiaTheme="minorEastAsia" w:hAnsi="Calibri Light" w:cs="Calibri Light"/>
                <w:noProof/>
                <w:szCs w:val="22"/>
                <w:lang w:val="en-IN" w:eastAsia="en-IN"/>
                <w:rPrChange w:id="409"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410" w:author="hari prasath" w:date="2020-07-17T09:43:00Z">
                  <w:rPr>
                    <w:rStyle w:val="Hyperlink"/>
                    <w:noProof/>
                    <w:lang w:val="en-IN"/>
                  </w:rPr>
                </w:rPrChange>
              </w:rPr>
              <w:t>IO Expander</w:t>
            </w:r>
            <w:r w:rsidRPr="00CC6CF4">
              <w:rPr>
                <w:rFonts w:ascii="Calibri Light" w:hAnsi="Calibri Light" w:cs="Calibri Light"/>
                <w:noProof/>
                <w:webHidden/>
                <w:rPrChange w:id="411" w:author="hari prasath" w:date="2020-07-17T09:43:00Z">
                  <w:rPr>
                    <w:noProof/>
                    <w:webHidden/>
                  </w:rPr>
                </w:rPrChange>
              </w:rPr>
              <w:tab/>
            </w:r>
            <w:r w:rsidRPr="00CC6CF4">
              <w:rPr>
                <w:rFonts w:ascii="Calibri Light" w:hAnsi="Calibri Light" w:cs="Calibri Light"/>
                <w:noProof/>
                <w:webHidden/>
                <w:rPrChange w:id="412" w:author="hari prasath" w:date="2020-07-17T09:43:00Z">
                  <w:rPr>
                    <w:noProof/>
                    <w:webHidden/>
                  </w:rPr>
                </w:rPrChange>
              </w:rPr>
              <w:fldChar w:fldCharType="begin"/>
            </w:r>
            <w:r w:rsidRPr="00CC6CF4">
              <w:rPr>
                <w:rFonts w:ascii="Calibri Light" w:hAnsi="Calibri Light" w:cs="Calibri Light"/>
                <w:noProof/>
                <w:webHidden/>
                <w:rPrChange w:id="413" w:author="hari prasath" w:date="2020-07-17T09:43:00Z">
                  <w:rPr>
                    <w:noProof/>
                    <w:webHidden/>
                  </w:rPr>
                </w:rPrChange>
              </w:rPr>
              <w:instrText xml:space="preserve"> PAGEREF _Toc45871402 \h </w:instrText>
            </w:r>
          </w:ins>
          <w:r w:rsidRPr="00CC6CF4">
            <w:rPr>
              <w:rFonts w:ascii="Calibri Light" w:hAnsi="Calibri Light" w:cs="Calibri Light"/>
              <w:noProof/>
              <w:webHidden/>
              <w:rPrChange w:id="414"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415" w:author="hari prasath" w:date="2020-07-17T09:43:00Z">
                <w:rPr>
                  <w:noProof/>
                  <w:webHidden/>
                </w:rPr>
              </w:rPrChange>
            </w:rPr>
            <w:fldChar w:fldCharType="separate"/>
          </w:r>
          <w:ins w:id="416" w:author="hari prasath" w:date="2020-07-17T09:42:00Z">
            <w:r w:rsidRPr="00CC6CF4">
              <w:rPr>
                <w:rFonts w:ascii="Calibri Light" w:hAnsi="Calibri Light" w:cs="Calibri Light"/>
                <w:noProof/>
                <w:webHidden/>
                <w:rPrChange w:id="417" w:author="hari prasath" w:date="2020-07-17T09:43:00Z">
                  <w:rPr>
                    <w:noProof/>
                    <w:webHidden/>
                  </w:rPr>
                </w:rPrChange>
              </w:rPr>
              <w:t>12</w:t>
            </w:r>
            <w:r w:rsidRPr="00CC6CF4">
              <w:rPr>
                <w:rFonts w:ascii="Calibri Light" w:hAnsi="Calibri Light" w:cs="Calibri Light"/>
                <w:noProof/>
                <w:webHidden/>
                <w:rPrChange w:id="418" w:author="hari prasath" w:date="2020-07-17T09:43:00Z">
                  <w:rPr>
                    <w:noProof/>
                    <w:webHidden/>
                  </w:rPr>
                </w:rPrChange>
              </w:rPr>
              <w:fldChar w:fldCharType="end"/>
            </w:r>
            <w:r w:rsidRPr="00CC6CF4">
              <w:rPr>
                <w:rStyle w:val="Hyperlink"/>
                <w:rFonts w:ascii="Calibri Light" w:hAnsi="Calibri Light" w:cs="Calibri Light"/>
                <w:noProof/>
                <w:rPrChange w:id="419" w:author="hari prasath" w:date="2020-07-17T09:43:00Z">
                  <w:rPr>
                    <w:rStyle w:val="Hyperlink"/>
                    <w:noProof/>
                  </w:rPr>
                </w:rPrChange>
              </w:rPr>
              <w:fldChar w:fldCharType="end"/>
            </w:r>
          </w:ins>
        </w:p>
        <w:p w14:paraId="570435AA" w14:textId="0E5BB5B5" w:rsidR="00CC6CF4" w:rsidRPr="00CC6CF4" w:rsidRDefault="00CC6CF4">
          <w:pPr>
            <w:pStyle w:val="TOC3"/>
            <w:rPr>
              <w:ins w:id="420" w:author="hari prasath" w:date="2020-07-17T09:42:00Z"/>
              <w:rFonts w:ascii="Calibri Light" w:eastAsiaTheme="minorEastAsia" w:hAnsi="Calibri Light" w:cs="Calibri Light"/>
              <w:noProof/>
              <w:szCs w:val="22"/>
              <w:lang w:val="en-IN" w:eastAsia="en-IN"/>
              <w:rPrChange w:id="421" w:author="hari prasath" w:date="2020-07-17T09:43:00Z">
                <w:rPr>
                  <w:ins w:id="422" w:author="hari prasath" w:date="2020-07-17T09:42:00Z"/>
                  <w:rFonts w:asciiTheme="minorHAnsi" w:eastAsiaTheme="minorEastAsia" w:hAnsiTheme="minorHAnsi" w:cstheme="minorBidi"/>
                  <w:noProof/>
                  <w:szCs w:val="22"/>
                  <w:lang w:val="en-IN" w:eastAsia="en-IN"/>
                </w:rPr>
              </w:rPrChange>
            </w:rPr>
          </w:pPr>
          <w:ins w:id="423" w:author="hari prasath" w:date="2020-07-17T09:42:00Z">
            <w:r w:rsidRPr="00CC6CF4">
              <w:rPr>
                <w:rStyle w:val="Hyperlink"/>
                <w:rFonts w:ascii="Calibri Light" w:hAnsi="Calibri Light" w:cs="Calibri Light"/>
                <w:noProof/>
                <w:rPrChange w:id="424" w:author="hari prasath" w:date="2020-07-17T09:43:00Z">
                  <w:rPr>
                    <w:rStyle w:val="Hyperlink"/>
                    <w:noProof/>
                  </w:rPr>
                </w:rPrChange>
              </w:rPr>
              <w:fldChar w:fldCharType="begin"/>
            </w:r>
            <w:r w:rsidRPr="00CC6CF4">
              <w:rPr>
                <w:rStyle w:val="Hyperlink"/>
                <w:rFonts w:ascii="Calibri Light" w:hAnsi="Calibri Light" w:cs="Calibri Light"/>
                <w:noProof/>
                <w:rPrChange w:id="425" w:author="hari prasath" w:date="2020-07-17T09:43:00Z">
                  <w:rPr>
                    <w:rStyle w:val="Hyperlink"/>
                    <w:noProof/>
                  </w:rPr>
                </w:rPrChange>
              </w:rPr>
              <w:instrText xml:space="preserve"> </w:instrText>
            </w:r>
            <w:r w:rsidRPr="00CC6CF4">
              <w:rPr>
                <w:rFonts w:ascii="Calibri Light" w:hAnsi="Calibri Light" w:cs="Calibri Light"/>
                <w:noProof/>
                <w:rPrChange w:id="426" w:author="hari prasath" w:date="2020-07-17T09:43:00Z">
                  <w:rPr>
                    <w:noProof/>
                  </w:rPr>
                </w:rPrChange>
              </w:rPr>
              <w:instrText>HYPERLINK \l "_Toc45871403"</w:instrText>
            </w:r>
            <w:r w:rsidRPr="00CC6CF4">
              <w:rPr>
                <w:rStyle w:val="Hyperlink"/>
                <w:rFonts w:ascii="Calibri Light" w:hAnsi="Calibri Light" w:cs="Calibri Light"/>
                <w:noProof/>
                <w:rPrChange w:id="427" w:author="hari prasath" w:date="2020-07-17T09:43:00Z">
                  <w:rPr>
                    <w:rStyle w:val="Hyperlink"/>
                    <w:noProof/>
                  </w:rPr>
                </w:rPrChange>
              </w:rPr>
              <w:instrText xml:space="preserve"> </w:instrText>
            </w:r>
            <w:r w:rsidRPr="00CC6CF4">
              <w:rPr>
                <w:rStyle w:val="Hyperlink"/>
                <w:rFonts w:ascii="Calibri Light" w:hAnsi="Calibri Light" w:cs="Calibri Light"/>
                <w:noProof/>
                <w:rPrChange w:id="428" w:author="hari prasath" w:date="2020-07-17T09:43:00Z">
                  <w:rPr>
                    <w:rStyle w:val="Hyperlink"/>
                    <w:noProof/>
                  </w:rPr>
                </w:rPrChange>
              </w:rPr>
              <w:fldChar w:fldCharType="separate"/>
            </w:r>
            <w:r w:rsidRPr="00CC6CF4">
              <w:rPr>
                <w:rStyle w:val="Hyperlink"/>
                <w:rFonts w:ascii="Calibri Light" w:hAnsi="Calibri Light" w:cs="Calibri Light"/>
                <w:noProof/>
                <w:lang w:val="en-IN"/>
                <w:rPrChange w:id="429" w:author="hari prasath" w:date="2020-07-17T09:43:00Z">
                  <w:rPr>
                    <w:rStyle w:val="Hyperlink"/>
                    <w:noProof/>
                    <w:lang w:val="en-IN"/>
                  </w:rPr>
                </w:rPrChange>
              </w:rPr>
              <w:t>3.3.13</w:t>
            </w:r>
            <w:r w:rsidRPr="00CC6CF4">
              <w:rPr>
                <w:rFonts w:ascii="Calibri Light" w:eastAsiaTheme="minorEastAsia" w:hAnsi="Calibri Light" w:cs="Calibri Light"/>
                <w:noProof/>
                <w:szCs w:val="22"/>
                <w:lang w:val="en-IN" w:eastAsia="en-IN"/>
                <w:rPrChange w:id="430"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lang w:val="en-IN"/>
                <w:rPrChange w:id="431" w:author="hari prasath" w:date="2020-07-17T09:43:00Z">
                  <w:rPr>
                    <w:rStyle w:val="Hyperlink"/>
                    <w:noProof/>
                    <w:lang w:val="en-IN"/>
                  </w:rPr>
                </w:rPrChange>
              </w:rPr>
              <w:t>Debug console</w:t>
            </w:r>
            <w:r w:rsidRPr="00CC6CF4">
              <w:rPr>
                <w:rFonts w:ascii="Calibri Light" w:hAnsi="Calibri Light" w:cs="Calibri Light"/>
                <w:noProof/>
                <w:webHidden/>
                <w:rPrChange w:id="432" w:author="hari prasath" w:date="2020-07-17T09:43:00Z">
                  <w:rPr>
                    <w:noProof/>
                    <w:webHidden/>
                  </w:rPr>
                </w:rPrChange>
              </w:rPr>
              <w:tab/>
            </w:r>
            <w:r w:rsidRPr="00CC6CF4">
              <w:rPr>
                <w:rFonts w:ascii="Calibri Light" w:hAnsi="Calibri Light" w:cs="Calibri Light"/>
                <w:noProof/>
                <w:webHidden/>
                <w:rPrChange w:id="433" w:author="hari prasath" w:date="2020-07-17T09:43:00Z">
                  <w:rPr>
                    <w:noProof/>
                    <w:webHidden/>
                  </w:rPr>
                </w:rPrChange>
              </w:rPr>
              <w:fldChar w:fldCharType="begin"/>
            </w:r>
            <w:r w:rsidRPr="00CC6CF4">
              <w:rPr>
                <w:rFonts w:ascii="Calibri Light" w:hAnsi="Calibri Light" w:cs="Calibri Light"/>
                <w:noProof/>
                <w:webHidden/>
                <w:rPrChange w:id="434" w:author="hari prasath" w:date="2020-07-17T09:43:00Z">
                  <w:rPr>
                    <w:noProof/>
                    <w:webHidden/>
                  </w:rPr>
                </w:rPrChange>
              </w:rPr>
              <w:instrText xml:space="preserve"> PAGEREF _Toc45871403 \h </w:instrText>
            </w:r>
          </w:ins>
          <w:r w:rsidRPr="00CC6CF4">
            <w:rPr>
              <w:rFonts w:ascii="Calibri Light" w:hAnsi="Calibri Light" w:cs="Calibri Light"/>
              <w:noProof/>
              <w:webHidden/>
              <w:rPrChange w:id="435"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436" w:author="hari prasath" w:date="2020-07-17T09:43:00Z">
                <w:rPr>
                  <w:noProof/>
                  <w:webHidden/>
                </w:rPr>
              </w:rPrChange>
            </w:rPr>
            <w:fldChar w:fldCharType="separate"/>
          </w:r>
          <w:ins w:id="437" w:author="hari prasath" w:date="2020-07-17T09:42:00Z">
            <w:r w:rsidRPr="00CC6CF4">
              <w:rPr>
                <w:rFonts w:ascii="Calibri Light" w:hAnsi="Calibri Light" w:cs="Calibri Light"/>
                <w:noProof/>
                <w:webHidden/>
                <w:rPrChange w:id="438" w:author="hari prasath" w:date="2020-07-17T09:43:00Z">
                  <w:rPr>
                    <w:noProof/>
                    <w:webHidden/>
                  </w:rPr>
                </w:rPrChange>
              </w:rPr>
              <w:t>12</w:t>
            </w:r>
            <w:r w:rsidRPr="00CC6CF4">
              <w:rPr>
                <w:rFonts w:ascii="Calibri Light" w:hAnsi="Calibri Light" w:cs="Calibri Light"/>
                <w:noProof/>
                <w:webHidden/>
                <w:rPrChange w:id="439" w:author="hari prasath" w:date="2020-07-17T09:43:00Z">
                  <w:rPr>
                    <w:noProof/>
                    <w:webHidden/>
                  </w:rPr>
                </w:rPrChange>
              </w:rPr>
              <w:fldChar w:fldCharType="end"/>
            </w:r>
            <w:r w:rsidRPr="00CC6CF4">
              <w:rPr>
                <w:rStyle w:val="Hyperlink"/>
                <w:rFonts w:ascii="Calibri Light" w:hAnsi="Calibri Light" w:cs="Calibri Light"/>
                <w:noProof/>
                <w:rPrChange w:id="440" w:author="hari prasath" w:date="2020-07-17T09:43:00Z">
                  <w:rPr>
                    <w:rStyle w:val="Hyperlink"/>
                    <w:noProof/>
                  </w:rPr>
                </w:rPrChange>
              </w:rPr>
              <w:fldChar w:fldCharType="end"/>
            </w:r>
          </w:ins>
        </w:p>
        <w:p w14:paraId="578B920C" w14:textId="152408D5" w:rsidR="00CC6CF4" w:rsidRPr="00CC6CF4" w:rsidRDefault="00CC6CF4">
          <w:pPr>
            <w:pStyle w:val="TOC1"/>
            <w:rPr>
              <w:ins w:id="441" w:author="hari prasath" w:date="2020-07-17T09:42:00Z"/>
              <w:rFonts w:ascii="Calibri Light" w:eastAsiaTheme="minorEastAsia" w:hAnsi="Calibri Light" w:cs="Calibri Light"/>
              <w:b w:val="0"/>
              <w:noProof/>
              <w:sz w:val="22"/>
              <w:szCs w:val="22"/>
              <w:lang w:val="en-IN" w:eastAsia="en-IN"/>
              <w:rPrChange w:id="442" w:author="hari prasath" w:date="2020-07-17T09:43:00Z">
                <w:rPr>
                  <w:ins w:id="443" w:author="hari prasath" w:date="2020-07-17T09:42:00Z"/>
                  <w:rFonts w:asciiTheme="minorHAnsi" w:eastAsiaTheme="minorEastAsia" w:hAnsiTheme="minorHAnsi" w:cstheme="minorBidi"/>
                  <w:b w:val="0"/>
                  <w:noProof/>
                  <w:sz w:val="22"/>
                  <w:szCs w:val="22"/>
                  <w:lang w:val="en-IN" w:eastAsia="en-IN"/>
                </w:rPr>
              </w:rPrChange>
            </w:rPr>
          </w:pPr>
          <w:ins w:id="444" w:author="hari prasath" w:date="2020-07-17T09:42:00Z">
            <w:r w:rsidRPr="00CC6CF4">
              <w:rPr>
                <w:rStyle w:val="Hyperlink"/>
                <w:rFonts w:ascii="Calibri Light" w:hAnsi="Calibri Light" w:cs="Calibri Light"/>
                <w:noProof/>
                <w:rPrChange w:id="445" w:author="hari prasath" w:date="2020-07-17T09:43:00Z">
                  <w:rPr>
                    <w:rStyle w:val="Hyperlink"/>
                    <w:noProof/>
                  </w:rPr>
                </w:rPrChange>
              </w:rPr>
              <w:fldChar w:fldCharType="begin"/>
            </w:r>
            <w:r w:rsidRPr="00CC6CF4">
              <w:rPr>
                <w:rStyle w:val="Hyperlink"/>
                <w:rFonts w:ascii="Calibri Light" w:hAnsi="Calibri Light" w:cs="Calibri Light"/>
                <w:noProof/>
                <w:rPrChange w:id="446" w:author="hari prasath" w:date="2020-07-17T09:43:00Z">
                  <w:rPr>
                    <w:rStyle w:val="Hyperlink"/>
                    <w:noProof/>
                  </w:rPr>
                </w:rPrChange>
              </w:rPr>
              <w:instrText xml:space="preserve"> </w:instrText>
            </w:r>
            <w:r w:rsidRPr="00CC6CF4">
              <w:rPr>
                <w:rFonts w:ascii="Calibri Light" w:hAnsi="Calibri Light" w:cs="Calibri Light"/>
                <w:noProof/>
                <w:rPrChange w:id="447" w:author="hari prasath" w:date="2020-07-17T09:43:00Z">
                  <w:rPr>
                    <w:noProof/>
                  </w:rPr>
                </w:rPrChange>
              </w:rPr>
              <w:instrText>HYPERLINK \l "_Toc45871404"</w:instrText>
            </w:r>
            <w:r w:rsidRPr="00CC6CF4">
              <w:rPr>
                <w:rStyle w:val="Hyperlink"/>
                <w:rFonts w:ascii="Calibri Light" w:hAnsi="Calibri Light" w:cs="Calibri Light"/>
                <w:noProof/>
                <w:rPrChange w:id="448" w:author="hari prasath" w:date="2020-07-17T09:43:00Z">
                  <w:rPr>
                    <w:rStyle w:val="Hyperlink"/>
                    <w:noProof/>
                  </w:rPr>
                </w:rPrChange>
              </w:rPr>
              <w:instrText xml:space="preserve"> </w:instrText>
            </w:r>
            <w:r w:rsidRPr="00CC6CF4">
              <w:rPr>
                <w:rStyle w:val="Hyperlink"/>
                <w:rFonts w:ascii="Calibri Light" w:hAnsi="Calibri Light" w:cs="Calibri Light"/>
                <w:noProof/>
                <w:rPrChange w:id="449" w:author="hari prasath" w:date="2020-07-17T09:43:00Z">
                  <w:rPr>
                    <w:rStyle w:val="Hyperlink"/>
                    <w:noProof/>
                  </w:rPr>
                </w:rPrChange>
              </w:rPr>
              <w:fldChar w:fldCharType="separate"/>
            </w:r>
            <w:r w:rsidRPr="00CC6CF4">
              <w:rPr>
                <w:rStyle w:val="Hyperlink"/>
                <w:rFonts w:ascii="Calibri Light" w:hAnsi="Calibri Light" w:cs="Calibri Light"/>
                <w:noProof/>
                <w:rPrChange w:id="450" w:author="hari prasath" w:date="2020-07-17T09:43:00Z">
                  <w:rPr>
                    <w:rStyle w:val="Hyperlink"/>
                    <w:noProof/>
                  </w:rPr>
                </w:rPrChange>
              </w:rPr>
              <w:t>4.</w:t>
            </w:r>
            <w:r w:rsidRPr="00CC6CF4">
              <w:rPr>
                <w:rFonts w:ascii="Calibri Light" w:eastAsiaTheme="minorEastAsia" w:hAnsi="Calibri Light" w:cs="Calibri Light"/>
                <w:b w:val="0"/>
                <w:noProof/>
                <w:sz w:val="22"/>
                <w:szCs w:val="22"/>
                <w:lang w:val="en-IN" w:eastAsia="en-IN"/>
                <w:rPrChange w:id="451" w:author="hari prasath" w:date="2020-07-17T09:43:00Z">
                  <w:rPr>
                    <w:rFonts w:asciiTheme="minorHAnsi" w:eastAsiaTheme="minorEastAsia" w:hAnsiTheme="minorHAnsi" w:cstheme="minorBidi"/>
                    <w:b w:val="0"/>
                    <w:noProof/>
                    <w:sz w:val="22"/>
                    <w:szCs w:val="22"/>
                    <w:lang w:val="en-IN" w:eastAsia="en-IN"/>
                  </w:rPr>
                </w:rPrChange>
              </w:rPr>
              <w:tab/>
            </w:r>
            <w:r w:rsidRPr="00CC6CF4">
              <w:rPr>
                <w:rStyle w:val="Hyperlink"/>
                <w:rFonts w:ascii="Calibri Light" w:hAnsi="Calibri Light" w:cs="Calibri Light"/>
                <w:noProof/>
                <w:rPrChange w:id="452" w:author="hari prasath" w:date="2020-07-17T09:43:00Z">
                  <w:rPr>
                    <w:rStyle w:val="Hyperlink"/>
                    <w:noProof/>
                  </w:rPr>
                </w:rPrChange>
              </w:rPr>
              <w:t>Software Architecture</w:t>
            </w:r>
            <w:r w:rsidRPr="00CC6CF4">
              <w:rPr>
                <w:rFonts w:ascii="Calibri Light" w:hAnsi="Calibri Light" w:cs="Calibri Light"/>
                <w:noProof/>
                <w:webHidden/>
                <w:rPrChange w:id="453" w:author="hari prasath" w:date="2020-07-17T09:43:00Z">
                  <w:rPr>
                    <w:noProof/>
                    <w:webHidden/>
                  </w:rPr>
                </w:rPrChange>
              </w:rPr>
              <w:tab/>
            </w:r>
            <w:r w:rsidRPr="00CC6CF4">
              <w:rPr>
                <w:rFonts w:ascii="Calibri Light" w:hAnsi="Calibri Light" w:cs="Calibri Light"/>
                <w:noProof/>
                <w:webHidden/>
                <w:rPrChange w:id="454" w:author="hari prasath" w:date="2020-07-17T09:43:00Z">
                  <w:rPr>
                    <w:noProof/>
                    <w:webHidden/>
                  </w:rPr>
                </w:rPrChange>
              </w:rPr>
              <w:fldChar w:fldCharType="begin"/>
            </w:r>
            <w:r w:rsidRPr="00CC6CF4">
              <w:rPr>
                <w:rFonts w:ascii="Calibri Light" w:hAnsi="Calibri Light" w:cs="Calibri Light"/>
                <w:noProof/>
                <w:webHidden/>
                <w:rPrChange w:id="455" w:author="hari prasath" w:date="2020-07-17T09:43:00Z">
                  <w:rPr>
                    <w:noProof/>
                    <w:webHidden/>
                  </w:rPr>
                </w:rPrChange>
              </w:rPr>
              <w:instrText xml:space="preserve"> PAGEREF _Toc45871404 \h </w:instrText>
            </w:r>
          </w:ins>
          <w:r w:rsidRPr="00CC6CF4">
            <w:rPr>
              <w:rFonts w:ascii="Calibri Light" w:hAnsi="Calibri Light" w:cs="Calibri Light"/>
              <w:noProof/>
              <w:webHidden/>
              <w:rPrChange w:id="456"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457" w:author="hari prasath" w:date="2020-07-17T09:43:00Z">
                <w:rPr>
                  <w:noProof/>
                  <w:webHidden/>
                </w:rPr>
              </w:rPrChange>
            </w:rPr>
            <w:fldChar w:fldCharType="separate"/>
          </w:r>
          <w:ins w:id="458" w:author="hari prasath" w:date="2020-07-17T09:42:00Z">
            <w:r w:rsidRPr="00CC6CF4">
              <w:rPr>
                <w:rFonts w:ascii="Calibri Light" w:hAnsi="Calibri Light" w:cs="Calibri Light"/>
                <w:noProof/>
                <w:webHidden/>
                <w:rPrChange w:id="459" w:author="hari prasath" w:date="2020-07-17T09:43:00Z">
                  <w:rPr>
                    <w:noProof/>
                    <w:webHidden/>
                  </w:rPr>
                </w:rPrChange>
              </w:rPr>
              <w:t>13</w:t>
            </w:r>
            <w:r w:rsidRPr="00CC6CF4">
              <w:rPr>
                <w:rFonts w:ascii="Calibri Light" w:hAnsi="Calibri Light" w:cs="Calibri Light"/>
                <w:noProof/>
                <w:webHidden/>
                <w:rPrChange w:id="460" w:author="hari prasath" w:date="2020-07-17T09:43:00Z">
                  <w:rPr>
                    <w:noProof/>
                    <w:webHidden/>
                  </w:rPr>
                </w:rPrChange>
              </w:rPr>
              <w:fldChar w:fldCharType="end"/>
            </w:r>
            <w:r w:rsidRPr="00CC6CF4">
              <w:rPr>
                <w:rStyle w:val="Hyperlink"/>
                <w:rFonts w:ascii="Calibri Light" w:hAnsi="Calibri Light" w:cs="Calibri Light"/>
                <w:noProof/>
                <w:rPrChange w:id="461" w:author="hari prasath" w:date="2020-07-17T09:43:00Z">
                  <w:rPr>
                    <w:rStyle w:val="Hyperlink"/>
                    <w:noProof/>
                  </w:rPr>
                </w:rPrChange>
              </w:rPr>
              <w:fldChar w:fldCharType="end"/>
            </w:r>
          </w:ins>
        </w:p>
        <w:p w14:paraId="206EC7A7" w14:textId="5190BD92" w:rsidR="00CC6CF4" w:rsidRPr="00CC6CF4" w:rsidRDefault="00CC6CF4">
          <w:pPr>
            <w:pStyle w:val="TOC2"/>
            <w:tabs>
              <w:tab w:val="left" w:pos="960"/>
            </w:tabs>
            <w:rPr>
              <w:ins w:id="462" w:author="hari prasath" w:date="2020-07-17T09:42:00Z"/>
              <w:rFonts w:ascii="Calibri Light" w:eastAsiaTheme="minorEastAsia" w:hAnsi="Calibri Light" w:cs="Calibri Light"/>
              <w:noProof/>
              <w:szCs w:val="22"/>
              <w:lang w:val="en-IN" w:eastAsia="en-IN"/>
              <w:rPrChange w:id="463" w:author="hari prasath" w:date="2020-07-17T09:43:00Z">
                <w:rPr>
                  <w:ins w:id="464" w:author="hari prasath" w:date="2020-07-17T09:42:00Z"/>
                  <w:rFonts w:asciiTheme="minorHAnsi" w:eastAsiaTheme="minorEastAsia" w:hAnsiTheme="minorHAnsi" w:cstheme="minorBidi"/>
                  <w:noProof/>
                  <w:szCs w:val="22"/>
                  <w:lang w:val="en-IN" w:eastAsia="en-IN"/>
                </w:rPr>
              </w:rPrChange>
            </w:rPr>
          </w:pPr>
          <w:ins w:id="465" w:author="hari prasath" w:date="2020-07-17T09:42:00Z">
            <w:r w:rsidRPr="00CC6CF4">
              <w:rPr>
                <w:rStyle w:val="Hyperlink"/>
                <w:rFonts w:ascii="Calibri Light" w:hAnsi="Calibri Light" w:cs="Calibri Light"/>
                <w:noProof/>
                <w:rPrChange w:id="466" w:author="hari prasath" w:date="2020-07-17T09:43:00Z">
                  <w:rPr>
                    <w:rStyle w:val="Hyperlink"/>
                    <w:noProof/>
                  </w:rPr>
                </w:rPrChange>
              </w:rPr>
              <w:fldChar w:fldCharType="begin"/>
            </w:r>
            <w:r w:rsidRPr="00CC6CF4">
              <w:rPr>
                <w:rStyle w:val="Hyperlink"/>
                <w:rFonts w:ascii="Calibri Light" w:hAnsi="Calibri Light" w:cs="Calibri Light"/>
                <w:noProof/>
                <w:rPrChange w:id="467" w:author="hari prasath" w:date="2020-07-17T09:43:00Z">
                  <w:rPr>
                    <w:rStyle w:val="Hyperlink"/>
                    <w:noProof/>
                  </w:rPr>
                </w:rPrChange>
              </w:rPr>
              <w:instrText xml:space="preserve"> </w:instrText>
            </w:r>
            <w:r w:rsidRPr="00CC6CF4">
              <w:rPr>
                <w:rFonts w:ascii="Calibri Light" w:hAnsi="Calibri Light" w:cs="Calibri Light"/>
                <w:noProof/>
                <w:rPrChange w:id="468" w:author="hari prasath" w:date="2020-07-17T09:43:00Z">
                  <w:rPr>
                    <w:noProof/>
                  </w:rPr>
                </w:rPrChange>
              </w:rPr>
              <w:instrText>HYPERLINK \l "_Toc45871405"</w:instrText>
            </w:r>
            <w:r w:rsidRPr="00CC6CF4">
              <w:rPr>
                <w:rStyle w:val="Hyperlink"/>
                <w:rFonts w:ascii="Calibri Light" w:hAnsi="Calibri Light" w:cs="Calibri Light"/>
                <w:noProof/>
                <w:rPrChange w:id="469" w:author="hari prasath" w:date="2020-07-17T09:43:00Z">
                  <w:rPr>
                    <w:rStyle w:val="Hyperlink"/>
                    <w:noProof/>
                  </w:rPr>
                </w:rPrChange>
              </w:rPr>
              <w:instrText xml:space="preserve"> </w:instrText>
            </w:r>
            <w:r w:rsidRPr="00CC6CF4">
              <w:rPr>
                <w:rStyle w:val="Hyperlink"/>
                <w:rFonts w:ascii="Calibri Light" w:hAnsi="Calibri Light" w:cs="Calibri Light"/>
                <w:noProof/>
                <w:rPrChange w:id="470" w:author="hari prasath" w:date="2020-07-17T09:43:00Z">
                  <w:rPr>
                    <w:rStyle w:val="Hyperlink"/>
                    <w:noProof/>
                  </w:rPr>
                </w:rPrChange>
              </w:rPr>
              <w:fldChar w:fldCharType="separate"/>
            </w:r>
            <w:r w:rsidRPr="00CC6CF4">
              <w:rPr>
                <w:rStyle w:val="Hyperlink"/>
                <w:rFonts w:ascii="Calibri Light" w:hAnsi="Calibri Light" w:cs="Calibri Light"/>
                <w:noProof/>
                <w:rPrChange w:id="471" w:author="hari prasath" w:date="2020-07-17T09:43:00Z">
                  <w:rPr>
                    <w:rStyle w:val="Hyperlink"/>
                    <w:noProof/>
                  </w:rPr>
                </w:rPrChange>
              </w:rPr>
              <w:t>4.1</w:t>
            </w:r>
            <w:r w:rsidRPr="00CC6CF4">
              <w:rPr>
                <w:rFonts w:ascii="Calibri Light" w:eastAsiaTheme="minorEastAsia" w:hAnsi="Calibri Light" w:cs="Calibri Light"/>
                <w:noProof/>
                <w:szCs w:val="22"/>
                <w:lang w:val="en-IN" w:eastAsia="en-IN"/>
                <w:rPrChange w:id="472"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473" w:author="hari prasath" w:date="2020-07-17T09:43:00Z">
                  <w:rPr>
                    <w:rStyle w:val="Hyperlink"/>
                    <w:noProof/>
                  </w:rPr>
                </w:rPrChange>
              </w:rPr>
              <w:t>Status indication LED</w:t>
            </w:r>
            <w:r w:rsidRPr="00CC6CF4">
              <w:rPr>
                <w:rFonts w:ascii="Calibri Light" w:hAnsi="Calibri Light" w:cs="Calibri Light"/>
                <w:noProof/>
                <w:webHidden/>
                <w:rPrChange w:id="474" w:author="hari prasath" w:date="2020-07-17T09:43:00Z">
                  <w:rPr>
                    <w:noProof/>
                    <w:webHidden/>
                  </w:rPr>
                </w:rPrChange>
              </w:rPr>
              <w:tab/>
            </w:r>
            <w:r w:rsidRPr="00CC6CF4">
              <w:rPr>
                <w:rFonts w:ascii="Calibri Light" w:hAnsi="Calibri Light" w:cs="Calibri Light"/>
                <w:noProof/>
                <w:webHidden/>
                <w:rPrChange w:id="475" w:author="hari prasath" w:date="2020-07-17T09:43:00Z">
                  <w:rPr>
                    <w:noProof/>
                    <w:webHidden/>
                  </w:rPr>
                </w:rPrChange>
              </w:rPr>
              <w:fldChar w:fldCharType="begin"/>
            </w:r>
            <w:r w:rsidRPr="00CC6CF4">
              <w:rPr>
                <w:rFonts w:ascii="Calibri Light" w:hAnsi="Calibri Light" w:cs="Calibri Light"/>
                <w:noProof/>
                <w:webHidden/>
                <w:rPrChange w:id="476" w:author="hari prasath" w:date="2020-07-17T09:43:00Z">
                  <w:rPr>
                    <w:noProof/>
                    <w:webHidden/>
                  </w:rPr>
                </w:rPrChange>
              </w:rPr>
              <w:instrText xml:space="preserve"> PAGEREF _Toc45871405 \h </w:instrText>
            </w:r>
          </w:ins>
          <w:r w:rsidRPr="00CC6CF4">
            <w:rPr>
              <w:rFonts w:ascii="Calibri Light" w:hAnsi="Calibri Light" w:cs="Calibri Light"/>
              <w:noProof/>
              <w:webHidden/>
              <w:rPrChange w:id="477"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478" w:author="hari prasath" w:date="2020-07-17T09:43:00Z">
                <w:rPr>
                  <w:noProof/>
                  <w:webHidden/>
                </w:rPr>
              </w:rPrChange>
            </w:rPr>
            <w:fldChar w:fldCharType="separate"/>
          </w:r>
          <w:ins w:id="479" w:author="hari prasath" w:date="2020-07-17T09:42:00Z">
            <w:r w:rsidRPr="00CC6CF4">
              <w:rPr>
                <w:rFonts w:ascii="Calibri Light" w:hAnsi="Calibri Light" w:cs="Calibri Light"/>
                <w:noProof/>
                <w:webHidden/>
                <w:rPrChange w:id="480" w:author="hari prasath" w:date="2020-07-17T09:43:00Z">
                  <w:rPr>
                    <w:noProof/>
                    <w:webHidden/>
                  </w:rPr>
                </w:rPrChange>
              </w:rPr>
              <w:t>13</w:t>
            </w:r>
            <w:r w:rsidRPr="00CC6CF4">
              <w:rPr>
                <w:rFonts w:ascii="Calibri Light" w:hAnsi="Calibri Light" w:cs="Calibri Light"/>
                <w:noProof/>
                <w:webHidden/>
                <w:rPrChange w:id="481" w:author="hari prasath" w:date="2020-07-17T09:43:00Z">
                  <w:rPr>
                    <w:noProof/>
                    <w:webHidden/>
                  </w:rPr>
                </w:rPrChange>
              </w:rPr>
              <w:fldChar w:fldCharType="end"/>
            </w:r>
            <w:r w:rsidRPr="00CC6CF4">
              <w:rPr>
                <w:rStyle w:val="Hyperlink"/>
                <w:rFonts w:ascii="Calibri Light" w:hAnsi="Calibri Light" w:cs="Calibri Light"/>
                <w:noProof/>
                <w:rPrChange w:id="482" w:author="hari prasath" w:date="2020-07-17T09:43:00Z">
                  <w:rPr>
                    <w:rStyle w:val="Hyperlink"/>
                    <w:noProof/>
                  </w:rPr>
                </w:rPrChange>
              </w:rPr>
              <w:fldChar w:fldCharType="end"/>
            </w:r>
          </w:ins>
        </w:p>
        <w:p w14:paraId="54EE1DB8" w14:textId="285458E8" w:rsidR="00CC6CF4" w:rsidRPr="00CC6CF4" w:rsidRDefault="00CC6CF4">
          <w:pPr>
            <w:pStyle w:val="TOC2"/>
            <w:tabs>
              <w:tab w:val="left" w:pos="960"/>
            </w:tabs>
            <w:rPr>
              <w:ins w:id="483" w:author="hari prasath" w:date="2020-07-17T09:42:00Z"/>
              <w:rFonts w:ascii="Calibri Light" w:eastAsiaTheme="minorEastAsia" w:hAnsi="Calibri Light" w:cs="Calibri Light"/>
              <w:noProof/>
              <w:szCs w:val="22"/>
              <w:lang w:val="en-IN" w:eastAsia="en-IN"/>
              <w:rPrChange w:id="484" w:author="hari prasath" w:date="2020-07-17T09:43:00Z">
                <w:rPr>
                  <w:ins w:id="485" w:author="hari prasath" w:date="2020-07-17T09:42:00Z"/>
                  <w:rFonts w:asciiTheme="minorHAnsi" w:eastAsiaTheme="minorEastAsia" w:hAnsiTheme="minorHAnsi" w:cstheme="minorBidi"/>
                  <w:noProof/>
                  <w:szCs w:val="22"/>
                  <w:lang w:val="en-IN" w:eastAsia="en-IN"/>
                </w:rPr>
              </w:rPrChange>
            </w:rPr>
          </w:pPr>
          <w:ins w:id="486" w:author="hari prasath" w:date="2020-07-17T09:42:00Z">
            <w:r w:rsidRPr="00CC6CF4">
              <w:rPr>
                <w:rStyle w:val="Hyperlink"/>
                <w:rFonts w:ascii="Calibri Light" w:hAnsi="Calibri Light" w:cs="Calibri Light"/>
                <w:noProof/>
                <w:rPrChange w:id="487" w:author="hari prasath" w:date="2020-07-17T09:43:00Z">
                  <w:rPr>
                    <w:rStyle w:val="Hyperlink"/>
                    <w:noProof/>
                  </w:rPr>
                </w:rPrChange>
              </w:rPr>
              <w:fldChar w:fldCharType="begin"/>
            </w:r>
            <w:r w:rsidRPr="00CC6CF4">
              <w:rPr>
                <w:rStyle w:val="Hyperlink"/>
                <w:rFonts w:ascii="Calibri Light" w:hAnsi="Calibri Light" w:cs="Calibri Light"/>
                <w:noProof/>
                <w:rPrChange w:id="488" w:author="hari prasath" w:date="2020-07-17T09:43:00Z">
                  <w:rPr>
                    <w:rStyle w:val="Hyperlink"/>
                    <w:noProof/>
                  </w:rPr>
                </w:rPrChange>
              </w:rPr>
              <w:instrText xml:space="preserve"> </w:instrText>
            </w:r>
            <w:r w:rsidRPr="00CC6CF4">
              <w:rPr>
                <w:rFonts w:ascii="Calibri Light" w:hAnsi="Calibri Light" w:cs="Calibri Light"/>
                <w:noProof/>
                <w:rPrChange w:id="489" w:author="hari prasath" w:date="2020-07-17T09:43:00Z">
                  <w:rPr>
                    <w:noProof/>
                  </w:rPr>
                </w:rPrChange>
              </w:rPr>
              <w:instrText>HYPERLINK \l "_Toc45871406"</w:instrText>
            </w:r>
            <w:r w:rsidRPr="00CC6CF4">
              <w:rPr>
                <w:rStyle w:val="Hyperlink"/>
                <w:rFonts w:ascii="Calibri Light" w:hAnsi="Calibri Light" w:cs="Calibri Light"/>
                <w:noProof/>
                <w:rPrChange w:id="490" w:author="hari prasath" w:date="2020-07-17T09:43:00Z">
                  <w:rPr>
                    <w:rStyle w:val="Hyperlink"/>
                    <w:noProof/>
                  </w:rPr>
                </w:rPrChange>
              </w:rPr>
              <w:instrText xml:space="preserve"> </w:instrText>
            </w:r>
            <w:r w:rsidRPr="00CC6CF4">
              <w:rPr>
                <w:rStyle w:val="Hyperlink"/>
                <w:rFonts w:ascii="Calibri Light" w:hAnsi="Calibri Light" w:cs="Calibri Light"/>
                <w:noProof/>
                <w:rPrChange w:id="491" w:author="hari prasath" w:date="2020-07-17T09:43:00Z">
                  <w:rPr>
                    <w:rStyle w:val="Hyperlink"/>
                    <w:noProof/>
                  </w:rPr>
                </w:rPrChange>
              </w:rPr>
              <w:fldChar w:fldCharType="separate"/>
            </w:r>
            <w:r w:rsidRPr="00CC6CF4">
              <w:rPr>
                <w:rStyle w:val="Hyperlink"/>
                <w:rFonts w:ascii="Calibri Light" w:hAnsi="Calibri Light" w:cs="Calibri Light"/>
                <w:noProof/>
                <w:rPrChange w:id="492" w:author="hari prasath" w:date="2020-07-17T09:43:00Z">
                  <w:rPr>
                    <w:rStyle w:val="Hyperlink"/>
                    <w:noProof/>
                  </w:rPr>
                </w:rPrChange>
              </w:rPr>
              <w:t>4.2</w:t>
            </w:r>
            <w:r w:rsidRPr="00CC6CF4">
              <w:rPr>
                <w:rFonts w:ascii="Calibri Light" w:eastAsiaTheme="minorEastAsia" w:hAnsi="Calibri Light" w:cs="Calibri Light"/>
                <w:noProof/>
                <w:szCs w:val="22"/>
                <w:lang w:val="en-IN" w:eastAsia="en-IN"/>
                <w:rPrChange w:id="493"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494" w:author="hari prasath" w:date="2020-07-17T09:43:00Z">
                  <w:rPr>
                    <w:rStyle w:val="Hyperlink"/>
                    <w:noProof/>
                  </w:rPr>
                </w:rPrChange>
              </w:rPr>
              <w:t>Operating Mode</w:t>
            </w:r>
            <w:r w:rsidRPr="00CC6CF4">
              <w:rPr>
                <w:rFonts w:ascii="Calibri Light" w:hAnsi="Calibri Light" w:cs="Calibri Light"/>
                <w:noProof/>
                <w:webHidden/>
                <w:rPrChange w:id="495" w:author="hari prasath" w:date="2020-07-17T09:43:00Z">
                  <w:rPr>
                    <w:noProof/>
                    <w:webHidden/>
                  </w:rPr>
                </w:rPrChange>
              </w:rPr>
              <w:tab/>
            </w:r>
            <w:r w:rsidRPr="00CC6CF4">
              <w:rPr>
                <w:rFonts w:ascii="Calibri Light" w:hAnsi="Calibri Light" w:cs="Calibri Light"/>
                <w:noProof/>
                <w:webHidden/>
                <w:rPrChange w:id="496" w:author="hari prasath" w:date="2020-07-17T09:43:00Z">
                  <w:rPr>
                    <w:noProof/>
                    <w:webHidden/>
                  </w:rPr>
                </w:rPrChange>
              </w:rPr>
              <w:fldChar w:fldCharType="begin"/>
            </w:r>
            <w:r w:rsidRPr="00CC6CF4">
              <w:rPr>
                <w:rFonts w:ascii="Calibri Light" w:hAnsi="Calibri Light" w:cs="Calibri Light"/>
                <w:noProof/>
                <w:webHidden/>
                <w:rPrChange w:id="497" w:author="hari prasath" w:date="2020-07-17T09:43:00Z">
                  <w:rPr>
                    <w:noProof/>
                    <w:webHidden/>
                  </w:rPr>
                </w:rPrChange>
              </w:rPr>
              <w:instrText xml:space="preserve"> PAGEREF _Toc45871406 \h </w:instrText>
            </w:r>
          </w:ins>
          <w:r w:rsidRPr="00CC6CF4">
            <w:rPr>
              <w:rFonts w:ascii="Calibri Light" w:hAnsi="Calibri Light" w:cs="Calibri Light"/>
              <w:noProof/>
              <w:webHidden/>
              <w:rPrChange w:id="498"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499" w:author="hari prasath" w:date="2020-07-17T09:43:00Z">
                <w:rPr>
                  <w:noProof/>
                  <w:webHidden/>
                </w:rPr>
              </w:rPrChange>
            </w:rPr>
            <w:fldChar w:fldCharType="separate"/>
          </w:r>
          <w:ins w:id="500" w:author="hari prasath" w:date="2020-07-17T09:42:00Z">
            <w:r w:rsidRPr="00CC6CF4">
              <w:rPr>
                <w:rFonts w:ascii="Calibri Light" w:hAnsi="Calibri Light" w:cs="Calibri Light"/>
                <w:noProof/>
                <w:webHidden/>
                <w:rPrChange w:id="501" w:author="hari prasath" w:date="2020-07-17T09:43:00Z">
                  <w:rPr>
                    <w:noProof/>
                    <w:webHidden/>
                  </w:rPr>
                </w:rPrChange>
              </w:rPr>
              <w:t>13</w:t>
            </w:r>
            <w:r w:rsidRPr="00CC6CF4">
              <w:rPr>
                <w:rFonts w:ascii="Calibri Light" w:hAnsi="Calibri Light" w:cs="Calibri Light"/>
                <w:noProof/>
                <w:webHidden/>
                <w:rPrChange w:id="502" w:author="hari prasath" w:date="2020-07-17T09:43:00Z">
                  <w:rPr>
                    <w:noProof/>
                    <w:webHidden/>
                  </w:rPr>
                </w:rPrChange>
              </w:rPr>
              <w:fldChar w:fldCharType="end"/>
            </w:r>
            <w:r w:rsidRPr="00CC6CF4">
              <w:rPr>
                <w:rStyle w:val="Hyperlink"/>
                <w:rFonts w:ascii="Calibri Light" w:hAnsi="Calibri Light" w:cs="Calibri Light"/>
                <w:noProof/>
                <w:rPrChange w:id="503" w:author="hari prasath" w:date="2020-07-17T09:43:00Z">
                  <w:rPr>
                    <w:rStyle w:val="Hyperlink"/>
                    <w:noProof/>
                  </w:rPr>
                </w:rPrChange>
              </w:rPr>
              <w:fldChar w:fldCharType="end"/>
            </w:r>
          </w:ins>
        </w:p>
        <w:p w14:paraId="4DF703B2" w14:textId="5F07AF94" w:rsidR="00CC6CF4" w:rsidRPr="00CC6CF4" w:rsidRDefault="00CC6CF4">
          <w:pPr>
            <w:pStyle w:val="TOC3"/>
            <w:rPr>
              <w:ins w:id="504" w:author="hari prasath" w:date="2020-07-17T09:42:00Z"/>
              <w:rFonts w:ascii="Calibri Light" w:eastAsiaTheme="minorEastAsia" w:hAnsi="Calibri Light" w:cs="Calibri Light"/>
              <w:noProof/>
              <w:szCs w:val="22"/>
              <w:lang w:val="en-IN" w:eastAsia="en-IN"/>
              <w:rPrChange w:id="505" w:author="hari prasath" w:date="2020-07-17T09:43:00Z">
                <w:rPr>
                  <w:ins w:id="506" w:author="hari prasath" w:date="2020-07-17T09:42:00Z"/>
                  <w:rFonts w:asciiTheme="minorHAnsi" w:eastAsiaTheme="minorEastAsia" w:hAnsiTheme="minorHAnsi" w:cstheme="minorBidi"/>
                  <w:noProof/>
                  <w:szCs w:val="22"/>
                  <w:lang w:val="en-IN" w:eastAsia="en-IN"/>
                </w:rPr>
              </w:rPrChange>
            </w:rPr>
          </w:pPr>
          <w:ins w:id="507" w:author="hari prasath" w:date="2020-07-17T09:42:00Z">
            <w:r w:rsidRPr="00CC6CF4">
              <w:rPr>
                <w:rStyle w:val="Hyperlink"/>
                <w:rFonts w:ascii="Calibri Light" w:hAnsi="Calibri Light" w:cs="Calibri Light"/>
                <w:noProof/>
                <w:rPrChange w:id="508" w:author="hari prasath" w:date="2020-07-17T09:43:00Z">
                  <w:rPr>
                    <w:rStyle w:val="Hyperlink"/>
                    <w:noProof/>
                  </w:rPr>
                </w:rPrChange>
              </w:rPr>
              <w:fldChar w:fldCharType="begin"/>
            </w:r>
            <w:r w:rsidRPr="00CC6CF4">
              <w:rPr>
                <w:rStyle w:val="Hyperlink"/>
                <w:rFonts w:ascii="Calibri Light" w:hAnsi="Calibri Light" w:cs="Calibri Light"/>
                <w:noProof/>
                <w:rPrChange w:id="509" w:author="hari prasath" w:date="2020-07-17T09:43:00Z">
                  <w:rPr>
                    <w:rStyle w:val="Hyperlink"/>
                    <w:noProof/>
                  </w:rPr>
                </w:rPrChange>
              </w:rPr>
              <w:instrText xml:space="preserve"> </w:instrText>
            </w:r>
            <w:r w:rsidRPr="00CC6CF4">
              <w:rPr>
                <w:rFonts w:ascii="Calibri Light" w:hAnsi="Calibri Light" w:cs="Calibri Light"/>
                <w:noProof/>
                <w:rPrChange w:id="510" w:author="hari prasath" w:date="2020-07-17T09:43:00Z">
                  <w:rPr>
                    <w:noProof/>
                  </w:rPr>
                </w:rPrChange>
              </w:rPr>
              <w:instrText>HYPERLINK \l "_Toc45871407"</w:instrText>
            </w:r>
            <w:r w:rsidRPr="00CC6CF4">
              <w:rPr>
                <w:rStyle w:val="Hyperlink"/>
                <w:rFonts w:ascii="Calibri Light" w:hAnsi="Calibri Light" w:cs="Calibri Light"/>
                <w:noProof/>
                <w:rPrChange w:id="511" w:author="hari prasath" w:date="2020-07-17T09:43:00Z">
                  <w:rPr>
                    <w:rStyle w:val="Hyperlink"/>
                    <w:noProof/>
                  </w:rPr>
                </w:rPrChange>
              </w:rPr>
              <w:instrText xml:space="preserve"> </w:instrText>
            </w:r>
            <w:r w:rsidRPr="00CC6CF4">
              <w:rPr>
                <w:rStyle w:val="Hyperlink"/>
                <w:rFonts w:ascii="Calibri Light" w:hAnsi="Calibri Light" w:cs="Calibri Light"/>
                <w:noProof/>
                <w:rPrChange w:id="512" w:author="hari prasath" w:date="2020-07-17T09:43:00Z">
                  <w:rPr>
                    <w:rStyle w:val="Hyperlink"/>
                    <w:noProof/>
                  </w:rPr>
                </w:rPrChange>
              </w:rPr>
              <w:fldChar w:fldCharType="separate"/>
            </w:r>
            <w:r w:rsidRPr="00CC6CF4">
              <w:rPr>
                <w:rStyle w:val="Hyperlink"/>
                <w:rFonts w:ascii="Calibri Light" w:hAnsi="Calibri Light" w:cs="Calibri Light"/>
                <w:noProof/>
                <w:rPrChange w:id="513" w:author="hari prasath" w:date="2020-07-17T09:43:00Z">
                  <w:rPr>
                    <w:rStyle w:val="Hyperlink"/>
                    <w:noProof/>
                  </w:rPr>
                </w:rPrChange>
              </w:rPr>
              <w:t>4.2.1</w:t>
            </w:r>
            <w:r w:rsidRPr="00CC6CF4">
              <w:rPr>
                <w:rFonts w:ascii="Calibri Light" w:eastAsiaTheme="minorEastAsia" w:hAnsi="Calibri Light" w:cs="Calibri Light"/>
                <w:noProof/>
                <w:szCs w:val="22"/>
                <w:lang w:val="en-IN" w:eastAsia="en-IN"/>
                <w:rPrChange w:id="514"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515" w:author="hari prasath" w:date="2020-07-17T09:43:00Z">
                  <w:rPr>
                    <w:rStyle w:val="Hyperlink"/>
                    <w:noProof/>
                  </w:rPr>
                </w:rPrChange>
              </w:rPr>
              <w:t>Configuration Mode (Amenos Registration to TIRISI &amp; HUB)</w:t>
            </w:r>
            <w:r w:rsidRPr="00CC6CF4">
              <w:rPr>
                <w:rFonts w:ascii="Calibri Light" w:hAnsi="Calibri Light" w:cs="Calibri Light"/>
                <w:noProof/>
                <w:webHidden/>
                <w:rPrChange w:id="516" w:author="hari prasath" w:date="2020-07-17T09:43:00Z">
                  <w:rPr>
                    <w:noProof/>
                    <w:webHidden/>
                  </w:rPr>
                </w:rPrChange>
              </w:rPr>
              <w:tab/>
            </w:r>
            <w:r w:rsidRPr="00CC6CF4">
              <w:rPr>
                <w:rFonts w:ascii="Calibri Light" w:hAnsi="Calibri Light" w:cs="Calibri Light"/>
                <w:noProof/>
                <w:webHidden/>
                <w:rPrChange w:id="517" w:author="hari prasath" w:date="2020-07-17T09:43:00Z">
                  <w:rPr>
                    <w:noProof/>
                    <w:webHidden/>
                  </w:rPr>
                </w:rPrChange>
              </w:rPr>
              <w:fldChar w:fldCharType="begin"/>
            </w:r>
            <w:r w:rsidRPr="00CC6CF4">
              <w:rPr>
                <w:rFonts w:ascii="Calibri Light" w:hAnsi="Calibri Light" w:cs="Calibri Light"/>
                <w:noProof/>
                <w:webHidden/>
                <w:rPrChange w:id="518" w:author="hari prasath" w:date="2020-07-17T09:43:00Z">
                  <w:rPr>
                    <w:noProof/>
                    <w:webHidden/>
                  </w:rPr>
                </w:rPrChange>
              </w:rPr>
              <w:instrText xml:space="preserve"> PAGEREF _Toc45871407 \h </w:instrText>
            </w:r>
          </w:ins>
          <w:r w:rsidRPr="00CC6CF4">
            <w:rPr>
              <w:rFonts w:ascii="Calibri Light" w:hAnsi="Calibri Light" w:cs="Calibri Light"/>
              <w:noProof/>
              <w:webHidden/>
              <w:rPrChange w:id="519"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520" w:author="hari prasath" w:date="2020-07-17T09:43:00Z">
                <w:rPr>
                  <w:noProof/>
                  <w:webHidden/>
                </w:rPr>
              </w:rPrChange>
            </w:rPr>
            <w:fldChar w:fldCharType="separate"/>
          </w:r>
          <w:ins w:id="521" w:author="hari prasath" w:date="2020-07-17T09:42:00Z">
            <w:r w:rsidRPr="00CC6CF4">
              <w:rPr>
                <w:rFonts w:ascii="Calibri Light" w:hAnsi="Calibri Light" w:cs="Calibri Light"/>
                <w:noProof/>
                <w:webHidden/>
                <w:rPrChange w:id="522" w:author="hari prasath" w:date="2020-07-17T09:43:00Z">
                  <w:rPr>
                    <w:noProof/>
                    <w:webHidden/>
                  </w:rPr>
                </w:rPrChange>
              </w:rPr>
              <w:t>14</w:t>
            </w:r>
            <w:r w:rsidRPr="00CC6CF4">
              <w:rPr>
                <w:rFonts w:ascii="Calibri Light" w:hAnsi="Calibri Light" w:cs="Calibri Light"/>
                <w:noProof/>
                <w:webHidden/>
                <w:rPrChange w:id="523" w:author="hari prasath" w:date="2020-07-17T09:43:00Z">
                  <w:rPr>
                    <w:noProof/>
                    <w:webHidden/>
                  </w:rPr>
                </w:rPrChange>
              </w:rPr>
              <w:fldChar w:fldCharType="end"/>
            </w:r>
            <w:r w:rsidRPr="00CC6CF4">
              <w:rPr>
                <w:rStyle w:val="Hyperlink"/>
                <w:rFonts w:ascii="Calibri Light" w:hAnsi="Calibri Light" w:cs="Calibri Light"/>
                <w:noProof/>
                <w:rPrChange w:id="524" w:author="hari prasath" w:date="2020-07-17T09:43:00Z">
                  <w:rPr>
                    <w:rStyle w:val="Hyperlink"/>
                    <w:noProof/>
                  </w:rPr>
                </w:rPrChange>
              </w:rPr>
              <w:fldChar w:fldCharType="end"/>
            </w:r>
          </w:ins>
        </w:p>
        <w:p w14:paraId="18559411" w14:textId="12BE63DA" w:rsidR="00CC6CF4" w:rsidRPr="00CC6CF4" w:rsidRDefault="00CC6CF4">
          <w:pPr>
            <w:pStyle w:val="TOC3"/>
            <w:rPr>
              <w:ins w:id="525" w:author="hari prasath" w:date="2020-07-17T09:42:00Z"/>
              <w:rFonts w:ascii="Calibri Light" w:eastAsiaTheme="minorEastAsia" w:hAnsi="Calibri Light" w:cs="Calibri Light"/>
              <w:noProof/>
              <w:szCs w:val="22"/>
              <w:lang w:val="en-IN" w:eastAsia="en-IN"/>
              <w:rPrChange w:id="526" w:author="hari prasath" w:date="2020-07-17T09:43:00Z">
                <w:rPr>
                  <w:ins w:id="527" w:author="hari prasath" w:date="2020-07-17T09:42:00Z"/>
                  <w:rFonts w:asciiTheme="minorHAnsi" w:eastAsiaTheme="minorEastAsia" w:hAnsiTheme="minorHAnsi" w:cstheme="minorBidi"/>
                  <w:noProof/>
                  <w:szCs w:val="22"/>
                  <w:lang w:val="en-IN" w:eastAsia="en-IN"/>
                </w:rPr>
              </w:rPrChange>
            </w:rPr>
          </w:pPr>
          <w:ins w:id="528" w:author="hari prasath" w:date="2020-07-17T09:42:00Z">
            <w:r w:rsidRPr="00CC6CF4">
              <w:rPr>
                <w:rStyle w:val="Hyperlink"/>
                <w:rFonts w:ascii="Calibri Light" w:hAnsi="Calibri Light" w:cs="Calibri Light"/>
                <w:noProof/>
                <w:rPrChange w:id="529" w:author="hari prasath" w:date="2020-07-17T09:43:00Z">
                  <w:rPr>
                    <w:rStyle w:val="Hyperlink"/>
                    <w:noProof/>
                  </w:rPr>
                </w:rPrChange>
              </w:rPr>
              <w:fldChar w:fldCharType="begin"/>
            </w:r>
            <w:r w:rsidRPr="00CC6CF4">
              <w:rPr>
                <w:rStyle w:val="Hyperlink"/>
                <w:rFonts w:ascii="Calibri Light" w:hAnsi="Calibri Light" w:cs="Calibri Light"/>
                <w:noProof/>
                <w:rPrChange w:id="530" w:author="hari prasath" w:date="2020-07-17T09:43:00Z">
                  <w:rPr>
                    <w:rStyle w:val="Hyperlink"/>
                    <w:noProof/>
                  </w:rPr>
                </w:rPrChange>
              </w:rPr>
              <w:instrText xml:space="preserve"> </w:instrText>
            </w:r>
            <w:r w:rsidRPr="00CC6CF4">
              <w:rPr>
                <w:rFonts w:ascii="Calibri Light" w:hAnsi="Calibri Light" w:cs="Calibri Light"/>
                <w:noProof/>
                <w:rPrChange w:id="531" w:author="hari prasath" w:date="2020-07-17T09:43:00Z">
                  <w:rPr>
                    <w:noProof/>
                  </w:rPr>
                </w:rPrChange>
              </w:rPr>
              <w:instrText>HYPERLINK \l "_Toc45871408"</w:instrText>
            </w:r>
            <w:r w:rsidRPr="00CC6CF4">
              <w:rPr>
                <w:rStyle w:val="Hyperlink"/>
                <w:rFonts w:ascii="Calibri Light" w:hAnsi="Calibri Light" w:cs="Calibri Light"/>
                <w:noProof/>
                <w:rPrChange w:id="532" w:author="hari prasath" w:date="2020-07-17T09:43:00Z">
                  <w:rPr>
                    <w:rStyle w:val="Hyperlink"/>
                    <w:noProof/>
                  </w:rPr>
                </w:rPrChange>
              </w:rPr>
              <w:instrText xml:space="preserve"> </w:instrText>
            </w:r>
            <w:r w:rsidRPr="00CC6CF4">
              <w:rPr>
                <w:rStyle w:val="Hyperlink"/>
                <w:rFonts w:ascii="Calibri Light" w:hAnsi="Calibri Light" w:cs="Calibri Light"/>
                <w:noProof/>
                <w:rPrChange w:id="533" w:author="hari prasath" w:date="2020-07-17T09:43:00Z">
                  <w:rPr>
                    <w:rStyle w:val="Hyperlink"/>
                    <w:noProof/>
                  </w:rPr>
                </w:rPrChange>
              </w:rPr>
              <w:fldChar w:fldCharType="separate"/>
            </w:r>
            <w:r w:rsidRPr="00CC6CF4">
              <w:rPr>
                <w:rStyle w:val="Hyperlink"/>
                <w:rFonts w:ascii="Calibri Light" w:hAnsi="Calibri Light" w:cs="Calibri Light"/>
                <w:noProof/>
                <w:rPrChange w:id="534" w:author="hari prasath" w:date="2020-07-17T09:43:00Z">
                  <w:rPr>
                    <w:rStyle w:val="Hyperlink"/>
                    <w:noProof/>
                  </w:rPr>
                </w:rPrChange>
              </w:rPr>
              <w:t>4.2.2</w:t>
            </w:r>
            <w:r w:rsidRPr="00CC6CF4">
              <w:rPr>
                <w:rFonts w:ascii="Calibri Light" w:eastAsiaTheme="minorEastAsia" w:hAnsi="Calibri Light" w:cs="Calibri Light"/>
                <w:noProof/>
                <w:szCs w:val="22"/>
                <w:lang w:val="en-IN" w:eastAsia="en-IN"/>
                <w:rPrChange w:id="535"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536" w:author="hari prasath" w:date="2020-07-17T09:43:00Z">
                  <w:rPr>
                    <w:rStyle w:val="Hyperlink"/>
                    <w:noProof/>
                  </w:rPr>
                </w:rPrChange>
              </w:rPr>
              <w:t>Normal Mode</w:t>
            </w:r>
            <w:r w:rsidRPr="00CC6CF4">
              <w:rPr>
                <w:rFonts w:ascii="Calibri Light" w:hAnsi="Calibri Light" w:cs="Calibri Light"/>
                <w:noProof/>
                <w:webHidden/>
                <w:rPrChange w:id="537" w:author="hari prasath" w:date="2020-07-17T09:43:00Z">
                  <w:rPr>
                    <w:noProof/>
                    <w:webHidden/>
                  </w:rPr>
                </w:rPrChange>
              </w:rPr>
              <w:tab/>
            </w:r>
            <w:r w:rsidRPr="00CC6CF4">
              <w:rPr>
                <w:rFonts w:ascii="Calibri Light" w:hAnsi="Calibri Light" w:cs="Calibri Light"/>
                <w:noProof/>
                <w:webHidden/>
                <w:rPrChange w:id="538" w:author="hari prasath" w:date="2020-07-17T09:43:00Z">
                  <w:rPr>
                    <w:noProof/>
                    <w:webHidden/>
                  </w:rPr>
                </w:rPrChange>
              </w:rPr>
              <w:fldChar w:fldCharType="begin"/>
            </w:r>
            <w:r w:rsidRPr="00CC6CF4">
              <w:rPr>
                <w:rFonts w:ascii="Calibri Light" w:hAnsi="Calibri Light" w:cs="Calibri Light"/>
                <w:noProof/>
                <w:webHidden/>
                <w:rPrChange w:id="539" w:author="hari prasath" w:date="2020-07-17T09:43:00Z">
                  <w:rPr>
                    <w:noProof/>
                    <w:webHidden/>
                  </w:rPr>
                </w:rPrChange>
              </w:rPr>
              <w:instrText xml:space="preserve"> PAGEREF _Toc45871408 \h </w:instrText>
            </w:r>
          </w:ins>
          <w:r w:rsidRPr="00CC6CF4">
            <w:rPr>
              <w:rFonts w:ascii="Calibri Light" w:hAnsi="Calibri Light" w:cs="Calibri Light"/>
              <w:noProof/>
              <w:webHidden/>
              <w:rPrChange w:id="540"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541" w:author="hari prasath" w:date="2020-07-17T09:43:00Z">
                <w:rPr>
                  <w:noProof/>
                  <w:webHidden/>
                </w:rPr>
              </w:rPrChange>
            </w:rPr>
            <w:fldChar w:fldCharType="separate"/>
          </w:r>
          <w:ins w:id="542" w:author="hari prasath" w:date="2020-07-17T09:42:00Z">
            <w:r w:rsidRPr="00CC6CF4">
              <w:rPr>
                <w:rFonts w:ascii="Calibri Light" w:hAnsi="Calibri Light" w:cs="Calibri Light"/>
                <w:noProof/>
                <w:webHidden/>
                <w:rPrChange w:id="543" w:author="hari prasath" w:date="2020-07-17T09:43:00Z">
                  <w:rPr>
                    <w:noProof/>
                    <w:webHidden/>
                  </w:rPr>
                </w:rPrChange>
              </w:rPr>
              <w:t>15</w:t>
            </w:r>
            <w:r w:rsidRPr="00CC6CF4">
              <w:rPr>
                <w:rFonts w:ascii="Calibri Light" w:hAnsi="Calibri Light" w:cs="Calibri Light"/>
                <w:noProof/>
                <w:webHidden/>
                <w:rPrChange w:id="544" w:author="hari prasath" w:date="2020-07-17T09:43:00Z">
                  <w:rPr>
                    <w:noProof/>
                    <w:webHidden/>
                  </w:rPr>
                </w:rPrChange>
              </w:rPr>
              <w:fldChar w:fldCharType="end"/>
            </w:r>
            <w:r w:rsidRPr="00CC6CF4">
              <w:rPr>
                <w:rStyle w:val="Hyperlink"/>
                <w:rFonts w:ascii="Calibri Light" w:hAnsi="Calibri Light" w:cs="Calibri Light"/>
                <w:noProof/>
                <w:rPrChange w:id="545" w:author="hari prasath" w:date="2020-07-17T09:43:00Z">
                  <w:rPr>
                    <w:rStyle w:val="Hyperlink"/>
                    <w:noProof/>
                  </w:rPr>
                </w:rPrChange>
              </w:rPr>
              <w:fldChar w:fldCharType="end"/>
            </w:r>
          </w:ins>
        </w:p>
        <w:p w14:paraId="261DFFD5" w14:textId="23A985B5" w:rsidR="00CC6CF4" w:rsidRPr="00CC6CF4" w:rsidRDefault="00CC6CF4">
          <w:pPr>
            <w:pStyle w:val="TOC3"/>
            <w:rPr>
              <w:ins w:id="546" w:author="hari prasath" w:date="2020-07-17T09:42:00Z"/>
              <w:rFonts w:ascii="Calibri Light" w:eastAsiaTheme="minorEastAsia" w:hAnsi="Calibri Light" w:cs="Calibri Light"/>
              <w:noProof/>
              <w:szCs w:val="22"/>
              <w:lang w:val="en-IN" w:eastAsia="en-IN"/>
              <w:rPrChange w:id="547" w:author="hari prasath" w:date="2020-07-17T09:43:00Z">
                <w:rPr>
                  <w:ins w:id="548" w:author="hari prasath" w:date="2020-07-17T09:42:00Z"/>
                  <w:rFonts w:asciiTheme="minorHAnsi" w:eastAsiaTheme="minorEastAsia" w:hAnsiTheme="minorHAnsi" w:cstheme="minorBidi"/>
                  <w:noProof/>
                  <w:szCs w:val="22"/>
                  <w:lang w:val="en-IN" w:eastAsia="en-IN"/>
                </w:rPr>
              </w:rPrChange>
            </w:rPr>
          </w:pPr>
          <w:ins w:id="549" w:author="hari prasath" w:date="2020-07-17T09:42:00Z">
            <w:r w:rsidRPr="00CC6CF4">
              <w:rPr>
                <w:rStyle w:val="Hyperlink"/>
                <w:rFonts w:ascii="Calibri Light" w:hAnsi="Calibri Light" w:cs="Calibri Light"/>
                <w:noProof/>
                <w:rPrChange w:id="550" w:author="hari prasath" w:date="2020-07-17T09:43:00Z">
                  <w:rPr>
                    <w:rStyle w:val="Hyperlink"/>
                    <w:noProof/>
                  </w:rPr>
                </w:rPrChange>
              </w:rPr>
              <w:fldChar w:fldCharType="begin"/>
            </w:r>
            <w:r w:rsidRPr="00CC6CF4">
              <w:rPr>
                <w:rStyle w:val="Hyperlink"/>
                <w:rFonts w:ascii="Calibri Light" w:hAnsi="Calibri Light" w:cs="Calibri Light"/>
                <w:noProof/>
                <w:rPrChange w:id="551" w:author="hari prasath" w:date="2020-07-17T09:43:00Z">
                  <w:rPr>
                    <w:rStyle w:val="Hyperlink"/>
                    <w:noProof/>
                  </w:rPr>
                </w:rPrChange>
              </w:rPr>
              <w:instrText xml:space="preserve"> </w:instrText>
            </w:r>
            <w:r w:rsidRPr="00CC6CF4">
              <w:rPr>
                <w:rFonts w:ascii="Calibri Light" w:hAnsi="Calibri Light" w:cs="Calibri Light"/>
                <w:noProof/>
                <w:rPrChange w:id="552" w:author="hari prasath" w:date="2020-07-17T09:43:00Z">
                  <w:rPr>
                    <w:noProof/>
                  </w:rPr>
                </w:rPrChange>
              </w:rPr>
              <w:instrText>HYPERLINK \l "_Toc45871409"</w:instrText>
            </w:r>
            <w:r w:rsidRPr="00CC6CF4">
              <w:rPr>
                <w:rStyle w:val="Hyperlink"/>
                <w:rFonts w:ascii="Calibri Light" w:hAnsi="Calibri Light" w:cs="Calibri Light"/>
                <w:noProof/>
                <w:rPrChange w:id="553" w:author="hari prasath" w:date="2020-07-17T09:43:00Z">
                  <w:rPr>
                    <w:rStyle w:val="Hyperlink"/>
                    <w:noProof/>
                  </w:rPr>
                </w:rPrChange>
              </w:rPr>
              <w:instrText xml:space="preserve"> </w:instrText>
            </w:r>
            <w:r w:rsidRPr="00CC6CF4">
              <w:rPr>
                <w:rStyle w:val="Hyperlink"/>
                <w:rFonts w:ascii="Calibri Light" w:hAnsi="Calibri Light" w:cs="Calibri Light"/>
                <w:noProof/>
                <w:rPrChange w:id="554" w:author="hari prasath" w:date="2020-07-17T09:43:00Z">
                  <w:rPr>
                    <w:rStyle w:val="Hyperlink"/>
                    <w:noProof/>
                  </w:rPr>
                </w:rPrChange>
              </w:rPr>
              <w:fldChar w:fldCharType="separate"/>
            </w:r>
            <w:r w:rsidRPr="00CC6CF4">
              <w:rPr>
                <w:rStyle w:val="Hyperlink"/>
                <w:rFonts w:ascii="Calibri Light" w:hAnsi="Calibri Light" w:cs="Calibri Light"/>
                <w:noProof/>
                <w:rPrChange w:id="555" w:author="hari prasath" w:date="2020-07-17T09:43:00Z">
                  <w:rPr>
                    <w:rStyle w:val="Hyperlink"/>
                    <w:noProof/>
                  </w:rPr>
                </w:rPrChange>
              </w:rPr>
              <w:t>4.2.3</w:t>
            </w:r>
            <w:r w:rsidRPr="00CC6CF4">
              <w:rPr>
                <w:rFonts w:ascii="Calibri Light" w:eastAsiaTheme="minorEastAsia" w:hAnsi="Calibri Light" w:cs="Calibri Light"/>
                <w:noProof/>
                <w:szCs w:val="22"/>
                <w:lang w:val="en-IN" w:eastAsia="en-IN"/>
                <w:rPrChange w:id="556"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557" w:author="hari prasath" w:date="2020-07-17T09:43:00Z">
                  <w:rPr>
                    <w:rStyle w:val="Hyperlink"/>
                    <w:noProof/>
                  </w:rPr>
                </w:rPrChange>
              </w:rPr>
              <w:t>OTAP Mode</w:t>
            </w:r>
            <w:r w:rsidRPr="00CC6CF4">
              <w:rPr>
                <w:rFonts w:ascii="Calibri Light" w:hAnsi="Calibri Light" w:cs="Calibri Light"/>
                <w:noProof/>
                <w:webHidden/>
                <w:rPrChange w:id="558" w:author="hari prasath" w:date="2020-07-17T09:43:00Z">
                  <w:rPr>
                    <w:noProof/>
                    <w:webHidden/>
                  </w:rPr>
                </w:rPrChange>
              </w:rPr>
              <w:tab/>
            </w:r>
            <w:r w:rsidRPr="00CC6CF4">
              <w:rPr>
                <w:rFonts w:ascii="Calibri Light" w:hAnsi="Calibri Light" w:cs="Calibri Light"/>
                <w:noProof/>
                <w:webHidden/>
                <w:rPrChange w:id="559" w:author="hari prasath" w:date="2020-07-17T09:43:00Z">
                  <w:rPr>
                    <w:noProof/>
                    <w:webHidden/>
                  </w:rPr>
                </w:rPrChange>
              </w:rPr>
              <w:fldChar w:fldCharType="begin"/>
            </w:r>
            <w:r w:rsidRPr="00CC6CF4">
              <w:rPr>
                <w:rFonts w:ascii="Calibri Light" w:hAnsi="Calibri Light" w:cs="Calibri Light"/>
                <w:noProof/>
                <w:webHidden/>
                <w:rPrChange w:id="560" w:author="hari prasath" w:date="2020-07-17T09:43:00Z">
                  <w:rPr>
                    <w:noProof/>
                    <w:webHidden/>
                  </w:rPr>
                </w:rPrChange>
              </w:rPr>
              <w:instrText xml:space="preserve"> PAGEREF _Toc45871409 \h </w:instrText>
            </w:r>
          </w:ins>
          <w:r w:rsidRPr="00CC6CF4">
            <w:rPr>
              <w:rFonts w:ascii="Calibri Light" w:hAnsi="Calibri Light" w:cs="Calibri Light"/>
              <w:noProof/>
              <w:webHidden/>
              <w:rPrChange w:id="561"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562" w:author="hari prasath" w:date="2020-07-17T09:43:00Z">
                <w:rPr>
                  <w:noProof/>
                  <w:webHidden/>
                </w:rPr>
              </w:rPrChange>
            </w:rPr>
            <w:fldChar w:fldCharType="separate"/>
          </w:r>
          <w:ins w:id="563" w:author="hari prasath" w:date="2020-07-17T09:42:00Z">
            <w:r w:rsidRPr="00CC6CF4">
              <w:rPr>
                <w:rFonts w:ascii="Calibri Light" w:hAnsi="Calibri Light" w:cs="Calibri Light"/>
                <w:noProof/>
                <w:webHidden/>
                <w:rPrChange w:id="564" w:author="hari prasath" w:date="2020-07-17T09:43:00Z">
                  <w:rPr>
                    <w:noProof/>
                    <w:webHidden/>
                  </w:rPr>
                </w:rPrChange>
              </w:rPr>
              <w:t>19</w:t>
            </w:r>
            <w:r w:rsidRPr="00CC6CF4">
              <w:rPr>
                <w:rFonts w:ascii="Calibri Light" w:hAnsi="Calibri Light" w:cs="Calibri Light"/>
                <w:noProof/>
                <w:webHidden/>
                <w:rPrChange w:id="565" w:author="hari prasath" w:date="2020-07-17T09:43:00Z">
                  <w:rPr>
                    <w:noProof/>
                    <w:webHidden/>
                  </w:rPr>
                </w:rPrChange>
              </w:rPr>
              <w:fldChar w:fldCharType="end"/>
            </w:r>
            <w:r w:rsidRPr="00CC6CF4">
              <w:rPr>
                <w:rStyle w:val="Hyperlink"/>
                <w:rFonts w:ascii="Calibri Light" w:hAnsi="Calibri Light" w:cs="Calibri Light"/>
                <w:noProof/>
                <w:rPrChange w:id="566" w:author="hari prasath" w:date="2020-07-17T09:43:00Z">
                  <w:rPr>
                    <w:rStyle w:val="Hyperlink"/>
                    <w:noProof/>
                  </w:rPr>
                </w:rPrChange>
              </w:rPr>
              <w:fldChar w:fldCharType="end"/>
            </w:r>
          </w:ins>
        </w:p>
        <w:p w14:paraId="67EC55EF" w14:textId="5007070C" w:rsidR="00CC6CF4" w:rsidRPr="00CC6CF4" w:rsidRDefault="00CC6CF4">
          <w:pPr>
            <w:pStyle w:val="TOC2"/>
            <w:tabs>
              <w:tab w:val="left" w:pos="960"/>
            </w:tabs>
            <w:rPr>
              <w:ins w:id="567" w:author="hari prasath" w:date="2020-07-17T09:42:00Z"/>
              <w:rFonts w:ascii="Calibri Light" w:eastAsiaTheme="minorEastAsia" w:hAnsi="Calibri Light" w:cs="Calibri Light"/>
              <w:noProof/>
              <w:szCs w:val="22"/>
              <w:lang w:val="en-IN" w:eastAsia="en-IN"/>
              <w:rPrChange w:id="568" w:author="hari prasath" w:date="2020-07-17T09:43:00Z">
                <w:rPr>
                  <w:ins w:id="569" w:author="hari prasath" w:date="2020-07-17T09:42:00Z"/>
                  <w:rFonts w:asciiTheme="minorHAnsi" w:eastAsiaTheme="minorEastAsia" w:hAnsiTheme="minorHAnsi" w:cstheme="minorBidi"/>
                  <w:noProof/>
                  <w:szCs w:val="22"/>
                  <w:lang w:val="en-IN" w:eastAsia="en-IN"/>
                </w:rPr>
              </w:rPrChange>
            </w:rPr>
          </w:pPr>
          <w:ins w:id="570" w:author="hari prasath" w:date="2020-07-17T09:42:00Z">
            <w:r w:rsidRPr="00CC6CF4">
              <w:rPr>
                <w:rStyle w:val="Hyperlink"/>
                <w:rFonts w:ascii="Calibri Light" w:hAnsi="Calibri Light" w:cs="Calibri Light"/>
                <w:noProof/>
                <w:rPrChange w:id="571" w:author="hari prasath" w:date="2020-07-17T09:43:00Z">
                  <w:rPr>
                    <w:rStyle w:val="Hyperlink"/>
                    <w:noProof/>
                  </w:rPr>
                </w:rPrChange>
              </w:rPr>
              <w:fldChar w:fldCharType="begin"/>
            </w:r>
            <w:r w:rsidRPr="00CC6CF4">
              <w:rPr>
                <w:rStyle w:val="Hyperlink"/>
                <w:rFonts w:ascii="Calibri Light" w:hAnsi="Calibri Light" w:cs="Calibri Light"/>
                <w:noProof/>
                <w:rPrChange w:id="572" w:author="hari prasath" w:date="2020-07-17T09:43:00Z">
                  <w:rPr>
                    <w:rStyle w:val="Hyperlink"/>
                    <w:noProof/>
                  </w:rPr>
                </w:rPrChange>
              </w:rPr>
              <w:instrText xml:space="preserve"> </w:instrText>
            </w:r>
            <w:r w:rsidRPr="00CC6CF4">
              <w:rPr>
                <w:rFonts w:ascii="Calibri Light" w:hAnsi="Calibri Light" w:cs="Calibri Light"/>
                <w:noProof/>
                <w:rPrChange w:id="573" w:author="hari prasath" w:date="2020-07-17T09:43:00Z">
                  <w:rPr>
                    <w:noProof/>
                  </w:rPr>
                </w:rPrChange>
              </w:rPr>
              <w:instrText>HYPERLINK \l "_Toc45871410"</w:instrText>
            </w:r>
            <w:r w:rsidRPr="00CC6CF4">
              <w:rPr>
                <w:rStyle w:val="Hyperlink"/>
                <w:rFonts w:ascii="Calibri Light" w:hAnsi="Calibri Light" w:cs="Calibri Light"/>
                <w:noProof/>
                <w:rPrChange w:id="574" w:author="hari prasath" w:date="2020-07-17T09:43:00Z">
                  <w:rPr>
                    <w:rStyle w:val="Hyperlink"/>
                    <w:noProof/>
                  </w:rPr>
                </w:rPrChange>
              </w:rPr>
              <w:instrText xml:space="preserve"> </w:instrText>
            </w:r>
            <w:r w:rsidRPr="00CC6CF4">
              <w:rPr>
                <w:rStyle w:val="Hyperlink"/>
                <w:rFonts w:ascii="Calibri Light" w:hAnsi="Calibri Light" w:cs="Calibri Light"/>
                <w:noProof/>
                <w:rPrChange w:id="575" w:author="hari prasath" w:date="2020-07-17T09:43:00Z">
                  <w:rPr>
                    <w:rStyle w:val="Hyperlink"/>
                    <w:noProof/>
                  </w:rPr>
                </w:rPrChange>
              </w:rPr>
              <w:fldChar w:fldCharType="separate"/>
            </w:r>
            <w:r w:rsidRPr="00CC6CF4">
              <w:rPr>
                <w:rStyle w:val="Hyperlink"/>
                <w:rFonts w:ascii="Calibri Light" w:hAnsi="Calibri Light" w:cs="Calibri Light"/>
                <w:noProof/>
                <w:rPrChange w:id="576" w:author="hari prasath" w:date="2020-07-17T09:43:00Z">
                  <w:rPr>
                    <w:rStyle w:val="Hyperlink"/>
                    <w:noProof/>
                  </w:rPr>
                </w:rPrChange>
              </w:rPr>
              <w:t>4.3</w:t>
            </w:r>
            <w:r w:rsidRPr="00CC6CF4">
              <w:rPr>
                <w:rFonts w:ascii="Calibri Light" w:eastAsiaTheme="minorEastAsia" w:hAnsi="Calibri Light" w:cs="Calibri Light"/>
                <w:noProof/>
                <w:szCs w:val="22"/>
                <w:lang w:val="en-IN" w:eastAsia="en-IN"/>
                <w:rPrChange w:id="577"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578" w:author="hari prasath" w:date="2020-07-17T09:43:00Z">
                  <w:rPr>
                    <w:rStyle w:val="Hyperlink"/>
                    <w:noProof/>
                  </w:rPr>
                </w:rPrChange>
              </w:rPr>
              <w:t>Communication message flows</w:t>
            </w:r>
            <w:r w:rsidRPr="00CC6CF4">
              <w:rPr>
                <w:rFonts w:ascii="Calibri Light" w:hAnsi="Calibri Light" w:cs="Calibri Light"/>
                <w:noProof/>
                <w:webHidden/>
                <w:rPrChange w:id="579" w:author="hari prasath" w:date="2020-07-17T09:43:00Z">
                  <w:rPr>
                    <w:noProof/>
                    <w:webHidden/>
                  </w:rPr>
                </w:rPrChange>
              </w:rPr>
              <w:tab/>
            </w:r>
            <w:r w:rsidRPr="00CC6CF4">
              <w:rPr>
                <w:rFonts w:ascii="Calibri Light" w:hAnsi="Calibri Light" w:cs="Calibri Light"/>
                <w:noProof/>
                <w:webHidden/>
                <w:rPrChange w:id="580" w:author="hari prasath" w:date="2020-07-17T09:43:00Z">
                  <w:rPr>
                    <w:noProof/>
                    <w:webHidden/>
                  </w:rPr>
                </w:rPrChange>
              </w:rPr>
              <w:fldChar w:fldCharType="begin"/>
            </w:r>
            <w:r w:rsidRPr="00CC6CF4">
              <w:rPr>
                <w:rFonts w:ascii="Calibri Light" w:hAnsi="Calibri Light" w:cs="Calibri Light"/>
                <w:noProof/>
                <w:webHidden/>
                <w:rPrChange w:id="581" w:author="hari prasath" w:date="2020-07-17T09:43:00Z">
                  <w:rPr>
                    <w:noProof/>
                    <w:webHidden/>
                  </w:rPr>
                </w:rPrChange>
              </w:rPr>
              <w:instrText xml:space="preserve"> PAGEREF _Toc45871410 \h </w:instrText>
            </w:r>
          </w:ins>
          <w:r w:rsidRPr="00CC6CF4">
            <w:rPr>
              <w:rFonts w:ascii="Calibri Light" w:hAnsi="Calibri Light" w:cs="Calibri Light"/>
              <w:noProof/>
              <w:webHidden/>
              <w:rPrChange w:id="582"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583" w:author="hari prasath" w:date="2020-07-17T09:43:00Z">
                <w:rPr>
                  <w:noProof/>
                  <w:webHidden/>
                </w:rPr>
              </w:rPrChange>
            </w:rPr>
            <w:fldChar w:fldCharType="separate"/>
          </w:r>
          <w:ins w:id="584" w:author="hari prasath" w:date="2020-07-17T09:42:00Z">
            <w:r w:rsidRPr="00CC6CF4">
              <w:rPr>
                <w:rFonts w:ascii="Calibri Light" w:hAnsi="Calibri Light" w:cs="Calibri Light"/>
                <w:noProof/>
                <w:webHidden/>
                <w:rPrChange w:id="585" w:author="hari prasath" w:date="2020-07-17T09:43:00Z">
                  <w:rPr>
                    <w:noProof/>
                    <w:webHidden/>
                  </w:rPr>
                </w:rPrChange>
              </w:rPr>
              <w:t>20</w:t>
            </w:r>
            <w:r w:rsidRPr="00CC6CF4">
              <w:rPr>
                <w:rFonts w:ascii="Calibri Light" w:hAnsi="Calibri Light" w:cs="Calibri Light"/>
                <w:noProof/>
                <w:webHidden/>
                <w:rPrChange w:id="586" w:author="hari prasath" w:date="2020-07-17T09:43:00Z">
                  <w:rPr>
                    <w:noProof/>
                    <w:webHidden/>
                  </w:rPr>
                </w:rPrChange>
              </w:rPr>
              <w:fldChar w:fldCharType="end"/>
            </w:r>
            <w:r w:rsidRPr="00CC6CF4">
              <w:rPr>
                <w:rStyle w:val="Hyperlink"/>
                <w:rFonts w:ascii="Calibri Light" w:hAnsi="Calibri Light" w:cs="Calibri Light"/>
                <w:noProof/>
                <w:rPrChange w:id="587" w:author="hari prasath" w:date="2020-07-17T09:43:00Z">
                  <w:rPr>
                    <w:rStyle w:val="Hyperlink"/>
                    <w:noProof/>
                  </w:rPr>
                </w:rPrChange>
              </w:rPr>
              <w:fldChar w:fldCharType="end"/>
            </w:r>
          </w:ins>
        </w:p>
        <w:p w14:paraId="70A99D92" w14:textId="3CFD2320" w:rsidR="00CC6CF4" w:rsidRPr="00CC6CF4" w:rsidRDefault="00CC6CF4">
          <w:pPr>
            <w:pStyle w:val="TOC3"/>
            <w:rPr>
              <w:ins w:id="588" w:author="hari prasath" w:date="2020-07-17T09:42:00Z"/>
              <w:rFonts w:ascii="Calibri Light" w:eastAsiaTheme="minorEastAsia" w:hAnsi="Calibri Light" w:cs="Calibri Light"/>
              <w:noProof/>
              <w:szCs w:val="22"/>
              <w:lang w:val="en-IN" w:eastAsia="en-IN"/>
              <w:rPrChange w:id="589" w:author="hari prasath" w:date="2020-07-17T09:43:00Z">
                <w:rPr>
                  <w:ins w:id="590" w:author="hari prasath" w:date="2020-07-17T09:42:00Z"/>
                  <w:rFonts w:asciiTheme="minorHAnsi" w:eastAsiaTheme="minorEastAsia" w:hAnsiTheme="minorHAnsi" w:cstheme="minorBidi"/>
                  <w:noProof/>
                  <w:szCs w:val="22"/>
                  <w:lang w:val="en-IN" w:eastAsia="en-IN"/>
                </w:rPr>
              </w:rPrChange>
            </w:rPr>
          </w:pPr>
          <w:ins w:id="591" w:author="hari prasath" w:date="2020-07-17T09:42:00Z">
            <w:r w:rsidRPr="00CC6CF4">
              <w:rPr>
                <w:rStyle w:val="Hyperlink"/>
                <w:rFonts w:ascii="Calibri Light" w:hAnsi="Calibri Light" w:cs="Calibri Light"/>
                <w:noProof/>
                <w:rPrChange w:id="592" w:author="hari prasath" w:date="2020-07-17T09:43:00Z">
                  <w:rPr>
                    <w:rStyle w:val="Hyperlink"/>
                    <w:noProof/>
                  </w:rPr>
                </w:rPrChange>
              </w:rPr>
              <w:fldChar w:fldCharType="begin"/>
            </w:r>
            <w:r w:rsidRPr="00CC6CF4">
              <w:rPr>
                <w:rStyle w:val="Hyperlink"/>
                <w:rFonts w:ascii="Calibri Light" w:hAnsi="Calibri Light" w:cs="Calibri Light"/>
                <w:noProof/>
                <w:rPrChange w:id="593" w:author="hari prasath" w:date="2020-07-17T09:43:00Z">
                  <w:rPr>
                    <w:rStyle w:val="Hyperlink"/>
                    <w:noProof/>
                  </w:rPr>
                </w:rPrChange>
              </w:rPr>
              <w:instrText xml:space="preserve"> </w:instrText>
            </w:r>
            <w:r w:rsidRPr="00CC6CF4">
              <w:rPr>
                <w:rFonts w:ascii="Calibri Light" w:hAnsi="Calibri Light" w:cs="Calibri Light"/>
                <w:noProof/>
                <w:rPrChange w:id="594" w:author="hari prasath" w:date="2020-07-17T09:43:00Z">
                  <w:rPr>
                    <w:noProof/>
                  </w:rPr>
                </w:rPrChange>
              </w:rPr>
              <w:instrText>HYPERLINK \l "_Toc45871411"</w:instrText>
            </w:r>
            <w:r w:rsidRPr="00CC6CF4">
              <w:rPr>
                <w:rStyle w:val="Hyperlink"/>
                <w:rFonts w:ascii="Calibri Light" w:hAnsi="Calibri Light" w:cs="Calibri Light"/>
                <w:noProof/>
                <w:rPrChange w:id="595" w:author="hari prasath" w:date="2020-07-17T09:43:00Z">
                  <w:rPr>
                    <w:rStyle w:val="Hyperlink"/>
                    <w:noProof/>
                  </w:rPr>
                </w:rPrChange>
              </w:rPr>
              <w:instrText xml:space="preserve"> </w:instrText>
            </w:r>
            <w:r w:rsidRPr="00CC6CF4">
              <w:rPr>
                <w:rStyle w:val="Hyperlink"/>
                <w:rFonts w:ascii="Calibri Light" w:hAnsi="Calibri Light" w:cs="Calibri Light"/>
                <w:noProof/>
                <w:rPrChange w:id="596" w:author="hari prasath" w:date="2020-07-17T09:43:00Z">
                  <w:rPr>
                    <w:rStyle w:val="Hyperlink"/>
                    <w:noProof/>
                  </w:rPr>
                </w:rPrChange>
              </w:rPr>
              <w:fldChar w:fldCharType="separate"/>
            </w:r>
            <w:r w:rsidRPr="00CC6CF4">
              <w:rPr>
                <w:rStyle w:val="Hyperlink"/>
                <w:rFonts w:ascii="Calibri Light" w:hAnsi="Calibri Light" w:cs="Calibri Light"/>
                <w:noProof/>
                <w:rPrChange w:id="597" w:author="hari prasath" w:date="2020-07-17T09:43:00Z">
                  <w:rPr>
                    <w:rStyle w:val="Hyperlink"/>
                    <w:noProof/>
                  </w:rPr>
                </w:rPrChange>
              </w:rPr>
              <w:t>4.3.1</w:t>
            </w:r>
            <w:r w:rsidRPr="00CC6CF4">
              <w:rPr>
                <w:rFonts w:ascii="Calibri Light" w:eastAsiaTheme="minorEastAsia" w:hAnsi="Calibri Light" w:cs="Calibri Light"/>
                <w:noProof/>
                <w:szCs w:val="22"/>
                <w:lang w:val="en-IN" w:eastAsia="en-IN"/>
                <w:rPrChange w:id="598"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599" w:author="hari prasath" w:date="2020-07-17T09:43:00Z">
                  <w:rPr>
                    <w:rStyle w:val="Hyperlink"/>
                    <w:noProof/>
                  </w:rPr>
                </w:rPrChange>
              </w:rPr>
              <w:t>Tirisi - Amenos BLE communication</w:t>
            </w:r>
            <w:r w:rsidRPr="00CC6CF4">
              <w:rPr>
                <w:rFonts w:ascii="Calibri Light" w:hAnsi="Calibri Light" w:cs="Calibri Light"/>
                <w:noProof/>
                <w:webHidden/>
                <w:rPrChange w:id="600" w:author="hari prasath" w:date="2020-07-17T09:43:00Z">
                  <w:rPr>
                    <w:noProof/>
                    <w:webHidden/>
                  </w:rPr>
                </w:rPrChange>
              </w:rPr>
              <w:tab/>
            </w:r>
            <w:r w:rsidRPr="00CC6CF4">
              <w:rPr>
                <w:rFonts w:ascii="Calibri Light" w:hAnsi="Calibri Light" w:cs="Calibri Light"/>
                <w:noProof/>
                <w:webHidden/>
                <w:rPrChange w:id="601" w:author="hari prasath" w:date="2020-07-17T09:43:00Z">
                  <w:rPr>
                    <w:noProof/>
                    <w:webHidden/>
                  </w:rPr>
                </w:rPrChange>
              </w:rPr>
              <w:fldChar w:fldCharType="begin"/>
            </w:r>
            <w:r w:rsidRPr="00CC6CF4">
              <w:rPr>
                <w:rFonts w:ascii="Calibri Light" w:hAnsi="Calibri Light" w:cs="Calibri Light"/>
                <w:noProof/>
                <w:webHidden/>
                <w:rPrChange w:id="602" w:author="hari prasath" w:date="2020-07-17T09:43:00Z">
                  <w:rPr>
                    <w:noProof/>
                    <w:webHidden/>
                  </w:rPr>
                </w:rPrChange>
              </w:rPr>
              <w:instrText xml:space="preserve"> PAGEREF _Toc45871411 \h </w:instrText>
            </w:r>
          </w:ins>
          <w:r w:rsidRPr="00CC6CF4">
            <w:rPr>
              <w:rFonts w:ascii="Calibri Light" w:hAnsi="Calibri Light" w:cs="Calibri Light"/>
              <w:noProof/>
              <w:webHidden/>
              <w:rPrChange w:id="603"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604" w:author="hari prasath" w:date="2020-07-17T09:43:00Z">
                <w:rPr>
                  <w:noProof/>
                  <w:webHidden/>
                </w:rPr>
              </w:rPrChange>
            </w:rPr>
            <w:fldChar w:fldCharType="separate"/>
          </w:r>
          <w:ins w:id="605" w:author="hari prasath" w:date="2020-07-17T09:42:00Z">
            <w:r w:rsidRPr="00CC6CF4">
              <w:rPr>
                <w:rFonts w:ascii="Calibri Light" w:hAnsi="Calibri Light" w:cs="Calibri Light"/>
                <w:noProof/>
                <w:webHidden/>
                <w:rPrChange w:id="606" w:author="hari prasath" w:date="2020-07-17T09:43:00Z">
                  <w:rPr>
                    <w:noProof/>
                    <w:webHidden/>
                  </w:rPr>
                </w:rPrChange>
              </w:rPr>
              <w:t>20</w:t>
            </w:r>
            <w:r w:rsidRPr="00CC6CF4">
              <w:rPr>
                <w:rFonts w:ascii="Calibri Light" w:hAnsi="Calibri Light" w:cs="Calibri Light"/>
                <w:noProof/>
                <w:webHidden/>
                <w:rPrChange w:id="607" w:author="hari prasath" w:date="2020-07-17T09:43:00Z">
                  <w:rPr>
                    <w:noProof/>
                    <w:webHidden/>
                  </w:rPr>
                </w:rPrChange>
              </w:rPr>
              <w:fldChar w:fldCharType="end"/>
            </w:r>
            <w:r w:rsidRPr="00CC6CF4">
              <w:rPr>
                <w:rStyle w:val="Hyperlink"/>
                <w:rFonts w:ascii="Calibri Light" w:hAnsi="Calibri Light" w:cs="Calibri Light"/>
                <w:noProof/>
                <w:rPrChange w:id="608" w:author="hari prasath" w:date="2020-07-17T09:43:00Z">
                  <w:rPr>
                    <w:rStyle w:val="Hyperlink"/>
                    <w:noProof/>
                  </w:rPr>
                </w:rPrChange>
              </w:rPr>
              <w:fldChar w:fldCharType="end"/>
            </w:r>
          </w:ins>
        </w:p>
        <w:p w14:paraId="360ECB86" w14:textId="7FD0402F" w:rsidR="00CC6CF4" w:rsidRPr="00CC6CF4" w:rsidRDefault="00CC6CF4">
          <w:pPr>
            <w:pStyle w:val="TOC3"/>
            <w:rPr>
              <w:ins w:id="609" w:author="hari prasath" w:date="2020-07-17T09:42:00Z"/>
              <w:rFonts w:ascii="Calibri Light" w:eastAsiaTheme="minorEastAsia" w:hAnsi="Calibri Light" w:cs="Calibri Light"/>
              <w:noProof/>
              <w:szCs w:val="22"/>
              <w:lang w:val="en-IN" w:eastAsia="en-IN"/>
              <w:rPrChange w:id="610" w:author="hari prasath" w:date="2020-07-17T09:43:00Z">
                <w:rPr>
                  <w:ins w:id="611" w:author="hari prasath" w:date="2020-07-17T09:42:00Z"/>
                  <w:rFonts w:asciiTheme="minorHAnsi" w:eastAsiaTheme="minorEastAsia" w:hAnsiTheme="minorHAnsi" w:cstheme="minorBidi"/>
                  <w:noProof/>
                  <w:szCs w:val="22"/>
                  <w:lang w:val="en-IN" w:eastAsia="en-IN"/>
                </w:rPr>
              </w:rPrChange>
            </w:rPr>
          </w:pPr>
          <w:ins w:id="612" w:author="hari prasath" w:date="2020-07-17T09:42:00Z">
            <w:r w:rsidRPr="00CC6CF4">
              <w:rPr>
                <w:rStyle w:val="Hyperlink"/>
                <w:rFonts w:ascii="Calibri Light" w:hAnsi="Calibri Light" w:cs="Calibri Light"/>
                <w:noProof/>
                <w:rPrChange w:id="613" w:author="hari prasath" w:date="2020-07-17T09:43:00Z">
                  <w:rPr>
                    <w:rStyle w:val="Hyperlink"/>
                    <w:noProof/>
                  </w:rPr>
                </w:rPrChange>
              </w:rPr>
              <w:fldChar w:fldCharType="begin"/>
            </w:r>
            <w:r w:rsidRPr="00CC6CF4">
              <w:rPr>
                <w:rStyle w:val="Hyperlink"/>
                <w:rFonts w:ascii="Calibri Light" w:hAnsi="Calibri Light" w:cs="Calibri Light"/>
                <w:noProof/>
                <w:rPrChange w:id="614" w:author="hari prasath" w:date="2020-07-17T09:43:00Z">
                  <w:rPr>
                    <w:rStyle w:val="Hyperlink"/>
                    <w:noProof/>
                  </w:rPr>
                </w:rPrChange>
              </w:rPr>
              <w:instrText xml:space="preserve"> </w:instrText>
            </w:r>
            <w:r w:rsidRPr="00CC6CF4">
              <w:rPr>
                <w:rFonts w:ascii="Calibri Light" w:hAnsi="Calibri Light" w:cs="Calibri Light"/>
                <w:noProof/>
                <w:rPrChange w:id="615" w:author="hari prasath" w:date="2020-07-17T09:43:00Z">
                  <w:rPr>
                    <w:noProof/>
                  </w:rPr>
                </w:rPrChange>
              </w:rPr>
              <w:instrText>HYPERLINK \l "_Toc45871412"</w:instrText>
            </w:r>
            <w:r w:rsidRPr="00CC6CF4">
              <w:rPr>
                <w:rStyle w:val="Hyperlink"/>
                <w:rFonts w:ascii="Calibri Light" w:hAnsi="Calibri Light" w:cs="Calibri Light"/>
                <w:noProof/>
                <w:rPrChange w:id="616" w:author="hari prasath" w:date="2020-07-17T09:43:00Z">
                  <w:rPr>
                    <w:rStyle w:val="Hyperlink"/>
                    <w:noProof/>
                  </w:rPr>
                </w:rPrChange>
              </w:rPr>
              <w:instrText xml:space="preserve"> </w:instrText>
            </w:r>
            <w:r w:rsidRPr="00CC6CF4">
              <w:rPr>
                <w:rStyle w:val="Hyperlink"/>
                <w:rFonts w:ascii="Calibri Light" w:hAnsi="Calibri Light" w:cs="Calibri Light"/>
                <w:noProof/>
                <w:rPrChange w:id="617" w:author="hari prasath" w:date="2020-07-17T09:43:00Z">
                  <w:rPr>
                    <w:rStyle w:val="Hyperlink"/>
                    <w:noProof/>
                  </w:rPr>
                </w:rPrChange>
              </w:rPr>
              <w:fldChar w:fldCharType="separate"/>
            </w:r>
            <w:r w:rsidRPr="00CC6CF4">
              <w:rPr>
                <w:rStyle w:val="Hyperlink"/>
                <w:rFonts w:ascii="Calibri Light" w:hAnsi="Calibri Light" w:cs="Calibri Light"/>
                <w:noProof/>
                <w:rPrChange w:id="618" w:author="hari prasath" w:date="2020-07-17T09:43:00Z">
                  <w:rPr>
                    <w:rStyle w:val="Hyperlink"/>
                    <w:noProof/>
                  </w:rPr>
                </w:rPrChange>
              </w:rPr>
              <w:t>4.3.2</w:t>
            </w:r>
            <w:r w:rsidRPr="00CC6CF4">
              <w:rPr>
                <w:rFonts w:ascii="Calibri Light" w:eastAsiaTheme="minorEastAsia" w:hAnsi="Calibri Light" w:cs="Calibri Light"/>
                <w:noProof/>
                <w:szCs w:val="22"/>
                <w:lang w:val="en-IN" w:eastAsia="en-IN"/>
                <w:rPrChange w:id="619"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620" w:author="hari prasath" w:date="2020-07-17T09:43:00Z">
                  <w:rPr>
                    <w:rStyle w:val="Hyperlink"/>
                    <w:noProof/>
                  </w:rPr>
                </w:rPrChange>
              </w:rPr>
              <w:t>Amenos BLE Frame Format</w:t>
            </w:r>
            <w:r w:rsidRPr="00CC6CF4">
              <w:rPr>
                <w:rFonts w:ascii="Calibri Light" w:hAnsi="Calibri Light" w:cs="Calibri Light"/>
                <w:noProof/>
                <w:webHidden/>
                <w:rPrChange w:id="621" w:author="hari prasath" w:date="2020-07-17T09:43:00Z">
                  <w:rPr>
                    <w:noProof/>
                    <w:webHidden/>
                  </w:rPr>
                </w:rPrChange>
              </w:rPr>
              <w:tab/>
            </w:r>
            <w:r w:rsidRPr="00CC6CF4">
              <w:rPr>
                <w:rFonts w:ascii="Calibri Light" w:hAnsi="Calibri Light" w:cs="Calibri Light"/>
                <w:noProof/>
                <w:webHidden/>
                <w:rPrChange w:id="622" w:author="hari prasath" w:date="2020-07-17T09:43:00Z">
                  <w:rPr>
                    <w:noProof/>
                    <w:webHidden/>
                  </w:rPr>
                </w:rPrChange>
              </w:rPr>
              <w:fldChar w:fldCharType="begin"/>
            </w:r>
            <w:r w:rsidRPr="00CC6CF4">
              <w:rPr>
                <w:rFonts w:ascii="Calibri Light" w:hAnsi="Calibri Light" w:cs="Calibri Light"/>
                <w:noProof/>
                <w:webHidden/>
                <w:rPrChange w:id="623" w:author="hari prasath" w:date="2020-07-17T09:43:00Z">
                  <w:rPr>
                    <w:noProof/>
                    <w:webHidden/>
                  </w:rPr>
                </w:rPrChange>
              </w:rPr>
              <w:instrText xml:space="preserve"> PAGEREF _Toc45871412 \h </w:instrText>
            </w:r>
          </w:ins>
          <w:r w:rsidRPr="00CC6CF4">
            <w:rPr>
              <w:rFonts w:ascii="Calibri Light" w:hAnsi="Calibri Light" w:cs="Calibri Light"/>
              <w:noProof/>
              <w:webHidden/>
              <w:rPrChange w:id="624"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625" w:author="hari prasath" w:date="2020-07-17T09:43:00Z">
                <w:rPr>
                  <w:noProof/>
                  <w:webHidden/>
                </w:rPr>
              </w:rPrChange>
            </w:rPr>
            <w:fldChar w:fldCharType="separate"/>
          </w:r>
          <w:ins w:id="626" w:author="hari prasath" w:date="2020-07-17T09:42:00Z">
            <w:r w:rsidRPr="00CC6CF4">
              <w:rPr>
                <w:rFonts w:ascii="Calibri Light" w:hAnsi="Calibri Light" w:cs="Calibri Light"/>
                <w:noProof/>
                <w:webHidden/>
                <w:rPrChange w:id="627" w:author="hari prasath" w:date="2020-07-17T09:43:00Z">
                  <w:rPr>
                    <w:noProof/>
                    <w:webHidden/>
                  </w:rPr>
                </w:rPrChange>
              </w:rPr>
              <w:t>21</w:t>
            </w:r>
            <w:r w:rsidRPr="00CC6CF4">
              <w:rPr>
                <w:rFonts w:ascii="Calibri Light" w:hAnsi="Calibri Light" w:cs="Calibri Light"/>
                <w:noProof/>
                <w:webHidden/>
                <w:rPrChange w:id="628" w:author="hari prasath" w:date="2020-07-17T09:43:00Z">
                  <w:rPr>
                    <w:noProof/>
                    <w:webHidden/>
                  </w:rPr>
                </w:rPrChange>
              </w:rPr>
              <w:fldChar w:fldCharType="end"/>
            </w:r>
            <w:r w:rsidRPr="00CC6CF4">
              <w:rPr>
                <w:rStyle w:val="Hyperlink"/>
                <w:rFonts w:ascii="Calibri Light" w:hAnsi="Calibri Light" w:cs="Calibri Light"/>
                <w:noProof/>
                <w:rPrChange w:id="629" w:author="hari prasath" w:date="2020-07-17T09:43:00Z">
                  <w:rPr>
                    <w:rStyle w:val="Hyperlink"/>
                    <w:noProof/>
                  </w:rPr>
                </w:rPrChange>
              </w:rPr>
              <w:fldChar w:fldCharType="end"/>
            </w:r>
          </w:ins>
        </w:p>
        <w:p w14:paraId="70A2934B" w14:textId="2CB8FECD" w:rsidR="00CC6CF4" w:rsidRPr="00CC6CF4" w:rsidRDefault="00CC6CF4">
          <w:pPr>
            <w:pStyle w:val="TOC3"/>
            <w:rPr>
              <w:ins w:id="630" w:author="hari prasath" w:date="2020-07-17T09:42:00Z"/>
              <w:rFonts w:ascii="Calibri Light" w:eastAsiaTheme="minorEastAsia" w:hAnsi="Calibri Light" w:cs="Calibri Light"/>
              <w:noProof/>
              <w:szCs w:val="22"/>
              <w:lang w:val="en-IN" w:eastAsia="en-IN"/>
              <w:rPrChange w:id="631" w:author="hari prasath" w:date="2020-07-17T09:43:00Z">
                <w:rPr>
                  <w:ins w:id="632" w:author="hari prasath" w:date="2020-07-17T09:42:00Z"/>
                  <w:rFonts w:asciiTheme="minorHAnsi" w:eastAsiaTheme="minorEastAsia" w:hAnsiTheme="minorHAnsi" w:cstheme="minorBidi"/>
                  <w:noProof/>
                  <w:szCs w:val="22"/>
                  <w:lang w:val="en-IN" w:eastAsia="en-IN"/>
                </w:rPr>
              </w:rPrChange>
            </w:rPr>
          </w:pPr>
          <w:ins w:id="633" w:author="hari prasath" w:date="2020-07-17T09:42:00Z">
            <w:r w:rsidRPr="00CC6CF4">
              <w:rPr>
                <w:rStyle w:val="Hyperlink"/>
                <w:rFonts w:ascii="Calibri Light" w:hAnsi="Calibri Light" w:cs="Calibri Light"/>
                <w:noProof/>
                <w:rPrChange w:id="634" w:author="hari prasath" w:date="2020-07-17T09:43:00Z">
                  <w:rPr>
                    <w:rStyle w:val="Hyperlink"/>
                    <w:noProof/>
                  </w:rPr>
                </w:rPrChange>
              </w:rPr>
              <w:fldChar w:fldCharType="begin"/>
            </w:r>
            <w:r w:rsidRPr="00CC6CF4">
              <w:rPr>
                <w:rStyle w:val="Hyperlink"/>
                <w:rFonts w:ascii="Calibri Light" w:hAnsi="Calibri Light" w:cs="Calibri Light"/>
                <w:noProof/>
                <w:rPrChange w:id="635" w:author="hari prasath" w:date="2020-07-17T09:43:00Z">
                  <w:rPr>
                    <w:rStyle w:val="Hyperlink"/>
                    <w:noProof/>
                  </w:rPr>
                </w:rPrChange>
              </w:rPr>
              <w:instrText xml:space="preserve"> </w:instrText>
            </w:r>
            <w:r w:rsidRPr="00CC6CF4">
              <w:rPr>
                <w:rFonts w:ascii="Calibri Light" w:hAnsi="Calibri Light" w:cs="Calibri Light"/>
                <w:noProof/>
                <w:rPrChange w:id="636" w:author="hari prasath" w:date="2020-07-17T09:43:00Z">
                  <w:rPr>
                    <w:noProof/>
                  </w:rPr>
                </w:rPrChange>
              </w:rPr>
              <w:instrText>HYPERLINK \l "_Toc45871413"</w:instrText>
            </w:r>
            <w:r w:rsidRPr="00CC6CF4">
              <w:rPr>
                <w:rStyle w:val="Hyperlink"/>
                <w:rFonts w:ascii="Calibri Light" w:hAnsi="Calibri Light" w:cs="Calibri Light"/>
                <w:noProof/>
                <w:rPrChange w:id="637" w:author="hari prasath" w:date="2020-07-17T09:43:00Z">
                  <w:rPr>
                    <w:rStyle w:val="Hyperlink"/>
                    <w:noProof/>
                  </w:rPr>
                </w:rPrChange>
              </w:rPr>
              <w:instrText xml:space="preserve"> </w:instrText>
            </w:r>
            <w:r w:rsidRPr="00CC6CF4">
              <w:rPr>
                <w:rStyle w:val="Hyperlink"/>
                <w:rFonts w:ascii="Calibri Light" w:hAnsi="Calibri Light" w:cs="Calibri Light"/>
                <w:noProof/>
                <w:rPrChange w:id="638" w:author="hari prasath" w:date="2020-07-17T09:43:00Z">
                  <w:rPr>
                    <w:rStyle w:val="Hyperlink"/>
                    <w:noProof/>
                  </w:rPr>
                </w:rPrChange>
              </w:rPr>
              <w:fldChar w:fldCharType="separate"/>
            </w:r>
            <w:r w:rsidRPr="00CC6CF4">
              <w:rPr>
                <w:rStyle w:val="Hyperlink"/>
                <w:rFonts w:ascii="Calibri Light" w:hAnsi="Calibri Light" w:cs="Calibri Light"/>
                <w:noProof/>
                <w:rPrChange w:id="639" w:author="hari prasath" w:date="2020-07-17T09:43:00Z">
                  <w:rPr>
                    <w:rStyle w:val="Hyperlink"/>
                    <w:noProof/>
                  </w:rPr>
                </w:rPrChange>
              </w:rPr>
              <w:t>4.3.3</w:t>
            </w:r>
            <w:r w:rsidRPr="00CC6CF4">
              <w:rPr>
                <w:rFonts w:ascii="Calibri Light" w:eastAsiaTheme="minorEastAsia" w:hAnsi="Calibri Light" w:cs="Calibri Light"/>
                <w:noProof/>
                <w:szCs w:val="22"/>
                <w:lang w:val="en-IN" w:eastAsia="en-IN"/>
                <w:rPrChange w:id="640"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641" w:author="hari prasath" w:date="2020-07-17T09:43:00Z">
                  <w:rPr>
                    <w:rStyle w:val="Hyperlink"/>
                    <w:noProof/>
                  </w:rPr>
                </w:rPrChange>
              </w:rPr>
              <w:t>Communication with Hub</w:t>
            </w:r>
            <w:r w:rsidRPr="00CC6CF4">
              <w:rPr>
                <w:rFonts w:ascii="Calibri Light" w:hAnsi="Calibri Light" w:cs="Calibri Light"/>
                <w:noProof/>
                <w:webHidden/>
                <w:rPrChange w:id="642" w:author="hari prasath" w:date="2020-07-17T09:43:00Z">
                  <w:rPr>
                    <w:noProof/>
                    <w:webHidden/>
                  </w:rPr>
                </w:rPrChange>
              </w:rPr>
              <w:tab/>
            </w:r>
            <w:r w:rsidRPr="00CC6CF4">
              <w:rPr>
                <w:rFonts w:ascii="Calibri Light" w:hAnsi="Calibri Light" w:cs="Calibri Light"/>
                <w:noProof/>
                <w:webHidden/>
                <w:rPrChange w:id="643" w:author="hari prasath" w:date="2020-07-17T09:43:00Z">
                  <w:rPr>
                    <w:noProof/>
                    <w:webHidden/>
                  </w:rPr>
                </w:rPrChange>
              </w:rPr>
              <w:fldChar w:fldCharType="begin"/>
            </w:r>
            <w:r w:rsidRPr="00CC6CF4">
              <w:rPr>
                <w:rFonts w:ascii="Calibri Light" w:hAnsi="Calibri Light" w:cs="Calibri Light"/>
                <w:noProof/>
                <w:webHidden/>
                <w:rPrChange w:id="644" w:author="hari prasath" w:date="2020-07-17T09:43:00Z">
                  <w:rPr>
                    <w:noProof/>
                    <w:webHidden/>
                  </w:rPr>
                </w:rPrChange>
              </w:rPr>
              <w:instrText xml:space="preserve"> PAGEREF _Toc45871413 \h </w:instrText>
            </w:r>
          </w:ins>
          <w:r w:rsidRPr="00CC6CF4">
            <w:rPr>
              <w:rFonts w:ascii="Calibri Light" w:hAnsi="Calibri Light" w:cs="Calibri Light"/>
              <w:noProof/>
              <w:webHidden/>
              <w:rPrChange w:id="645"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646" w:author="hari prasath" w:date="2020-07-17T09:43:00Z">
                <w:rPr>
                  <w:noProof/>
                  <w:webHidden/>
                </w:rPr>
              </w:rPrChange>
            </w:rPr>
            <w:fldChar w:fldCharType="separate"/>
          </w:r>
          <w:ins w:id="647" w:author="hari prasath" w:date="2020-07-17T09:42:00Z">
            <w:r w:rsidRPr="00CC6CF4">
              <w:rPr>
                <w:rFonts w:ascii="Calibri Light" w:hAnsi="Calibri Light" w:cs="Calibri Light"/>
                <w:noProof/>
                <w:webHidden/>
                <w:rPrChange w:id="648" w:author="hari prasath" w:date="2020-07-17T09:43:00Z">
                  <w:rPr>
                    <w:noProof/>
                    <w:webHidden/>
                  </w:rPr>
                </w:rPrChange>
              </w:rPr>
              <w:t>22</w:t>
            </w:r>
            <w:r w:rsidRPr="00CC6CF4">
              <w:rPr>
                <w:rFonts w:ascii="Calibri Light" w:hAnsi="Calibri Light" w:cs="Calibri Light"/>
                <w:noProof/>
                <w:webHidden/>
                <w:rPrChange w:id="649" w:author="hari prasath" w:date="2020-07-17T09:43:00Z">
                  <w:rPr>
                    <w:noProof/>
                    <w:webHidden/>
                  </w:rPr>
                </w:rPrChange>
              </w:rPr>
              <w:fldChar w:fldCharType="end"/>
            </w:r>
            <w:r w:rsidRPr="00CC6CF4">
              <w:rPr>
                <w:rStyle w:val="Hyperlink"/>
                <w:rFonts w:ascii="Calibri Light" w:hAnsi="Calibri Light" w:cs="Calibri Light"/>
                <w:noProof/>
                <w:rPrChange w:id="650" w:author="hari prasath" w:date="2020-07-17T09:43:00Z">
                  <w:rPr>
                    <w:rStyle w:val="Hyperlink"/>
                    <w:noProof/>
                  </w:rPr>
                </w:rPrChange>
              </w:rPr>
              <w:fldChar w:fldCharType="end"/>
            </w:r>
          </w:ins>
        </w:p>
        <w:p w14:paraId="27F98641" w14:textId="2FBE8532" w:rsidR="00CC6CF4" w:rsidRPr="00CC6CF4" w:rsidRDefault="00CC6CF4">
          <w:pPr>
            <w:pStyle w:val="TOC3"/>
            <w:rPr>
              <w:ins w:id="651" w:author="hari prasath" w:date="2020-07-17T09:42:00Z"/>
              <w:rFonts w:ascii="Calibri Light" w:eastAsiaTheme="minorEastAsia" w:hAnsi="Calibri Light" w:cs="Calibri Light"/>
              <w:noProof/>
              <w:szCs w:val="22"/>
              <w:lang w:val="en-IN" w:eastAsia="en-IN"/>
              <w:rPrChange w:id="652" w:author="hari prasath" w:date="2020-07-17T09:43:00Z">
                <w:rPr>
                  <w:ins w:id="653" w:author="hari prasath" w:date="2020-07-17T09:42:00Z"/>
                  <w:rFonts w:asciiTheme="minorHAnsi" w:eastAsiaTheme="minorEastAsia" w:hAnsiTheme="minorHAnsi" w:cstheme="minorBidi"/>
                  <w:noProof/>
                  <w:szCs w:val="22"/>
                  <w:lang w:val="en-IN" w:eastAsia="en-IN"/>
                </w:rPr>
              </w:rPrChange>
            </w:rPr>
          </w:pPr>
          <w:ins w:id="654" w:author="hari prasath" w:date="2020-07-17T09:42:00Z">
            <w:r w:rsidRPr="00CC6CF4">
              <w:rPr>
                <w:rStyle w:val="Hyperlink"/>
                <w:rFonts w:ascii="Calibri Light" w:hAnsi="Calibri Light" w:cs="Calibri Light"/>
                <w:noProof/>
                <w:rPrChange w:id="655" w:author="hari prasath" w:date="2020-07-17T09:43:00Z">
                  <w:rPr>
                    <w:rStyle w:val="Hyperlink"/>
                    <w:noProof/>
                  </w:rPr>
                </w:rPrChange>
              </w:rPr>
              <w:fldChar w:fldCharType="begin"/>
            </w:r>
            <w:r w:rsidRPr="00CC6CF4">
              <w:rPr>
                <w:rStyle w:val="Hyperlink"/>
                <w:rFonts w:ascii="Calibri Light" w:hAnsi="Calibri Light" w:cs="Calibri Light"/>
                <w:noProof/>
                <w:rPrChange w:id="656" w:author="hari prasath" w:date="2020-07-17T09:43:00Z">
                  <w:rPr>
                    <w:rStyle w:val="Hyperlink"/>
                    <w:noProof/>
                  </w:rPr>
                </w:rPrChange>
              </w:rPr>
              <w:instrText xml:space="preserve"> </w:instrText>
            </w:r>
            <w:r w:rsidRPr="00CC6CF4">
              <w:rPr>
                <w:rFonts w:ascii="Calibri Light" w:hAnsi="Calibri Light" w:cs="Calibri Light"/>
                <w:noProof/>
                <w:rPrChange w:id="657" w:author="hari prasath" w:date="2020-07-17T09:43:00Z">
                  <w:rPr>
                    <w:noProof/>
                  </w:rPr>
                </w:rPrChange>
              </w:rPr>
              <w:instrText>HYPERLINK \l "_Toc45871414"</w:instrText>
            </w:r>
            <w:r w:rsidRPr="00CC6CF4">
              <w:rPr>
                <w:rStyle w:val="Hyperlink"/>
                <w:rFonts w:ascii="Calibri Light" w:hAnsi="Calibri Light" w:cs="Calibri Light"/>
                <w:noProof/>
                <w:rPrChange w:id="658" w:author="hari prasath" w:date="2020-07-17T09:43:00Z">
                  <w:rPr>
                    <w:rStyle w:val="Hyperlink"/>
                    <w:noProof/>
                  </w:rPr>
                </w:rPrChange>
              </w:rPr>
              <w:instrText xml:space="preserve"> </w:instrText>
            </w:r>
            <w:r w:rsidRPr="00CC6CF4">
              <w:rPr>
                <w:rStyle w:val="Hyperlink"/>
                <w:rFonts w:ascii="Calibri Light" w:hAnsi="Calibri Light" w:cs="Calibri Light"/>
                <w:noProof/>
                <w:rPrChange w:id="659" w:author="hari prasath" w:date="2020-07-17T09:43:00Z">
                  <w:rPr>
                    <w:rStyle w:val="Hyperlink"/>
                    <w:noProof/>
                  </w:rPr>
                </w:rPrChange>
              </w:rPr>
              <w:fldChar w:fldCharType="separate"/>
            </w:r>
            <w:r w:rsidRPr="00CC6CF4">
              <w:rPr>
                <w:rStyle w:val="Hyperlink"/>
                <w:rFonts w:ascii="Calibri Light" w:hAnsi="Calibri Light" w:cs="Calibri Light"/>
                <w:noProof/>
                <w:rPrChange w:id="660" w:author="hari prasath" w:date="2020-07-17T09:43:00Z">
                  <w:rPr>
                    <w:rStyle w:val="Hyperlink"/>
                    <w:noProof/>
                  </w:rPr>
                </w:rPrChange>
              </w:rPr>
              <w:t>4.3.4</w:t>
            </w:r>
            <w:r w:rsidRPr="00CC6CF4">
              <w:rPr>
                <w:rFonts w:ascii="Calibri Light" w:eastAsiaTheme="minorEastAsia" w:hAnsi="Calibri Light" w:cs="Calibri Light"/>
                <w:noProof/>
                <w:szCs w:val="22"/>
                <w:lang w:val="en-IN" w:eastAsia="en-IN"/>
                <w:rPrChange w:id="661"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662" w:author="hari prasath" w:date="2020-07-17T09:43:00Z">
                  <w:rPr>
                    <w:rStyle w:val="Hyperlink"/>
                    <w:noProof/>
                  </w:rPr>
                </w:rPrChange>
              </w:rPr>
              <w:t>Communication with Light using Zigbee</w:t>
            </w:r>
            <w:r w:rsidRPr="00CC6CF4">
              <w:rPr>
                <w:rFonts w:ascii="Calibri Light" w:hAnsi="Calibri Light" w:cs="Calibri Light"/>
                <w:noProof/>
                <w:webHidden/>
                <w:rPrChange w:id="663" w:author="hari prasath" w:date="2020-07-17T09:43:00Z">
                  <w:rPr>
                    <w:noProof/>
                    <w:webHidden/>
                  </w:rPr>
                </w:rPrChange>
              </w:rPr>
              <w:tab/>
            </w:r>
            <w:r w:rsidRPr="00CC6CF4">
              <w:rPr>
                <w:rFonts w:ascii="Calibri Light" w:hAnsi="Calibri Light" w:cs="Calibri Light"/>
                <w:noProof/>
                <w:webHidden/>
                <w:rPrChange w:id="664" w:author="hari prasath" w:date="2020-07-17T09:43:00Z">
                  <w:rPr>
                    <w:noProof/>
                    <w:webHidden/>
                  </w:rPr>
                </w:rPrChange>
              </w:rPr>
              <w:fldChar w:fldCharType="begin"/>
            </w:r>
            <w:r w:rsidRPr="00CC6CF4">
              <w:rPr>
                <w:rFonts w:ascii="Calibri Light" w:hAnsi="Calibri Light" w:cs="Calibri Light"/>
                <w:noProof/>
                <w:webHidden/>
                <w:rPrChange w:id="665" w:author="hari prasath" w:date="2020-07-17T09:43:00Z">
                  <w:rPr>
                    <w:noProof/>
                    <w:webHidden/>
                  </w:rPr>
                </w:rPrChange>
              </w:rPr>
              <w:instrText xml:space="preserve"> PAGEREF _Toc45871414 \h </w:instrText>
            </w:r>
          </w:ins>
          <w:r w:rsidRPr="00CC6CF4">
            <w:rPr>
              <w:rFonts w:ascii="Calibri Light" w:hAnsi="Calibri Light" w:cs="Calibri Light"/>
              <w:noProof/>
              <w:webHidden/>
              <w:rPrChange w:id="666"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667" w:author="hari prasath" w:date="2020-07-17T09:43:00Z">
                <w:rPr>
                  <w:noProof/>
                  <w:webHidden/>
                </w:rPr>
              </w:rPrChange>
            </w:rPr>
            <w:fldChar w:fldCharType="separate"/>
          </w:r>
          <w:ins w:id="668" w:author="hari prasath" w:date="2020-07-17T09:42:00Z">
            <w:r w:rsidRPr="00CC6CF4">
              <w:rPr>
                <w:rFonts w:ascii="Calibri Light" w:hAnsi="Calibri Light" w:cs="Calibri Light"/>
                <w:noProof/>
                <w:webHidden/>
                <w:rPrChange w:id="669" w:author="hari prasath" w:date="2020-07-17T09:43:00Z">
                  <w:rPr>
                    <w:noProof/>
                    <w:webHidden/>
                  </w:rPr>
                </w:rPrChange>
              </w:rPr>
              <w:t>27</w:t>
            </w:r>
            <w:r w:rsidRPr="00CC6CF4">
              <w:rPr>
                <w:rFonts w:ascii="Calibri Light" w:hAnsi="Calibri Light" w:cs="Calibri Light"/>
                <w:noProof/>
                <w:webHidden/>
                <w:rPrChange w:id="670" w:author="hari prasath" w:date="2020-07-17T09:43:00Z">
                  <w:rPr>
                    <w:noProof/>
                    <w:webHidden/>
                  </w:rPr>
                </w:rPrChange>
              </w:rPr>
              <w:fldChar w:fldCharType="end"/>
            </w:r>
            <w:r w:rsidRPr="00CC6CF4">
              <w:rPr>
                <w:rStyle w:val="Hyperlink"/>
                <w:rFonts w:ascii="Calibri Light" w:hAnsi="Calibri Light" w:cs="Calibri Light"/>
                <w:noProof/>
                <w:rPrChange w:id="671" w:author="hari prasath" w:date="2020-07-17T09:43:00Z">
                  <w:rPr>
                    <w:rStyle w:val="Hyperlink"/>
                    <w:noProof/>
                  </w:rPr>
                </w:rPrChange>
              </w:rPr>
              <w:fldChar w:fldCharType="end"/>
            </w:r>
          </w:ins>
        </w:p>
        <w:p w14:paraId="2AA03592" w14:textId="7EC59F8E" w:rsidR="00CC6CF4" w:rsidRPr="00CC6CF4" w:rsidRDefault="00CC6CF4">
          <w:pPr>
            <w:pStyle w:val="TOC3"/>
            <w:rPr>
              <w:ins w:id="672" w:author="hari prasath" w:date="2020-07-17T09:42:00Z"/>
              <w:rFonts w:ascii="Calibri Light" w:eastAsiaTheme="minorEastAsia" w:hAnsi="Calibri Light" w:cs="Calibri Light"/>
              <w:noProof/>
              <w:szCs w:val="22"/>
              <w:lang w:val="en-IN" w:eastAsia="en-IN"/>
              <w:rPrChange w:id="673" w:author="hari prasath" w:date="2020-07-17T09:43:00Z">
                <w:rPr>
                  <w:ins w:id="674" w:author="hari prasath" w:date="2020-07-17T09:42:00Z"/>
                  <w:rFonts w:asciiTheme="minorHAnsi" w:eastAsiaTheme="minorEastAsia" w:hAnsiTheme="minorHAnsi" w:cstheme="minorBidi"/>
                  <w:noProof/>
                  <w:szCs w:val="22"/>
                  <w:lang w:val="en-IN" w:eastAsia="en-IN"/>
                </w:rPr>
              </w:rPrChange>
            </w:rPr>
          </w:pPr>
          <w:ins w:id="675" w:author="hari prasath" w:date="2020-07-17T09:42:00Z">
            <w:r w:rsidRPr="00CC6CF4">
              <w:rPr>
                <w:rStyle w:val="Hyperlink"/>
                <w:rFonts w:ascii="Calibri Light" w:hAnsi="Calibri Light" w:cs="Calibri Light"/>
                <w:noProof/>
                <w:rPrChange w:id="676" w:author="hari prasath" w:date="2020-07-17T09:43:00Z">
                  <w:rPr>
                    <w:rStyle w:val="Hyperlink"/>
                    <w:noProof/>
                  </w:rPr>
                </w:rPrChange>
              </w:rPr>
              <w:lastRenderedPageBreak/>
              <w:fldChar w:fldCharType="begin"/>
            </w:r>
            <w:r w:rsidRPr="00CC6CF4">
              <w:rPr>
                <w:rStyle w:val="Hyperlink"/>
                <w:rFonts w:ascii="Calibri Light" w:hAnsi="Calibri Light" w:cs="Calibri Light"/>
                <w:noProof/>
                <w:rPrChange w:id="677" w:author="hari prasath" w:date="2020-07-17T09:43:00Z">
                  <w:rPr>
                    <w:rStyle w:val="Hyperlink"/>
                    <w:noProof/>
                  </w:rPr>
                </w:rPrChange>
              </w:rPr>
              <w:instrText xml:space="preserve"> </w:instrText>
            </w:r>
            <w:r w:rsidRPr="00CC6CF4">
              <w:rPr>
                <w:rFonts w:ascii="Calibri Light" w:hAnsi="Calibri Light" w:cs="Calibri Light"/>
                <w:noProof/>
                <w:rPrChange w:id="678" w:author="hari prasath" w:date="2020-07-17T09:43:00Z">
                  <w:rPr>
                    <w:noProof/>
                  </w:rPr>
                </w:rPrChange>
              </w:rPr>
              <w:instrText>HYPERLINK \l "_Toc45871415"</w:instrText>
            </w:r>
            <w:r w:rsidRPr="00CC6CF4">
              <w:rPr>
                <w:rStyle w:val="Hyperlink"/>
                <w:rFonts w:ascii="Calibri Light" w:hAnsi="Calibri Light" w:cs="Calibri Light"/>
                <w:noProof/>
                <w:rPrChange w:id="679" w:author="hari prasath" w:date="2020-07-17T09:43:00Z">
                  <w:rPr>
                    <w:rStyle w:val="Hyperlink"/>
                    <w:noProof/>
                  </w:rPr>
                </w:rPrChange>
              </w:rPr>
              <w:instrText xml:space="preserve"> </w:instrText>
            </w:r>
            <w:r w:rsidRPr="00CC6CF4">
              <w:rPr>
                <w:rStyle w:val="Hyperlink"/>
                <w:rFonts w:ascii="Calibri Light" w:hAnsi="Calibri Light" w:cs="Calibri Light"/>
                <w:noProof/>
                <w:rPrChange w:id="680" w:author="hari prasath" w:date="2020-07-17T09:43:00Z">
                  <w:rPr>
                    <w:rStyle w:val="Hyperlink"/>
                    <w:noProof/>
                  </w:rPr>
                </w:rPrChange>
              </w:rPr>
              <w:fldChar w:fldCharType="separate"/>
            </w:r>
            <w:r w:rsidRPr="00CC6CF4">
              <w:rPr>
                <w:rStyle w:val="Hyperlink"/>
                <w:rFonts w:ascii="Calibri Light" w:hAnsi="Calibri Light" w:cs="Calibri Light"/>
                <w:noProof/>
                <w:rPrChange w:id="681" w:author="hari prasath" w:date="2020-07-17T09:43:00Z">
                  <w:rPr>
                    <w:rStyle w:val="Hyperlink"/>
                    <w:noProof/>
                  </w:rPr>
                </w:rPrChange>
              </w:rPr>
              <w:t>4.3.5</w:t>
            </w:r>
            <w:r w:rsidRPr="00CC6CF4">
              <w:rPr>
                <w:rFonts w:ascii="Calibri Light" w:eastAsiaTheme="minorEastAsia" w:hAnsi="Calibri Light" w:cs="Calibri Light"/>
                <w:noProof/>
                <w:szCs w:val="22"/>
                <w:lang w:val="en-IN" w:eastAsia="en-IN"/>
                <w:rPrChange w:id="682" w:author="hari prasath" w:date="2020-07-17T09:43:00Z">
                  <w:rPr>
                    <w:rFonts w:asciiTheme="minorHAnsi" w:eastAsiaTheme="minorEastAsia" w:hAnsiTheme="minorHAnsi" w:cstheme="minorBidi"/>
                    <w:noProof/>
                    <w:szCs w:val="22"/>
                    <w:lang w:val="en-IN" w:eastAsia="en-IN"/>
                  </w:rPr>
                </w:rPrChange>
              </w:rPr>
              <w:tab/>
            </w:r>
            <w:r w:rsidRPr="00CC6CF4">
              <w:rPr>
                <w:rStyle w:val="Hyperlink"/>
                <w:rFonts w:ascii="Calibri Light" w:hAnsi="Calibri Light" w:cs="Calibri Light"/>
                <w:noProof/>
                <w:rPrChange w:id="683" w:author="hari prasath" w:date="2020-07-17T09:43:00Z">
                  <w:rPr>
                    <w:rStyle w:val="Hyperlink"/>
                    <w:noProof/>
                  </w:rPr>
                </w:rPrChange>
              </w:rPr>
              <w:t>Amenos - Kinisi Communication</w:t>
            </w:r>
            <w:r w:rsidRPr="00CC6CF4">
              <w:rPr>
                <w:rFonts w:ascii="Calibri Light" w:hAnsi="Calibri Light" w:cs="Calibri Light"/>
                <w:noProof/>
                <w:webHidden/>
                <w:rPrChange w:id="684" w:author="hari prasath" w:date="2020-07-17T09:43:00Z">
                  <w:rPr>
                    <w:noProof/>
                    <w:webHidden/>
                  </w:rPr>
                </w:rPrChange>
              </w:rPr>
              <w:tab/>
            </w:r>
            <w:r w:rsidRPr="00CC6CF4">
              <w:rPr>
                <w:rFonts w:ascii="Calibri Light" w:hAnsi="Calibri Light" w:cs="Calibri Light"/>
                <w:noProof/>
                <w:webHidden/>
                <w:rPrChange w:id="685" w:author="hari prasath" w:date="2020-07-17T09:43:00Z">
                  <w:rPr>
                    <w:noProof/>
                    <w:webHidden/>
                  </w:rPr>
                </w:rPrChange>
              </w:rPr>
              <w:fldChar w:fldCharType="begin"/>
            </w:r>
            <w:r w:rsidRPr="00CC6CF4">
              <w:rPr>
                <w:rFonts w:ascii="Calibri Light" w:hAnsi="Calibri Light" w:cs="Calibri Light"/>
                <w:noProof/>
                <w:webHidden/>
                <w:rPrChange w:id="686" w:author="hari prasath" w:date="2020-07-17T09:43:00Z">
                  <w:rPr>
                    <w:noProof/>
                    <w:webHidden/>
                  </w:rPr>
                </w:rPrChange>
              </w:rPr>
              <w:instrText xml:space="preserve"> PAGEREF _Toc45871415 \h </w:instrText>
            </w:r>
          </w:ins>
          <w:r w:rsidRPr="00CC6CF4">
            <w:rPr>
              <w:rFonts w:ascii="Calibri Light" w:hAnsi="Calibri Light" w:cs="Calibri Light"/>
              <w:noProof/>
              <w:webHidden/>
              <w:rPrChange w:id="687"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688" w:author="hari prasath" w:date="2020-07-17T09:43:00Z">
                <w:rPr>
                  <w:noProof/>
                  <w:webHidden/>
                </w:rPr>
              </w:rPrChange>
            </w:rPr>
            <w:fldChar w:fldCharType="separate"/>
          </w:r>
          <w:ins w:id="689" w:author="hari prasath" w:date="2020-07-17T09:42:00Z">
            <w:r w:rsidRPr="00CC6CF4">
              <w:rPr>
                <w:rFonts w:ascii="Calibri Light" w:hAnsi="Calibri Light" w:cs="Calibri Light"/>
                <w:noProof/>
                <w:webHidden/>
                <w:rPrChange w:id="690" w:author="hari prasath" w:date="2020-07-17T09:43:00Z">
                  <w:rPr>
                    <w:noProof/>
                    <w:webHidden/>
                  </w:rPr>
                </w:rPrChange>
              </w:rPr>
              <w:t>29</w:t>
            </w:r>
            <w:r w:rsidRPr="00CC6CF4">
              <w:rPr>
                <w:rFonts w:ascii="Calibri Light" w:hAnsi="Calibri Light" w:cs="Calibri Light"/>
                <w:noProof/>
                <w:webHidden/>
                <w:rPrChange w:id="691" w:author="hari prasath" w:date="2020-07-17T09:43:00Z">
                  <w:rPr>
                    <w:noProof/>
                    <w:webHidden/>
                  </w:rPr>
                </w:rPrChange>
              </w:rPr>
              <w:fldChar w:fldCharType="end"/>
            </w:r>
            <w:r w:rsidRPr="00CC6CF4">
              <w:rPr>
                <w:rStyle w:val="Hyperlink"/>
                <w:rFonts w:ascii="Calibri Light" w:hAnsi="Calibri Light" w:cs="Calibri Light"/>
                <w:noProof/>
                <w:rPrChange w:id="692" w:author="hari prasath" w:date="2020-07-17T09:43:00Z">
                  <w:rPr>
                    <w:rStyle w:val="Hyperlink"/>
                    <w:noProof/>
                  </w:rPr>
                </w:rPrChange>
              </w:rPr>
              <w:fldChar w:fldCharType="end"/>
            </w:r>
          </w:ins>
        </w:p>
        <w:p w14:paraId="5F33E03A" w14:textId="7C9C3097" w:rsidR="00CC6CF4" w:rsidRPr="00CC6CF4" w:rsidRDefault="00CC6CF4">
          <w:pPr>
            <w:pStyle w:val="TOC1"/>
            <w:rPr>
              <w:ins w:id="693" w:author="hari prasath" w:date="2020-07-17T09:42:00Z"/>
              <w:rFonts w:ascii="Calibri Light" w:eastAsiaTheme="minorEastAsia" w:hAnsi="Calibri Light" w:cs="Calibri Light"/>
              <w:b w:val="0"/>
              <w:noProof/>
              <w:sz w:val="22"/>
              <w:szCs w:val="22"/>
              <w:lang w:val="en-IN" w:eastAsia="en-IN"/>
              <w:rPrChange w:id="694" w:author="hari prasath" w:date="2020-07-17T09:43:00Z">
                <w:rPr>
                  <w:ins w:id="695" w:author="hari prasath" w:date="2020-07-17T09:42:00Z"/>
                  <w:rFonts w:asciiTheme="minorHAnsi" w:eastAsiaTheme="minorEastAsia" w:hAnsiTheme="minorHAnsi" w:cstheme="minorBidi"/>
                  <w:b w:val="0"/>
                  <w:noProof/>
                  <w:sz w:val="22"/>
                  <w:szCs w:val="22"/>
                  <w:lang w:val="en-IN" w:eastAsia="en-IN"/>
                </w:rPr>
              </w:rPrChange>
            </w:rPr>
          </w:pPr>
          <w:ins w:id="696" w:author="hari prasath" w:date="2020-07-17T09:42:00Z">
            <w:r w:rsidRPr="00CC6CF4">
              <w:rPr>
                <w:rStyle w:val="Hyperlink"/>
                <w:rFonts w:ascii="Calibri Light" w:hAnsi="Calibri Light" w:cs="Calibri Light"/>
                <w:noProof/>
                <w:rPrChange w:id="697" w:author="hari prasath" w:date="2020-07-17T09:43:00Z">
                  <w:rPr>
                    <w:rStyle w:val="Hyperlink"/>
                    <w:noProof/>
                  </w:rPr>
                </w:rPrChange>
              </w:rPr>
              <w:fldChar w:fldCharType="begin"/>
            </w:r>
            <w:r w:rsidRPr="00CC6CF4">
              <w:rPr>
                <w:rStyle w:val="Hyperlink"/>
                <w:rFonts w:ascii="Calibri Light" w:hAnsi="Calibri Light" w:cs="Calibri Light"/>
                <w:noProof/>
                <w:rPrChange w:id="698" w:author="hari prasath" w:date="2020-07-17T09:43:00Z">
                  <w:rPr>
                    <w:rStyle w:val="Hyperlink"/>
                    <w:noProof/>
                  </w:rPr>
                </w:rPrChange>
              </w:rPr>
              <w:instrText xml:space="preserve"> </w:instrText>
            </w:r>
            <w:r w:rsidRPr="00CC6CF4">
              <w:rPr>
                <w:rFonts w:ascii="Calibri Light" w:hAnsi="Calibri Light" w:cs="Calibri Light"/>
                <w:noProof/>
                <w:rPrChange w:id="699" w:author="hari prasath" w:date="2020-07-17T09:43:00Z">
                  <w:rPr>
                    <w:noProof/>
                  </w:rPr>
                </w:rPrChange>
              </w:rPr>
              <w:instrText>HYPERLINK \l "_Toc45871416"</w:instrText>
            </w:r>
            <w:r w:rsidRPr="00CC6CF4">
              <w:rPr>
                <w:rStyle w:val="Hyperlink"/>
                <w:rFonts w:ascii="Calibri Light" w:hAnsi="Calibri Light" w:cs="Calibri Light"/>
                <w:noProof/>
                <w:rPrChange w:id="700" w:author="hari prasath" w:date="2020-07-17T09:43:00Z">
                  <w:rPr>
                    <w:rStyle w:val="Hyperlink"/>
                    <w:noProof/>
                  </w:rPr>
                </w:rPrChange>
              </w:rPr>
              <w:instrText xml:space="preserve"> </w:instrText>
            </w:r>
            <w:r w:rsidRPr="00CC6CF4">
              <w:rPr>
                <w:rStyle w:val="Hyperlink"/>
                <w:rFonts w:ascii="Calibri Light" w:hAnsi="Calibri Light" w:cs="Calibri Light"/>
                <w:noProof/>
                <w:rPrChange w:id="701" w:author="hari prasath" w:date="2020-07-17T09:43:00Z">
                  <w:rPr>
                    <w:rStyle w:val="Hyperlink"/>
                    <w:noProof/>
                  </w:rPr>
                </w:rPrChange>
              </w:rPr>
              <w:fldChar w:fldCharType="separate"/>
            </w:r>
            <w:r w:rsidRPr="00CC6CF4">
              <w:rPr>
                <w:rStyle w:val="Hyperlink"/>
                <w:rFonts w:ascii="Calibri Light" w:hAnsi="Calibri Light" w:cs="Calibri Light"/>
                <w:noProof/>
                <w:rPrChange w:id="702" w:author="hari prasath" w:date="2020-07-17T09:43:00Z">
                  <w:rPr>
                    <w:rStyle w:val="Hyperlink"/>
                    <w:noProof/>
                  </w:rPr>
                </w:rPrChange>
              </w:rPr>
              <w:t>5.</w:t>
            </w:r>
            <w:r w:rsidRPr="00CC6CF4">
              <w:rPr>
                <w:rFonts w:ascii="Calibri Light" w:eastAsiaTheme="minorEastAsia" w:hAnsi="Calibri Light" w:cs="Calibri Light"/>
                <w:b w:val="0"/>
                <w:noProof/>
                <w:sz w:val="22"/>
                <w:szCs w:val="22"/>
                <w:lang w:val="en-IN" w:eastAsia="en-IN"/>
                <w:rPrChange w:id="703" w:author="hari prasath" w:date="2020-07-17T09:43:00Z">
                  <w:rPr>
                    <w:rFonts w:asciiTheme="minorHAnsi" w:eastAsiaTheme="minorEastAsia" w:hAnsiTheme="minorHAnsi" w:cstheme="minorBidi"/>
                    <w:b w:val="0"/>
                    <w:noProof/>
                    <w:sz w:val="22"/>
                    <w:szCs w:val="22"/>
                    <w:lang w:val="en-IN" w:eastAsia="en-IN"/>
                  </w:rPr>
                </w:rPrChange>
              </w:rPr>
              <w:tab/>
            </w:r>
            <w:r w:rsidRPr="00CC6CF4">
              <w:rPr>
                <w:rStyle w:val="Hyperlink"/>
                <w:rFonts w:ascii="Calibri Light" w:hAnsi="Calibri Light" w:cs="Calibri Light"/>
                <w:noProof/>
                <w:rPrChange w:id="704" w:author="hari prasath" w:date="2020-07-17T09:43:00Z">
                  <w:rPr>
                    <w:rStyle w:val="Hyperlink"/>
                    <w:noProof/>
                  </w:rPr>
                </w:rPrChange>
              </w:rPr>
              <w:t>Appendix A – Overall software design flow</w:t>
            </w:r>
            <w:r w:rsidRPr="00CC6CF4">
              <w:rPr>
                <w:rFonts w:ascii="Calibri Light" w:hAnsi="Calibri Light" w:cs="Calibri Light"/>
                <w:noProof/>
                <w:webHidden/>
                <w:rPrChange w:id="705" w:author="hari prasath" w:date="2020-07-17T09:43:00Z">
                  <w:rPr>
                    <w:noProof/>
                    <w:webHidden/>
                  </w:rPr>
                </w:rPrChange>
              </w:rPr>
              <w:tab/>
            </w:r>
            <w:r w:rsidRPr="00CC6CF4">
              <w:rPr>
                <w:rFonts w:ascii="Calibri Light" w:hAnsi="Calibri Light" w:cs="Calibri Light"/>
                <w:noProof/>
                <w:webHidden/>
                <w:rPrChange w:id="706" w:author="hari prasath" w:date="2020-07-17T09:43:00Z">
                  <w:rPr>
                    <w:noProof/>
                    <w:webHidden/>
                  </w:rPr>
                </w:rPrChange>
              </w:rPr>
              <w:fldChar w:fldCharType="begin"/>
            </w:r>
            <w:r w:rsidRPr="00CC6CF4">
              <w:rPr>
                <w:rFonts w:ascii="Calibri Light" w:hAnsi="Calibri Light" w:cs="Calibri Light"/>
                <w:noProof/>
                <w:webHidden/>
                <w:rPrChange w:id="707" w:author="hari prasath" w:date="2020-07-17T09:43:00Z">
                  <w:rPr>
                    <w:noProof/>
                    <w:webHidden/>
                  </w:rPr>
                </w:rPrChange>
              </w:rPr>
              <w:instrText xml:space="preserve"> PAGEREF _Toc45871416 \h </w:instrText>
            </w:r>
          </w:ins>
          <w:r w:rsidRPr="00CC6CF4">
            <w:rPr>
              <w:rFonts w:ascii="Calibri Light" w:hAnsi="Calibri Light" w:cs="Calibri Light"/>
              <w:noProof/>
              <w:webHidden/>
              <w:rPrChange w:id="708" w:author="hari prasath" w:date="2020-07-17T09:43:00Z">
                <w:rPr>
                  <w:rFonts w:ascii="Calibri Light" w:hAnsi="Calibri Light" w:cs="Calibri Light"/>
                  <w:noProof/>
                  <w:webHidden/>
                </w:rPr>
              </w:rPrChange>
            </w:rPr>
          </w:r>
          <w:r w:rsidRPr="00CC6CF4">
            <w:rPr>
              <w:rFonts w:ascii="Calibri Light" w:hAnsi="Calibri Light" w:cs="Calibri Light"/>
              <w:noProof/>
              <w:webHidden/>
              <w:rPrChange w:id="709" w:author="hari prasath" w:date="2020-07-17T09:43:00Z">
                <w:rPr>
                  <w:noProof/>
                  <w:webHidden/>
                </w:rPr>
              </w:rPrChange>
            </w:rPr>
            <w:fldChar w:fldCharType="separate"/>
          </w:r>
          <w:ins w:id="710" w:author="hari prasath" w:date="2020-07-17T09:42:00Z">
            <w:r w:rsidRPr="00CC6CF4">
              <w:rPr>
                <w:rFonts w:ascii="Calibri Light" w:hAnsi="Calibri Light" w:cs="Calibri Light"/>
                <w:noProof/>
                <w:webHidden/>
                <w:rPrChange w:id="711" w:author="hari prasath" w:date="2020-07-17T09:43:00Z">
                  <w:rPr>
                    <w:noProof/>
                    <w:webHidden/>
                  </w:rPr>
                </w:rPrChange>
              </w:rPr>
              <w:t>34</w:t>
            </w:r>
            <w:r w:rsidRPr="00CC6CF4">
              <w:rPr>
                <w:rFonts w:ascii="Calibri Light" w:hAnsi="Calibri Light" w:cs="Calibri Light"/>
                <w:noProof/>
                <w:webHidden/>
                <w:rPrChange w:id="712" w:author="hari prasath" w:date="2020-07-17T09:43:00Z">
                  <w:rPr>
                    <w:noProof/>
                    <w:webHidden/>
                  </w:rPr>
                </w:rPrChange>
              </w:rPr>
              <w:fldChar w:fldCharType="end"/>
            </w:r>
            <w:r w:rsidRPr="00CC6CF4">
              <w:rPr>
                <w:rStyle w:val="Hyperlink"/>
                <w:rFonts w:ascii="Calibri Light" w:hAnsi="Calibri Light" w:cs="Calibri Light"/>
                <w:noProof/>
                <w:rPrChange w:id="713" w:author="hari prasath" w:date="2020-07-17T09:43:00Z">
                  <w:rPr>
                    <w:rStyle w:val="Hyperlink"/>
                    <w:noProof/>
                  </w:rPr>
                </w:rPrChange>
              </w:rPr>
              <w:fldChar w:fldCharType="end"/>
            </w:r>
          </w:ins>
        </w:p>
        <w:p w14:paraId="118DB2C4" w14:textId="339CC4CA" w:rsidR="009542F2" w:rsidRPr="00CC6CF4" w:rsidDel="00CC6CF4" w:rsidRDefault="00F43DF2">
          <w:pPr>
            <w:pStyle w:val="TOC1"/>
            <w:rPr>
              <w:del w:id="714" w:author="hari prasath" w:date="2020-07-17T09:42:00Z"/>
              <w:rFonts w:ascii="Calibri Light" w:eastAsiaTheme="minorEastAsia" w:hAnsi="Calibri Light" w:cs="Calibri Light"/>
              <w:b w:val="0"/>
              <w:noProof/>
              <w:sz w:val="22"/>
              <w:szCs w:val="22"/>
              <w:lang w:val="en-IN" w:eastAsia="en-IN"/>
            </w:rPr>
          </w:pPr>
          <w:del w:id="715" w:author="hari prasath" w:date="2020-07-17T09:42:00Z">
            <w:r w:rsidRPr="00CC6CF4" w:rsidDel="00CC6CF4">
              <w:rPr>
                <w:rFonts w:ascii="Calibri Light" w:hAnsi="Calibri Light" w:cs="Calibri Light"/>
                <w:noProof/>
                <w:rPrChange w:id="716" w:author="hari prasath" w:date="2020-07-17T09:43:00Z">
                  <w:rPr>
                    <w:noProof/>
                  </w:rPr>
                </w:rPrChange>
              </w:rPr>
              <w:fldChar w:fldCharType="begin"/>
            </w:r>
            <w:r w:rsidRPr="00CC6CF4" w:rsidDel="00CC6CF4">
              <w:rPr>
                <w:rFonts w:ascii="Calibri Light" w:hAnsi="Calibri Light" w:cs="Calibri Light"/>
                <w:noProof/>
                <w:rPrChange w:id="717" w:author="hari prasath" w:date="2020-07-17T09:43:00Z">
                  <w:rPr>
                    <w:noProof/>
                  </w:rPr>
                </w:rPrChange>
              </w:rPr>
              <w:delInstrText xml:space="preserve"> HYPERLINK \l "_Toc45813068" </w:delInstrText>
            </w:r>
            <w:r w:rsidRPr="00CC6CF4" w:rsidDel="00CC6CF4">
              <w:rPr>
                <w:rFonts w:ascii="Calibri Light" w:hAnsi="Calibri Light" w:cs="Calibri Light"/>
                <w:noProof/>
                <w:rPrChange w:id="718" w:author="hari prasath" w:date="2020-07-17T09:43:00Z">
                  <w:rPr>
                    <w:rFonts w:ascii="Calibri Light" w:hAnsi="Calibri Light" w:cs="Calibri Light"/>
                    <w:noProof/>
                  </w:rPr>
                </w:rPrChange>
              </w:rPr>
              <w:fldChar w:fldCharType="separate"/>
            </w:r>
          </w:del>
          <w:ins w:id="719" w:author="hari prasath" w:date="2020-07-17T09:42:00Z">
            <w:r w:rsidR="00CC6CF4" w:rsidRPr="00CC6CF4">
              <w:rPr>
                <w:rFonts w:ascii="Calibri Light" w:hAnsi="Calibri Light" w:cs="Calibri Light"/>
                <w:b w:val="0"/>
                <w:bCs/>
                <w:noProof/>
                <w:rPrChange w:id="720" w:author="hari prasath" w:date="2020-07-17T09:43:00Z">
                  <w:rPr>
                    <w:b w:val="0"/>
                    <w:bCs/>
                    <w:noProof/>
                  </w:rPr>
                </w:rPrChange>
              </w:rPr>
              <w:t>Error! Hyperlink reference not valid.</w:t>
            </w:r>
          </w:ins>
          <w:del w:id="721" w:author="hari prasath" w:date="2020-07-17T09:42:00Z">
            <w:r w:rsidR="009542F2" w:rsidRPr="00CC6CF4" w:rsidDel="00CC6CF4">
              <w:rPr>
                <w:rStyle w:val="Hyperlink"/>
                <w:rFonts w:ascii="Calibri Light" w:hAnsi="Calibri Light" w:cs="Calibri Light"/>
                <w:b w:val="0"/>
                <w:noProof/>
              </w:rPr>
              <w:delText>1.</w:delText>
            </w:r>
            <w:r w:rsidR="009542F2" w:rsidRPr="00CC6CF4" w:rsidDel="00CC6CF4">
              <w:rPr>
                <w:rFonts w:ascii="Calibri Light" w:eastAsiaTheme="minorEastAsia" w:hAnsi="Calibri Light" w:cs="Calibri Light"/>
                <w:noProof/>
                <w:sz w:val="22"/>
                <w:szCs w:val="22"/>
                <w:lang w:val="en-IN" w:eastAsia="en-IN"/>
              </w:rPr>
              <w:tab/>
            </w:r>
            <w:r w:rsidR="009542F2" w:rsidRPr="00CC6CF4" w:rsidDel="00CC6CF4">
              <w:rPr>
                <w:rStyle w:val="Hyperlink"/>
                <w:rFonts w:ascii="Calibri Light" w:hAnsi="Calibri Light" w:cs="Calibri Light"/>
                <w:b w:val="0"/>
                <w:noProof/>
              </w:rPr>
              <w:delText>Introduction</w:delText>
            </w:r>
            <w:r w:rsidR="009542F2" w:rsidRPr="00CC6CF4" w:rsidDel="00CC6CF4">
              <w:rPr>
                <w:rFonts w:ascii="Calibri Light" w:hAnsi="Calibri Light" w:cs="Calibri Light"/>
                <w:b w:val="0"/>
                <w:noProof/>
                <w:webHidden/>
              </w:rPr>
              <w:tab/>
            </w:r>
            <w:r w:rsidR="009542F2" w:rsidRPr="00CC6CF4" w:rsidDel="00CC6CF4">
              <w:rPr>
                <w:rFonts w:ascii="Calibri Light" w:hAnsi="Calibri Light" w:cs="Calibri Light"/>
                <w:noProof/>
                <w:webHidden/>
                <w:rPrChange w:id="722"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b w:val="0"/>
                <w:noProof/>
                <w:webHidden/>
              </w:rPr>
              <w:delInstrText xml:space="preserve"> PAGEREF _Toc45813068 \h </w:delInstrText>
            </w:r>
            <w:r w:rsidR="009542F2" w:rsidRPr="00CC6CF4" w:rsidDel="00CC6CF4">
              <w:rPr>
                <w:rFonts w:ascii="Calibri Light" w:hAnsi="Calibri Light" w:cs="Calibri Light"/>
                <w:noProof/>
                <w:webHidden/>
                <w:rPrChange w:id="723"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24"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b w:val="0"/>
                <w:noProof/>
                <w:webHidden/>
              </w:rPr>
              <w:delText>6</w:delText>
            </w:r>
            <w:r w:rsidR="009542F2" w:rsidRPr="00CC6CF4" w:rsidDel="00CC6CF4">
              <w:rPr>
                <w:rFonts w:ascii="Calibri Light" w:hAnsi="Calibri Light" w:cs="Calibri Light"/>
                <w:noProof/>
                <w:webHidden/>
                <w:rPrChange w:id="725"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26" w:author="hari prasath" w:date="2020-07-17T09:43:00Z">
                  <w:rPr>
                    <w:rFonts w:ascii="Calibri Light" w:hAnsi="Calibri Light" w:cs="Calibri Light"/>
                    <w:noProof/>
                  </w:rPr>
                </w:rPrChange>
              </w:rPr>
              <w:fldChar w:fldCharType="end"/>
            </w:r>
          </w:del>
        </w:p>
        <w:p w14:paraId="040FCC1E" w14:textId="5FC19C44" w:rsidR="009542F2" w:rsidRPr="00CC6CF4" w:rsidDel="00CC6CF4" w:rsidRDefault="00F43DF2">
          <w:pPr>
            <w:pStyle w:val="TOC1"/>
            <w:rPr>
              <w:del w:id="727" w:author="hari prasath" w:date="2020-07-17T09:42:00Z"/>
              <w:rFonts w:ascii="Calibri Light" w:eastAsiaTheme="minorEastAsia" w:hAnsi="Calibri Light" w:cs="Calibri Light"/>
              <w:b w:val="0"/>
              <w:noProof/>
              <w:sz w:val="22"/>
              <w:szCs w:val="22"/>
              <w:lang w:val="en-IN" w:eastAsia="en-IN"/>
            </w:rPr>
          </w:pPr>
          <w:del w:id="728" w:author="hari prasath" w:date="2020-07-17T09:42:00Z">
            <w:r w:rsidRPr="00CC6CF4" w:rsidDel="00CC6CF4">
              <w:rPr>
                <w:rFonts w:ascii="Calibri Light" w:hAnsi="Calibri Light" w:cs="Calibri Light"/>
                <w:noProof/>
                <w:rPrChange w:id="729" w:author="hari prasath" w:date="2020-07-17T09:43:00Z">
                  <w:rPr>
                    <w:noProof/>
                  </w:rPr>
                </w:rPrChange>
              </w:rPr>
              <w:fldChar w:fldCharType="begin"/>
            </w:r>
            <w:r w:rsidRPr="00CC6CF4" w:rsidDel="00CC6CF4">
              <w:rPr>
                <w:rFonts w:ascii="Calibri Light" w:hAnsi="Calibri Light" w:cs="Calibri Light"/>
                <w:noProof/>
                <w:rPrChange w:id="730" w:author="hari prasath" w:date="2020-07-17T09:43:00Z">
                  <w:rPr>
                    <w:noProof/>
                  </w:rPr>
                </w:rPrChange>
              </w:rPr>
              <w:delInstrText xml:space="preserve"> HYPERLINK \l "_Toc45813069" </w:delInstrText>
            </w:r>
            <w:r w:rsidRPr="00CC6CF4" w:rsidDel="00CC6CF4">
              <w:rPr>
                <w:rFonts w:ascii="Calibri Light" w:hAnsi="Calibri Light" w:cs="Calibri Light"/>
                <w:noProof/>
                <w:rPrChange w:id="731" w:author="hari prasath" w:date="2020-07-17T09:43:00Z">
                  <w:rPr>
                    <w:rFonts w:ascii="Calibri Light" w:hAnsi="Calibri Light" w:cs="Calibri Light"/>
                    <w:noProof/>
                  </w:rPr>
                </w:rPrChange>
              </w:rPr>
              <w:fldChar w:fldCharType="separate"/>
            </w:r>
          </w:del>
          <w:ins w:id="732" w:author="hari prasath" w:date="2020-07-17T09:42:00Z">
            <w:r w:rsidR="00CC6CF4" w:rsidRPr="00CC6CF4">
              <w:rPr>
                <w:rFonts w:ascii="Calibri Light" w:hAnsi="Calibri Light" w:cs="Calibri Light"/>
                <w:b w:val="0"/>
                <w:bCs/>
                <w:noProof/>
                <w:rPrChange w:id="733" w:author="hari prasath" w:date="2020-07-17T09:43:00Z">
                  <w:rPr>
                    <w:b w:val="0"/>
                    <w:bCs/>
                    <w:noProof/>
                  </w:rPr>
                </w:rPrChange>
              </w:rPr>
              <w:t>Error! Hyperlink reference not valid.</w:t>
            </w:r>
          </w:ins>
          <w:del w:id="734" w:author="hari prasath" w:date="2020-07-17T09:42:00Z">
            <w:r w:rsidR="009542F2" w:rsidRPr="00CC6CF4" w:rsidDel="00CC6CF4">
              <w:rPr>
                <w:rStyle w:val="Hyperlink"/>
                <w:rFonts w:ascii="Calibri Light" w:hAnsi="Calibri Light" w:cs="Calibri Light"/>
                <w:b w:val="0"/>
                <w:noProof/>
              </w:rPr>
              <w:delText>2.</w:delText>
            </w:r>
            <w:r w:rsidR="009542F2" w:rsidRPr="00CC6CF4" w:rsidDel="00CC6CF4">
              <w:rPr>
                <w:rFonts w:ascii="Calibri Light" w:eastAsiaTheme="minorEastAsia" w:hAnsi="Calibri Light" w:cs="Calibri Light"/>
                <w:noProof/>
                <w:sz w:val="22"/>
                <w:szCs w:val="22"/>
                <w:lang w:val="en-IN" w:eastAsia="en-IN"/>
              </w:rPr>
              <w:tab/>
            </w:r>
            <w:r w:rsidR="009542F2" w:rsidRPr="00CC6CF4" w:rsidDel="00CC6CF4">
              <w:rPr>
                <w:rStyle w:val="Hyperlink"/>
                <w:rFonts w:ascii="Calibri Light" w:hAnsi="Calibri Light" w:cs="Calibri Light"/>
                <w:b w:val="0"/>
                <w:noProof/>
              </w:rPr>
              <w:delText>Document Purpose</w:delText>
            </w:r>
            <w:r w:rsidR="009542F2" w:rsidRPr="00CC6CF4" w:rsidDel="00CC6CF4">
              <w:rPr>
                <w:rFonts w:ascii="Calibri Light" w:hAnsi="Calibri Light" w:cs="Calibri Light"/>
                <w:b w:val="0"/>
                <w:noProof/>
                <w:webHidden/>
              </w:rPr>
              <w:tab/>
            </w:r>
            <w:r w:rsidR="009542F2" w:rsidRPr="00CC6CF4" w:rsidDel="00CC6CF4">
              <w:rPr>
                <w:rFonts w:ascii="Calibri Light" w:hAnsi="Calibri Light" w:cs="Calibri Light"/>
                <w:noProof/>
                <w:webHidden/>
                <w:rPrChange w:id="735"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b w:val="0"/>
                <w:noProof/>
                <w:webHidden/>
              </w:rPr>
              <w:delInstrText xml:space="preserve"> PAGEREF _Toc45813069 \h </w:delInstrText>
            </w:r>
            <w:r w:rsidR="009542F2" w:rsidRPr="00CC6CF4" w:rsidDel="00CC6CF4">
              <w:rPr>
                <w:rFonts w:ascii="Calibri Light" w:hAnsi="Calibri Light" w:cs="Calibri Light"/>
                <w:noProof/>
                <w:webHidden/>
                <w:rPrChange w:id="736"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37"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b w:val="0"/>
                <w:noProof/>
                <w:webHidden/>
              </w:rPr>
              <w:delText>6</w:delText>
            </w:r>
            <w:r w:rsidR="009542F2" w:rsidRPr="00CC6CF4" w:rsidDel="00CC6CF4">
              <w:rPr>
                <w:rFonts w:ascii="Calibri Light" w:hAnsi="Calibri Light" w:cs="Calibri Light"/>
                <w:noProof/>
                <w:webHidden/>
                <w:rPrChange w:id="738"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39" w:author="hari prasath" w:date="2020-07-17T09:43:00Z">
                  <w:rPr>
                    <w:rFonts w:ascii="Calibri Light" w:hAnsi="Calibri Light" w:cs="Calibri Light"/>
                    <w:noProof/>
                  </w:rPr>
                </w:rPrChange>
              </w:rPr>
              <w:fldChar w:fldCharType="end"/>
            </w:r>
          </w:del>
        </w:p>
        <w:p w14:paraId="6D16563D" w14:textId="61A19EDD" w:rsidR="009542F2" w:rsidRPr="00CC6CF4" w:rsidDel="00CC6CF4" w:rsidRDefault="00F43DF2">
          <w:pPr>
            <w:pStyle w:val="TOC2"/>
            <w:tabs>
              <w:tab w:val="left" w:pos="960"/>
            </w:tabs>
            <w:rPr>
              <w:del w:id="740" w:author="hari prasath" w:date="2020-07-17T09:42:00Z"/>
              <w:rFonts w:ascii="Calibri Light" w:eastAsiaTheme="minorEastAsia" w:hAnsi="Calibri Light" w:cs="Calibri Light"/>
              <w:noProof/>
              <w:szCs w:val="22"/>
              <w:lang w:val="en-IN" w:eastAsia="en-IN"/>
            </w:rPr>
          </w:pPr>
          <w:del w:id="741" w:author="hari prasath" w:date="2020-07-17T09:42:00Z">
            <w:r w:rsidRPr="00CC6CF4" w:rsidDel="00CC6CF4">
              <w:rPr>
                <w:rFonts w:ascii="Calibri Light" w:hAnsi="Calibri Light" w:cs="Calibri Light"/>
                <w:noProof/>
                <w:rPrChange w:id="742" w:author="hari prasath" w:date="2020-07-17T09:43:00Z">
                  <w:rPr>
                    <w:noProof/>
                  </w:rPr>
                </w:rPrChange>
              </w:rPr>
              <w:fldChar w:fldCharType="begin"/>
            </w:r>
            <w:r w:rsidRPr="00CC6CF4" w:rsidDel="00CC6CF4">
              <w:rPr>
                <w:rFonts w:ascii="Calibri Light" w:hAnsi="Calibri Light" w:cs="Calibri Light"/>
                <w:noProof/>
                <w:rPrChange w:id="743" w:author="hari prasath" w:date="2020-07-17T09:43:00Z">
                  <w:rPr>
                    <w:noProof/>
                  </w:rPr>
                </w:rPrChange>
              </w:rPr>
              <w:delInstrText xml:space="preserve"> HYPERLINK \l "_Toc45813070" </w:delInstrText>
            </w:r>
            <w:r w:rsidRPr="00CC6CF4" w:rsidDel="00CC6CF4">
              <w:rPr>
                <w:rFonts w:ascii="Calibri Light" w:hAnsi="Calibri Light" w:cs="Calibri Light"/>
                <w:noProof/>
                <w:rPrChange w:id="744" w:author="hari prasath" w:date="2020-07-17T09:43:00Z">
                  <w:rPr>
                    <w:rFonts w:ascii="Calibri Light" w:hAnsi="Calibri Light" w:cs="Calibri Light"/>
                    <w:noProof/>
                  </w:rPr>
                </w:rPrChange>
              </w:rPr>
              <w:fldChar w:fldCharType="separate"/>
            </w:r>
          </w:del>
          <w:ins w:id="745" w:author="hari prasath" w:date="2020-07-17T09:42:00Z">
            <w:r w:rsidR="00CC6CF4" w:rsidRPr="00CC6CF4">
              <w:rPr>
                <w:rFonts w:ascii="Calibri Light" w:hAnsi="Calibri Light" w:cs="Calibri Light"/>
                <w:b/>
                <w:bCs/>
                <w:noProof/>
                <w:rPrChange w:id="746" w:author="hari prasath" w:date="2020-07-17T09:43:00Z">
                  <w:rPr>
                    <w:b/>
                    <w:bCs/>
                    <w:noProof/>
                  </w:rPr>
                </w:rPrChange>
              </w:rPr>
              <w:t>Error! Hyperlink reference not valid.</w:t>
            </w:r>
          </w:ins>
          <w:del w:id="747" w:author="hari prasath" w:date="2020-07-17T09:42:00Z">
            <w:r w:rsidR="009542F2" w:rsidRPr="00CC6CF4" w:rsidDel="00CC6CF4">
              <w:rPr>
                <w:rStyle w:val="Hyperlink"/>
                <w:rFonts w:ascii="Calibri Light" w:hAnsi="Calibri Light" w:cs="Calibri Light"/>
                <w:noProof/>
              </w:rPr>
              <w:delText>2.1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Product Brief</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748"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_Toc45813070 \h </w:delInstrText>
            </w:r>
            <w:r w:rsidR="009542F2" w:rsidRPr="00CC6CF4" w:rsidDel="00CC6CF4">
              <w:rPr>
                <w:rFonts w:ascii="Calibri Light" w:hAnsi="Calibri Light" w:cs="Calibri Light"/>
                <w:noProof/>
                <w:webHidden/>
                <w:rPrChange w:id="749"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50"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6</w:delText>
            </w:r>
            <w:r w:rsidR="009542F2" w:rsidRPr="00CC6CF4" w:rsidDel="00CC6CF4">
              <w:rPr>
                <w:rFonts w:ascii="Calibri Light" w:hAnsi="Calibri Light" w:cs="Calibri Light"/>
                <w:noProof/>
                <w:webHidden/>
                <w:rPrChange w:id="751"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52" w:author="hari prasath" w:date="2020-07-17T09:43:00Z">
                  <w:rPr>
                    <w:rFonts w:ascii="Calibri Light" w:hAnsi="Calibri Light" w:cs="Calibri Light"/>
                    <w:noProof/>
                  </w:rPr>
                </w:rPrChange>
              </w:rPr>
              <w:fldChar w:fldCharType="end"/>
            </w:r>
          </w:del>
        </w:p>
        <w:p w14:paraId="0CF75CF9" w14:textId="2C7B3CA1" w:rsidR="009542F2" w:rsidRPr="00CC6CF4" w:rsidDel="00CC6CF4" w:rsidRDefault="00F43DF2">
          <w:pPr>
            <w:pStyle w:val="TOC1"/>
            <w:rPr>
              <w:del w:id="753" w:author="hari prasath" w:date="2020-07-17T09:42:00Z"/>
              <w:rFonts w:ascii="Calibri Light" w:eastAsiaTheme="minorEastAsia" w:hAnsi="Calibri Light" w:cs="Calibri Light"/>
              <w:b w:val="0"/>
              <w:noProof/>
              <w:sz w:val="22"/>
              <w:szCs w:val="22"/>
              <w:lang w:val="en-IN" w:eastAsia="en-IN"/>
            </w:rPr>
          </w:pPr>
          <w:del w:id="754" w:author="hari prasath" w:date="2020-07-17T09:42:00Z">
            <w:r w:rsidRPr="00CC6CF4" w:rsidDel="00CC6CF4">
              <w:rPr>
                <w:rFonts w:ascii="Calibri Light" w:hAnsi="Calibri Light" w:cs="Calibri Light"/>
                <w:noProof/>
                <w:rPrChange w:id="755" w:author="hari prasath" w:date="2020-07-17T09:43:00Z">
                  <w:rPr>
                    <w:noProof/>
                  </w:rPr>
                </w:rPrChange>
              </w:rPr>
              <w:fldChar w:fldCharType="begin"/>
            </w:r>
            <w:r w:rsidRPr="00CC6CF4" w:rsidDel="00CC6CF4">
              <w:rPr>
                <w:rFonts w:ascii="Calibri Light" w:hAnsi="Calibri Light" w:cs="Calibri Light"/>
                <w:noProof/>
                <w:rPrChange w:id="756" w:author="hari prasath" w:date="2020-07-17T09:43:00Z">
                  <w:rPr>
                    <w:noProof/>
                  </w:rPr>
                </w:rPrChange>
              </w:rPr>
              <w:delInstrText xml:space="preserve"> HYPERLINK \l "_Toc45813071" </w:delInstrText>
            </w:r>
            <w:r w:rsidRPr="00CC6CF4" w:rsidDel="00CC6CF4">
              <w:rPr>
                <w:rFonts w:ascii="Calibri Light" w:hAnsi="Calibri Light" w:cs="Calibri Light"/>
                <w:noProof/>
                <w:rPrChange w:id="757" w:author="hari prasath" w:date="2020-07-17T09:43:00Z">
                  <w:rPr>
                    <w:rFonts w:ascii="Calibri Light" w:hAnsi="Calibri Light" w:cs="Calibri Light"/>
                    <w:noProof/>
                  </w:rPr>
                </w:rPrChange>
              </w:rPr>
              <w:fldChar w:fldCharType="separate"/>
            </w:r>
          </w:del>
          <w:ins w:id="758" w:author="hari prasath" w:date="2020-07-17T09:42:00Z">
            <w:r w:rsidR="00CC6CF4" w:rsidRPr="00CC6CF4">
              <w:rPr>
                <w:rFonts w:ascii="Calibri Light" w:hAnsi="Calibri Light" w:cs="Calibri Light"/>
                <w:b w:val="0"/>
                <w:bCs/>
                <w:noProof/>
                <w:rPrChange w:id="759" w:author="hari prasath" w:date="2020-07-17T09:43:00Z">
                  <w:rPr>
                    <w:b w:val="0"/>
                    <w:bCs/>
                    <w:noProof/>
                  </w:rPr>
                </w:rPrChange>
              </w:rPr>
              <w:t>Error! Hyperlink reference not valid.</w:t>
            </w:r>
          </w:ins>
          <w:del w:id="760" w:author="hari prasath" w:date="2020-07-17T09:42:00Z">
            <w:r w:rsidR="009542F2" w:rsidRPr="00CC6CF4" w:rsidDel="00CC6CF4">
              <w:rPr>
                <w:rStyle w:val="Hyperlink"/>
                <w:rFonts w:ascii="Calibri Light" w:hAnsi="Calibri Light" w:cs="Calibri Light"/>
                <w:b w:val="0"/>
                <w:noProof/>
                <w:lang w:val="en-IN" w:eastAsia="en-IN"/>
              </w:rPr>
              <w:delText>3.</w:delText>
            </w:r>
            <w:r w:rsidR="009542F2" w:rsidRPr="00CC6CF4" w:rsidDel="00CC6CF4">
              <w:rPr>
                <w:rFonts w:ascii="Calibri Light" w:eastAsiaTheme="minorEastAsia" w:hAnsi="Calibri Light" w:cs="Calibri Light"/>
                <w:noProof/>
                <w:sz w:val="22"/>
                <w:szCs w:val="22"/>
                <w:lang w:val="en-IN" w:eastAsia="en-IN"/>
              </w:rPr>
              <w:tab/>
            </w:r>
            <w:r w:rsidR="009542F2" w:rsidRPr="00CC6CF4" w:rsidDel="00CC6CF4">
              <w:rPr>
                <w:rStyle w:val="Hyperlink"/>
                <w:rFonts w:ascii="Calibri Light" w:hAnsi="Calibri Light" w:cs="Calibri Light"/>
                <w:b w:val="0"/>
                <w:noProof/>
                <w:lang w:val="en-IN" w:eastAsia="en-IN"/>
              </w:rPr>
              <w:delText xml:space="preserve">System </w:delText>
            </w:r>
            <w:r w:rsidR="009542F2" w:rsidRPr="00CC6CF4" w:rsidDel="00CC6CF4">
              <w:rPr>
                <w:rStyle w:val="Hyperlink"/>
                <w:rFonts w:ascii="Calibri Light" w:hAnsi="Calibri Light" w:cs="Calibri Light"/>
                <w:b w:val="0"/>
                <w:noProof/>
              </w:rPr>
              <w:delText>Overview</w:delText>
            </w:r>
            <w:r w:rsidR="009542F2" w:rsidRPr="00CC6CF4" w:rsidDel="00CC6CF4">
              <w:rPr>
                <w:rFonts w:ascii="Calibri Light" w:hAnsi="Calibri Light" w:cs="Calibri Light"/>
                <w:b w:val="0"/>
                <w:noProof/>
                <w:webHidden/>
              </w:rPr>
              <w:tab/>
            </w:r>
            <w:r w:rsidR="009542F2" w:rsidRPr="00CC6CF4" w:rsidDel="00CC6CF4">
              <w:rPr>
                <w:rFonts w:ascii="Calibri Light" w:hAnsi="Calibri Light" w:cs="Calibri Light"/>
                <w:noProof/>
                <w:webHidden/>
                <w:rPrChange w:id="761"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b w:val="0"/>
                <w:noProof/>
                <w:webHidden/>
              </w:rPr>
              <w:delInstrText xml:space="preserve"> PAGEREF _Toc45813071 \h </w:delInstrText>
            </w:r>
            <w:r w:rsidR="009542F2" w:rsidRPr="00CC6CF4" w:rsidDel="00CC6CF4">
              <w:rPr>
                <w:rFonts w:ascii="Calibri Light" w:hAnsi="Calibri Light" w:cs="Calibri Light"/>
                <w:noProof/>
                <w:webHidden/>
                <w:rPrChange w:id="762"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63"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b w:val="0"/>
                <w:noProof/>
                <w:webHidden/>
              </w:rPr>
              <w:delText>6</w:delText>
            </w:r>
            <w:r w:rsidR="009542F2" w:rsidRPr="00CC6CF4" w:rsidDel="00CC6CF4">
              <w:rPr>
                <w:rFonts w:ascii="Calibri Light" w:hAnsi="Calibri Light" w:cs="Calibri Light"/>
                <w:noProof/>
                <w:webHidden/>
                <w:rPrChange w:id="764"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65" w:author="hari prasath" w:date="2020-07-17T09:43:00Z">
                  <w:rPr>
                    <w:rFonts w:ascii="Calibri Light" w:hAnsi="Calibri Light" w:cs="Calibri Light"/>
                    <w:noProof/>
                  </w:rPr>
                </w:rPrChange>
              </w:rPr>
              <w:fldChar w:fldCharType="end"/>
            </w:r>
          </w:del>
        </w:p>
        <w:p w14:paraId="08B664D9" w14:textId="1FF1BEDB" w:rsidR="009542F2" w:rsidRPr="00CC6CF4" w:rsidDel="00CC6CF4" w:rsidRDefault="00F43DF2">
          <w:pPr>
            <w:pStyle w:val="TOC2"/>
            <w:tabs>
              <w:tab w:val="left" w:pos="960"/>
            </w:tabs>
            <w:rPr>
              <w:del w:id="766" w:author="hari prasath" w:date="2020-07-17T09:42:00Z"/>
              <w:rFonts w:ascii="Calibri Light" w:eastAsiaTheme="minorEastAsia" w:hAnsi="Calibri Light" w:cs="Calibri Light"/>
              <w:noProof/>
              <w:szCs w:val="22"/>
              <w:lang w:val="en-IN" w:eastAsia="en-IN"/>
            </w:rPr>
          </w:pPr>
          <w:del w:id="767" w:author="hari prasath" w:date="2020-07-17T09:42:00Z">
            <w:r w:rsidRPr="00CC6CF4" w:rsidDel="00CC6CF4">
              <w:rPr>
                <w:rFonts w:ascii="Calibri Light" w:hAnsi="Calibri Light" w:cs="Calibri Light"/>
                <w:noProof/>
                <w:rPrChange w:id="768" w:author="hari prasath" w:date="2020-07-17T09:43:00Z">
                  <w:rPr>
                    <w:noProof/>
                  </w:rPr>
                </w:rPrChange>
              </w:rPr>
              <w:fldChar w:fldCharType="begin"/>
            </w:r>
            <w:r w:rsidRPr="00CC6CF4" w:rsidDel="00CC6CF4">
              <w:rPr>
                <w:rFonts w:ascii="Calibri Light" w:hAnsi="Calibri Light" w:cs="Calibri Light"/>
                <w:noProof/>
                <w:rPrChange w:id="769" w:author="hari prasath" w:date="2020-07-17T09:43:00Z">
                  <w:rPr>
                    <w:noProof/>
                  </w:rPr>
                </w:rPrChange>
              </w:rPr>
              <w:delInstrText xml:space="preserve"> HYPERLINK \l "_Toc45813072" </w:delInstrText>
            </w:r>
            <w:r w:rsidRPr="00CC6CF4" w:rsidDel="00CC6CF4">
              <w:rPr>
                <w:rFonts w:ascii="Calibri Light" w:hAnsi="Calibri Light" w:cs="Calibri Light"/>
                <w:noProof/>
                <w:rPrChange w:id="770" w:author="hari prasath" w:date="2020-07-17T09:43:00Z">
                  <w:rPr>
                    <w:rFonts w:ascii="Calibri Light" w:hAnsi="Calibri Light" w:cs="Calibri Light"/>
                    <w:noProof/>
                  </w:rPr>
                </w:rPrChange>
              </w:rPr>
              <w:fldChar w:fldCharType="separate"/>
            </w:r>
          </w:del>
          <w:ins w:id="771" w:author="hari prasath" w:date="2020-07-17T09:42:00Z">
            <w:r w:rsidR="00CC6CF4" w:rsidRPr="00CC6CF4">
              <w:rPr>
                <w:rFonts w:ascii="Calibri Light" w:hAnsi="Calibri Light" w:cs="Calibri Light"/>
                <w:b/>
                <w:bCs/>
                <w:noProof/>
                <w:rPrChange w:id="772" w:author="hari prasath" w:date="2020-07-17T09:43:00Z">
                  <w:rPr>
                    <w:b/>
                    <w:bCs/>
                    <w:noProof/>
                  </w:rPr>
                </w:rPrChange>
              </w:rPr>
              <w:t>Error! Hyperlink reference not valid.</w:t>
            </w:r>
          </w:ins>
          <w:del w:id="773" w:author="hari prasath" w:date="2020-07-17T09:42:00Z">
            <w:r w:rsidR="009542F2" w:rsidRPr="00CC6CF4" w:rsidDel="00CC6CF4">
              <w:rPr>
                <w:rStyle w:val="Hyperlink"/>
                <w:rFonts w:ascii="Calibri Light" w:hAnsi="Calibri Light" w:cs="Calibri Light"/>
                <w:noProof/>
              </w:rPr>
              <w:delText>3.1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Hardware Architecture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774"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_Toc45813072 \h </w:delInstrText>
            </w:r>
            <w:r w:rsidR="009542F2" w:rsidRPr="00CC6CF4" w:rsidDel="00CC6CF4">
              <w:rPr>
                <w:rFonts w:ascii="Calibri Light" w:hAnsi="Calibri Light" w:cs="Calibri Light"/>
                <w:noProof/>
                <w:webHidden/>
                <w:rPrChange w:id="775"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76"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7</w:delText>
            </w:r>
            <w:r w:rsidR="009542F2" w:rsidRPr="00CC6CF4" w:rsidDel="00CC6CF4">
              <w:rPr>
                <w:rFonts w:ascii="Calibri Light" w:hAnsi="Calibri Light" w:cs="Calibri Light"/>
                <w:noProof/>
                <w:webHidden/>
                <w:rPrChange w:id="777"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78" w:author="hari prasath" w:date="2020-07-17T09:43:00Z">
                  <w:rPr>
                    <w:rFonts w:ascii="Calibri Light" w:hAnsi="Calibri Light" w:cs="Calibri Light"/>
                    <w:noProof/>
                  </w:rPr>
                </w:rPrChange>
              </w:rPr>
              <w:fldChar w:fldCharType="end"/>
            </w:r>
          </w:del>
        </w:p>
        <w:p w14:paraId="584788A3" w14:textId="0D7ABDA9" w:rsidR="009542F2" w:rsidRPr="00CC6CF4" w:rsidDel="00CC6CF4" w:rsidRDefault="00F43DF2">
          <w:pPr>
            <w:pStyle w:val="TOC2"/>
            <w:tabs>
              <w:tab w:val="left" w:pos="960"/>
            </w:tabs>
            <w:rPr>
              <w:del w:id="779" w:author="hari prasath" w:date="2020-07-17T09:42:00Z"/>
              <w:rFonts w:ascii="Calibri Light" w:eastAsiaTheme="minorEastAsia" w:hAnsi="Calibri Light" w:cs="Calibri Light"/>
              <w:noProof/>
              <w:szCs w:val="22"/>
              <w:lang w:val="en-IN" w:eastAsia="en-IN"/>
            </w:rPr>
          </w:pPr>
          <w:del w:id="780" w:author="hari prasath" w:date="2020-07-17T09:42:00Z">
            <w:r w:rsidRPr="00CC6CF4" w:rsidDel="00CC6CF4">
              <w:rPr>
                <w:rFonts w:ascii="Calibri Light" w:hAnsi="Calibri Light" w:cs="Calibri Light"/>
                <w:noProof/>
                <w:rPrChange w:id="781" w:author="hari prasath" w:date="2020-07-17T09:43:00Z">
                  <w:rPr>
                    <w:noProof/>
                  </w:rPr>
                </w:rPrChange>
              </w:rPr>
              <w:fldChar w:fldCharType="begin"/>
            </w:r>
            <w:r w:rsidRPr="00CC6CF4" w:rsidDel="00CC6CF4">
              <w:rPr>
                <w:rFonts w:ascii="Calibri Light" w:hAnsi="Calibri Light" w:cs="Calibri Light"/>
                <w:noProof/>
                <w:rPrChange w:id="782" w:author="hari prasath" w:date="2020-07-17T09:43:00Z">
                  <w:rPr>
                    <w:noProof/>
                  </w:rPr>
                </w:rPrChange>
              </w:rPr>
              <w:delInstrText xml:space="preserve"> HYPERLINK \l "_Toc45813074" </w:delInstrText>
            </w:r>
            <w:r w:rsidRPr="00CC6CF4" w:rsidDel="00CC6CF4">
              <w:rPr>
                <w:rFonts w:ascii="Calibri Light" w:hAnsi="Calibri Light" w:cs="Calibri Light"/>
                <w:noProof/>
                <w:rPrChange w:id="783" w:author="hari prasath" w:date="2020-07-17T09:43:00Z">
                  <w:rPr>
                    <w:rFonts w:ascii="Calibri Light" w:hAnsi="Calibri Light" w:cs="Calibri Light"/>
                    <w:noProof/>
                  </w:rPr>
                </w:rPrChange>
              </w:rPr>
              <w:fldChar w:fldCharType="separate"/>
            </w:r>
          </w:del>
          <w:ins w:id="784" w:author="hari prasath" w:date="2020-07-17T09:42:00Z">
            <w:r w:rsidR="00CC6CF4" w:rsidRPr="00CC6CF4">
              <w:rPr>
                <w:rFonts w:ascii="Calibri Light" w:hAnsi="Calibri Light" w:cs="Calibri Light"/>
                <w:b/>
                <w:bCs/>
                <w:noProof/>
                <w:rPrChange w:id="785" w:author="hari prasath" w:date="2020-07-17T09:43:00Z">
                  <w:rPr>
                    <w:b/>
                    <w:bCs/>
                    <w:noProof/>
                  </w:rPr>
                </w:rPrChange>
              </w:rPr>
              <w:t>Error! Hyperlink reference not valid.</w:t>
            </w:r>
          </w:ins>
          <w:del w:id="786" w:author="hari prasath" w:date="2020-07-17T09:42:00Z">
            <w:r w:rsidR="009542F2" w:rsidRPr="00CC6CF4" w:rsidDel="00CC6CF4">
              <w:rPr>
                <w:rStyle w:val="Hyperlink"/>
                <w:rFonts w:ascii="Calibri Light" w:hAnsi="Calibri Light" w:cs="Calibri Light"/>
                <w:noProof/>
              </w:rPr>
              <w:delText>3.2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Major Components</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787"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_Toc45813074 \h </w:delInstrText>
            </w:r>
            <w:r w:rsidR="009542F2" w:rsidRPr="00CC6CF4" w:rsidDel="00CC6CF4">
              <w:rPr>
                <w:rFonts w:ascii="Calibri Light" w:hAnsi="Calibri Light" w:cs="Calibri Light"/>
                <w:noProof/>
                <w:webHidden/>
                <w:rPrChange w:id="788"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789"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8</w:delText>
            </w:r>
            <w:r w:rsidR="009542F2" w:rsidRPr="00CC6CF4" w:rsidDel="00CC6CF4">
              <w:rPr>
                <w:rFonts w:ascii="Calibri Light" w:hAnsi="Calibri Light" w:cs="Calibri Light"/>
                <w:noProof/>
                <w:webHidden/>
                <w:rPrChange w:id="790"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791" w:author="hari prasath" w:date="2020-07-17T09:43:00Z">
                  <w:rPr>
                    <w:rFonts w:ascii="Calibri Light" w:hAnsi="Calibri Light" w:cs="Calibri Light"/>
                    <w:noProof/>
                  </w:rPr>
                </w:rPrChange>
              </w:rPr>
              <w:fldChar w:fldCharType="end"/>
            </w:r>
          </w:del>
        </w:p>
        <w:p w14:paraId="4B51AAB5" w14:textId="518ABE0A" w:rsidR="009542F2" w:rsidRPr="00CC6CF4" w:rsidDel="00CC6CF4" w:rsidRDefault="00F43DF2">
          <w:pPr>
            <w:pStyle w:val="TOC2"/>
            <w:tabs>
              <w:tab w:val="left" w:pos="960"/>
            </w:tabs>
            <w:rPr>
              <w:del w:id="792" w:author="hari prasath" w:date="2020-07-17T09:42:00Z"/>
              <w:rFonts w:ascii="Calibri Light" w:eastAsiaTheme="minorEastAsia" w:hAnsi="Calibri Light" w:cs="Calibri Light"/>
              <w:noProof/>
              <w:szCs w:val="22"/>
              <w:lang w:val="en-IN" w:eastAsia="en-IN"/>
            </w:rPr>
          </w:pPr>
          <w:del w:id="793" w:author="hari prasath" w:date="2020-07-17T09:42:00Z">
            <w:r w:rsidRPr="00CC6CF4" w:rsidDel="00CC6CF4">
              <w:rPr>
                <w:rFonts w:ascii="Calibri Light" w:hAnsi="Calibri Light" w:cs="Calibri Light"/>
                <w:noProof/>
                <w:rPrChange w:id="794" w:author="hari prasath" w:date="2020-07-17T09:43:00Z">
                  <w:rPr>
                    <w:noProof/>
                  </w:rPr>
                </w:rPrChange>
              </w:rPr>
              <w:fldChar w:fldCharType="begin"/>
            </w:r>
            <w:r w:rsidRPr="00CC6CF4" w:rsidDel="00CC6CF4">
              <w:rPr>
                <w:rFonts w:ascii="Calibri Light" w:hAnsi="Calibri Light" w:cs="Calibri Light"/>
                <w:noProof/>
                <w:rPrChange w:id="795" w:author="hari prasath" w:date="2020-07-17T09:43:00Z">
                  <w:rPr>
                    <w:noProof/>
                  </w:rPr>
                </w:rPrChange>
              </w:rPr>
              <w:delInstrText xml:space="preserve"> HYPERLINK \l "_Toc45813075" </w:delInstrText>
            </w:r>
            <w:r w:rsidRPr="00CC6CF4" w:rsidDel="00CC6CF4">
              <w:rPr>
                <w:rFonts w:ascii="Calibri Light" w:hAnsi="Calibri Light" w:cs="Calibri Light"/>
                <w:noProof/>
                <w:rPrChange w:id="796" w:author="hari prasath" w:date="2020-07-17T09:43:00Z">
                  <w:rPr>
                    <w:rFonts w:ascii="Calibri Light" w:hAnsi="Calibri Light" w:cs="Calibri Light"/>
                    <w:noProof/>
                  </w:rPr>
                </w:rPrChange>
              </w:rPr>
              <w:fldChar w:fldCharType="separate"/>
            </w:r>
          </w:del>
          <w:ins w:id="797" w:author="hari prasath" w:date="2020-07-17T09:42:00Z">
            <w:r w:rsidR="00CC6CF4" w:rsidRPr="00CC6CF4">
              <w:rPr>
                <w:rFonts w:ascii="Calibri Light" w:hAnsi="Calibri Light" w:cs="Calibri Light"/>
                <w:b/>
                <w:bCs/>
                <w:noProof/>
                <w:rPrChange w:id="798" w:author="hari prasath" w:date="2020-07-17T09:43:00Z">
                  <w:rPr>
                    <w:b/>
                    <w:bCs/>
                    <w:noProof/>
                  </w:rPr>
                </w:rPrChange>
              </w:rPr>
              <w:t>Error! Hyperlink reference not valid.</w:t>
            </w:r>
          </w:ins>
          <w:del w:id="799" w:author="hari prasath" w:date="2020-07-17T09:42:00Z">
            <w:r w:rsidR="009542F2" w:rsidRPr="00CC6CF4" w:rsidDel="00CC6CF4">
              <w:rPr>
                <w:rStyle w:val="Hyperlink"/>
                <w:rFonts w:ascii="Calibri Light" w:hAnsi="Calibri Light" w:cs="Calibri Light"/>
                <w:noProof/>
              </w:rPr>
              <w:delText>3.3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Hardware Brief</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00"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_Toc45813075 \h </w:delInstrText>
            </w:r>
            <w:r w:rsidR="009542F2" w:rsidRPr="00CC6CF4" w:rsidDel="00CC6CF4">
              <w:rPr>
                <w:rFonts w:ascii="Calibri Light" w:hAnsi="Calibri Light" w:cs="Calibri Light"/>
                <w:noProof/>
                <w:webHidden/>
                <w:rPrChange w:id="801"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02"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8</w:delText>
            </w:r>
            <w:r w:rsidR="009542F2" w:rsidRPr="00CC6CF4" w:rsidDel="00CC6CF4">
              <w:rPr>
                <w:rFonts w:ascii="Calibri Light" w:hAnsi="Calibri Light" w:cs="Calibri Light"/>
                <w:noProof/>
                <w:webHidden/>
                <w:rPrChange w:id="803"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04" w:author="hari prasath" w:date="2020-07-17T09:43:00Z">
                  <w:rPr>
                    <w:rFonts w:ascii="Calibri Light" w:hAnsi="Calibri Light" w:cs="Calibri Light"/>
                    <w:noProof/>
                  </w:rPr>
                </w:rPrChange>
              </w:rPr>
              <w:fldChar w:fldCharType="end"/>
            </w:r>
          </w:del>
        </w:p>
        <w:p w14:paraId="170EC543" w14:textId="463F1C73" w:rsidR="009542F2" w:rsidRPr="00CC6CF4" w:rsidDel="00CC6CF4" w:rsidRDefault="00F43DF2">
          <w:pPr>
            <w:pStyle w:val="TOC3"/>
            <w:rPr>
              <w:del w:id="805" w:author="hari prasath" w:date="2020-07-17T09:42:00Z"/>
              <w:rFonts w:ascii="Calibri Light" w:eastAsiaTheme="minorEastAsia" w:hAnsi="Calibri Light" w:cs="Calibri Light"/>
              <w:noProof/>
              <w:szCs w:val="22"/>
              <w:lang w:val="en-IN" w:eastAsia="en-IN"/>
            </w:rPr>
          </w:pPr>
          <w:del w:id="806" w:author="hari prasath" w:date="2020-07-17T09:42:00Z">
            <w:r w:rsidRPr="00CC6CF4" w:rsidDel="00CC6CF4">
              <w:rPr>
                <w:rFonts w:ascii="Calibri Light" w:hAnsi="Calibri Light" w:cs="Calibri Light"/>
                <w:noProof/>
                <w:rPrChange w:id="807" w:author="hari prasath" w:date="2020-07-17T09:43:00Z">
                  <w:rPr>
                    <w:noProof/>
                  </w:rPr>
                </w:rPrChange>
              </w:rPr>
              <w:fldChar w:fldCharType="begin"/>
            </w:r>
            <w:r w:rsidRPr="00CC6CF4" w:rsidDel="00CC6CF4">
              <w:rPr>
                <w:rFonts w:ascii="Calibri Light" w:hAnsi="Calibri Light" w:cs="Calibri Light"/>
                <w:noProof/>
                <w:rPrChange w:id="808" w:author="hari prasath" w:date="2020-07-17T09:43:00Z">
                  <w:rPr>
                    <w:noProof/>
                  </w:rPr>
                </w:rPrChange>
              </w:rPr>
              <w:delInstrText xml:space="preserve"> HYPERLINK \l "_Toc45813076" </w:delInstrText>
            </w:r>
            <w:r w:rsidRPr="00CC6CF4" w:rsidDel="00CC6CF4">
              <w:rPr>
                <w:rFonts w:ascii="Calibri Light" w:hAnsi="Calibri Light" w:cs="Calibri Light"/>
                <w:noProof/>
                <w:rPrChange w:id="809" w:author="hari prasath" w:date="2020-07-17T09:43:00Z">
                  <w:rPr>
                    <w:rFonts w:ascii="Calibri Light" w:hAnsi="Calibri Light" w:cs="Calibri Light"/>
                    <w:noProof/>
                  </w:rPr>
                </w:rPrChange>
              </w:rPr>
              <w:fldChar w:fldCharType="separate"/>
            </w:r>
          </w:del>
          <w:ins w:id="810" w:author="hari prasath" w:date="2020-07-17T09:42:00Z">
            <w:r w:rsidR="00CC6CF4" w:rsidRPr="00CC6CF4">
              <w:rPr>
                <w:rFonts w:ascii="Calibri Light" w:hAnsi="Calibri Light" w:cs="Calibri Light"/>
                <w:b/>
                <w:bCs/>
                <w:noProof/>
                <w:rPrChange w:id="811" w:author="hari prasath" w:date="2020-07-17T09:43:00Z">
                  <w:rPr>
                    <w:b/>
                    <w:bCs/>
                    <w:noProof/>
                  </w:rPr>
                </w:rPrChange>
              </w:rPr>
              <w:t>Error! Hyperlink reference not valid.</w:t>
            </w:r>
          </w:ins>
          <w:del w:id="812" w:author="hari prasath" w:date="2020-07-17T09:42:00Z">
            <w:r w:rsidR="009542F2" w:rsidRPr="00CC6CF4" w:rsidDel="00CC6CF4">
              <w:rPr>
                <w:rStyle w:val="Hyperlink"/>
                <w:rFonts w:ascii="Calibri Light" w:hAnsi="Calibri Light" w:cs="Calibri Light"/>
                <w:noProof/>
              </w:rPr>
              <w:delText>3.3.1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ESP32WROOM32U Module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13"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_Toc45813076 \h </w:delInstrText>
            </w:r>
            <w:r w:rsidR="009542F2" w:rsidRPr="00CC6CF4" w:rsidDel="00CC6CF4">
              <w:rPr>
                <w:rFonts w:ascii="Calibri Light" w:hAnsi="Calibri Light" w:cs="Calibri Light"/>
                <w:noProof/>
                <w:webHidden/>
                <w:rPrChange w:id="814"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15"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8</w:delText>
            </w:r>
            <w:r w:rsidR="009542F2" w:rsidRPr="00CC6CF4" w:rsidDel="00CC6CF4">
              <w:rPr>
                <w:rFonts w:ascii="Calibri Light" w:hAnsi="Calibri Light" w:cs="Calibri Light"/>
                <w:noProof/>
                <w:webHidden/>
                <w:rPrChange w:id="816"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17" w:author="hari prasath" w:date="2020-07-17T09:43:00Z">
                  <w:rPr>
                    <w:rFonts w:ascii="Calibri Light" w:hAnsi="Calibri Light" w:cs="Calibri Light"/>
                    <w:noProof/>
                  </w:rPr>
                </w:rPrChange>
              </w:rPr>
              <w:fldChar w:fldCharType="end"/>
            </w:r>
          </w:del>
        </w:p>
        <w:p w14:paraId="2CB25736" w14:textId="0E6387D8" w:rsidR="009542F2" w:rsidRPr="00CC6CF4" w:rsidDel="00CC6CF4" w:rsidRDefault="00F43DF2">
          <w:pPr>
            <w:pStyle w:val="TOC3"/>
            <w:rPr>
              <w:del w:id="818" w:author="hari prasath" w:date="2020-07-17T09:42:00Z"/>
              <w:rFonts w:ascii="Calibri Light" w:eastAsiaTheme="minorEastAsia" w:hAnsi="Calibri Light" w:cs="Calibri Light"/>
              <w:noProof/>
              <w:szCs w:val="22"/>
              <w:lang w:val="en-IN" w:eastAsia="en-IN"/>
            </w:rPr>
          </w:pPr>
          <w:del w:id="819" w:author="hari prasath" w:date="2020-07-17T09:42:00Z">
            <w:r w:rsidRPr="00CC6CF4" w:rsidDel="00CC6CF4">
              <w:rPr>
                <w:rFonts w:ascii="Calibri Light" w:hAnsi="Calibri Light" w:cs="Calibri Light"/>
                <w:noProof/>
                <w:rPrChange w:id="820" w:author="hari prasath" w:date="2020-07-17T09:43:00Z">
                  <w:rPr>
                    <w:noProof/>
                  </w:rPr>
                </w:rPrChange>
              </w:rPr>
              <w:fldChar w:fldCharType="begin"/>
            </w:r>
            <w:r w:rsidRPr="00CC6CF4" w:rsidDel="00CC6CF4">
              <w:rPr>
                <w:rFonts w:ascii="Calibri Light" w:hAnsi="Calibri Light" w:cs="Calibri Light"/>
                <w:noProof/>
                <w:rPrChange w:id="821" w:author="hari prasath" w:date="2020-07-17T09:43:00Z">
                  <w:rPr>
                    <w:noProof/>
                  </w:rPr>
                </w:rPrChange>
              </w:rPr>
              <w:delInstrText xml:space="preserve"> HYPERLINK \l "_Toc45813077" </w:delInstrText>
            </w:r>
            <w:r w:rsidRPr="00CC6CF4" w:rsidDel="00CC6CF4">
              <w:rPr>
                <w:rFonts w:ascii="Calibri Light" w:hAnsi="Calibri Light" w:cs="Calibri Light"/>
                <w:noProof/>
                <w:rPrChange w:id="822" w:author="hari prasath" w:date="2020-07-17T09:43:00Z">
                  <w:rPr>
                    <w:rFonts w:ascii="Calibri Light" w:hAnsi="Calibri Light" w:cs="Calibri Light"/>
                    <w:noProof/>
                  </w:rPr>
                </w:rPrChange>
              </w:rPr>
              <w:fldChar w:fldCharType="separate"/>
            </w:r>
          </w:del>
          <w:ins w:id="823" w:author="hari prasath" w:date="2020-07-17T09:42:00Z">
            <w:r w:rsidR="00CC6CF4" w:rsidRPr="00CC6CF4">
              <w:rPr>
                <w:rFonts w:ascii="Calibri Light" w:hAnsi="Calibri Light" w:cs="Calibri Light"/>
                <w:b/>
                <w:bCs/>
                <w:noProof/>
                <w:rPrChange w:id="824" w:author="hari prasath" w:date="2020-07-17T09:43:00Z">
                  <w:rPr>
                    <w:b/>
                    <w:bCs/>
                    <w:noProof/>
                  </w:rPr>
                </w:rPrChange>
              </w:rPr>
              <w:t>Error! Hyperlink reference not valid.</w:t>
            </w:r>
          </w:ins>
          <w:del w:id="825" w:author="hari prasath" w:date="2020-07-17T09:42:00Z">
            <w:r w:rsidR="009542F2" w:rsidRPr="00CC6CF4" w:rsidDel="00CC6CF4">
              <w:rPr>
                <w:rStyle w:val="Hyperlink"/>
                <w:rFonts w:ascii="Calibri Light" w:hAnsi="Calibri Light" w:cs="Calibri Light"/>
                <w:noProof/>
                <w:lang w:val="en-IN"/>
              </w:rPr>
              <w:delText>3.3.2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Internal Flash</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26"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_Toc45813077 \h </w:delInstrText>
            </w:r>
            <w:r w:rsidR="009542F2" w:rsidRPr="00CC6CF4" w:rsidDel="00CC6CF4">
              <w:rPr>
                <w:rFonts w:ascii="Calibri Light" w:hAnsi="Calibri Light" w:cs="Calibri Light"/>
                <w:noProof/>
                <w:webHidden/>
                <w:rPrChange w:id="827"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28"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8</w:delText>
            </w:r>
            <w:r w:rsidR="009542F2" w:rsidRPr="00CC6CF4" w:rsidDel="00CC6CF4">
              <w:rPr>
                <w:rFonts w:ascii="Calibri Light" w:hAnsi="Calibri Light" w:cs="Calibri Light"/>
                <w:noProof/>
                <w:webHidden/>
                <w:rPrChange w:id="829"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30" w:author="hari prasath" w:date="2020-07-17T09:43:00Z">
                  <w:rPr>
                    <w:rFonts w:ascii="Calibri Light" w:hAnsi="Calibri Light" w:cs="Calibri Light"/>
                    <w:noProof/>
                  </w:rPr>
                </w:rPrChange>
              </w:rPr>
              <w:fldChar w:fldCharType="end"/>
            </w:r>
          </w:del>
        </w:p>
        <w:p w14:paraId="50C86B1D" w14:textId="298D511B" w:rsidR="009542F2" w:rsidRPr="00CC6CF4" w:rsidDel="00CC6CF4" w:rsidRDefault="00F43DF2">
          <w:pPr>
            <w:pStyle w:val="TOC3"/>
            <w:rPr>
              <w:del w:id="831" w:author="hari prasath" w:date="2020-07-17T09:42:00Z"/>
              <w:rFonts w:ascii="Calibri Light" w:eastAsiaTheme="minorEastAsia" w:hAnsi="Calibri Light" w:cs="Calibri Light"/>
              <w:noProof/>
              <w:szCs w:val="22"/>
              <w:lang w:val="en-IN" w:eastAsia="en-IN"/>
            </w:rPr>
          </w:pPr>
          <w:del w:id="832" w:author="hari prasath" w:date="2020-07-17T09:42:00Z">
            <w:r w:rsidRPr="00CC6CF4" w:rsidDel="00CC6CF4">
              <w:rPr>
                <w:rFonts w:ascii="Calibri Light" w:hAnsi="Calibri Light" w:cs="Calibri Light"/>
                <w:noProof/>
                <w:rPrChange w:id="833" w:author="hari prasath" w:date="2020-07-17T09:43:00Z">
                  <w:rPr>
                    <w:noProof/>
                  </w:rPr>
                </w:rPrChange>
              </w:rPr>
              <w:fldChar w:fldCharType="begin"/>
            </w:r>
            <w:r w:rsidRPr="00CC6CF4" w:rsidDel="00CC6CF4">
              <w:rPr>
                <w:rFonts w:ascii="Calibri Light" w:hAnsi="Calibri Light" w:cs="Calibri Light"/>
                <w:noProof/>
                <w:rPrChange w:id="834" w:author="hari prasath" w:date="2020-07-17T09:43:00Z">
                  <w:rPr>
                    <w:noProof/>
                  </w:rPr>
                </w:rPrChange>
              </w:rPr>
              <w:delInstrText xml:space="preserve"> HYPERLINK \l "_Toc45813078" </w:delInstrText>
            </w:r>
            <w:r w:rsidRPr="00CC6CF4" w:rsidDel="00CC6CF4">
              <w:rPr>
                <w:rFonts w:ascii="Calibri Light" w:hAnsi="Calibri Light" w:cs="Calibri Light"/>
                <w:noProof/>
                <w:rPrChange w:id="835" w:author="hari prasath" w:date="2020-07-17T09:43:00Z">
                  <w:rPr>
                    <w:rFonts w:ascii="Calibri Light" w:hAnsi="Calibri Light" w:cs="Calibri Light"/>
                    <w:noProof/>
                  </w:rPr>
                </w:rPrChange>
              </w:rPr>
              <w:fldChar w:fldCharType="separate"/>
            </w:r>
          </w:del>
          <w:ins w:id="836" w:author="hari prasath" w:date="2020-07-17T09:42:00Z">
            <w:r w:rsidR="00CC6CF4" w:rsidRPr="00CC6CF4">
              <w:rPr>
                <w:rFonts w:ascii="Calibri Light" w:hAnsi="Calibri Light" w:cs="Calibri Light"/>
                <w:b/>
                <w:bCs/>
                <w:noProof/>
                <w:rPrChange w:id="837" w:author="hari prasath" w:date="2020-07-17T09:43:00Z">
                  <w:rPr>
                    <w:b/>
                    <w:bCs/>
                    <w:noProof/>
                  </w:rPr>
                </w:rPrChange>
              </w:rPr>
              <w:t>Error! Hyperlink reference not valid.</w:t>
            </w:r>
          </w:ins>
          <w:del w:id="838" w:author="hari prasath" w:date="2020-07-17T09:42:00Z">
            <w:r w:rsidR="009542F2" w:rsidRPr="00CC6CF4" w:rsidDel="00CC6CF4">
              <w:rPr>
                <w:rStyle w:val="Hyperlink"/>
                <w:rFonts w:ascii="Calibri Light" w:hAnsi="Calibri Light" w:cs="Calibri Light"/>
                <w:noProof/>
                <w:lang w:val="en-IN"/>
              </w:rPr>
              <w:delText>3.3.3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Dot Matrix LED Display</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39"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_Toc45813078 \h </w:delInstrText>
            </w:r>
            <w:r w:rsidR="009542F2" w:rsidRPr="00CC6CF4" w:rsidDel="00CC6CF4">
              <w:rPr>
                <w:rFonts w:ascii="Calibri Light" w:hAnsi="Calibri Light" w:cs="Calibri Light"/>
                <w:noProof/>
                <w:webHidden/>
                <w:rPrChange w:id="840"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41"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8</w:delText>
            </w:r>
            <w:r w:rsidR="009542F2" w:rsidRPr="00CC6CF4" w:rsidDel="00CC6CF4">
              <w:rPr>
                <w:rFonts w:ascii="Calibri Light" w:hAnsi="Calibri Light" w:cs="Calibri Light"/>
                <w:noProof/>
                <w:webHidden/>
                <w:rPrChange w:id="842"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43" w:author="hari prasath" w:date="2020-07-17T09:43:00Z">
                  <w:rPr>
                    <w:rFonts w:ascii="Calibri Light" w:hAnsi="Calibri Light" w:cs="Calibri Light"/>
                    <w:noProof/>
                  </w:rPr>
                </w:rPrChange>
              </w:rPr>
              <w:fldChar w:fldCharType="end"/>
            </w:r>
          </w:del>
        </w:p>
        <w:p w14:paraId="33C20FBA" w14:textId="555643FE" w:rsidR="009542F2" w:rsidRPr="00CC6CF4" w:rsidDel="00CC6CF4" w:rsidRDefault="00F43DF2">
          <w:pPr>
            <w:pStyle w:val="TOC3"/>
            <w:rPr>
              <w:del w:id="844" w:author="hari prasath" w:date="2020-07-17T09:42:00Z"/>
              <w:rFonts w:ascii="Calibri Light" w:eastAsiaTheme="minorEastAsia" w:hAnsi="Calibri Light" w:cs="Calibri Light"/>
              <w:noProof/>
              <w:szCs w:val="22"/>
              <w:lang w:val="en-IN" w:eastAsia="en-IN"/>
            </w:rPr>
          </w:pPr>
          <w:del w:id="845" w:author="hari prasath" w:date="2020-07-17T09:42:00Z">
            <w:r w:rsidRPr="00CC6CF4" w:rsidDel="00CC6CF4">
              <w:rPr>
                <w:rFonts w:ascii="Calibri Light" w:hAnsi="Calibri Light" w:cs="Calibri Light"/>
                <w:noProof/>
                <w:rPrChange w:id="846" w:author="hari prasath" w:date="2020-07-17T09:43:00Z">
                  <w:rPr>
                    <w:noProof/>
                  </w:rPr>
                </w:rPrChange>
              </w:rPr>
              <w:fldChar w:fldCharType="begin"/>
            </w:r>
            <w:r w:rsidRPr="00CC6CF4" w:rsidDel="00CC6CF4">
              <w:rPr>
                <w:rFonts w:ascii="Calibri Light" w:hAnsi="Calibri Light" w:cs="Calibri Light"/>
                <w:noProof/>
                <w:rPrChange w:id="847" w:author="hari prasath" w:date="2020-07-17T09:43:00Z">
                  <w:rPr>
                    <w:noProof/>
                  </w:rPr>
                </w:rPrChange>
              </w:rPr>
              <w:delInstrText xml:space="preserve"> HYPERLINK \l "_Toc45813079" </w:delInstrText>
            </w:r>
            <w:r w:rsidRPr="00CC6CF4" w:rsidDel="00CC6CF4">
              <w:rPr>
                <w:rFonts w:ascii="Calibri Light" w:hAnsi="Calibri Light" w:cs="Calibri Light"/>
                <w:noProof/>
                <w:rPrChange w:id="848" w:author="hari prasath" w:date="2020-07-17T09:43:00Z">
                  <w:rPr>
                    <w:rFonts w:ascii="Calibri Light" w:hAnsi="Calibri Light" w:cs="Calibri Light"/>
                    <w:noProof/>
                  </w:rPr>
                </w:rPrChange>
              </w:rPr>
              <w:fldChar w:fldCharType="separate"/>
            </w:r>
          </w:del>
          <w:ins w:id="849" w:author="hari prasath" w:date="2020-07-17T09:42:00Z">
            <w:r w:rsidR="00CC6CF4" w:rsidRPr="00CC6CF4">
              <w:rPr>
                <w:rFonts w:ascii="Calibri Light" w:hAnsi="Calibri Light" w:cs="Calibri Light"/>
                <w:b/>
                <w:bCs/>
                <w:noProof/>
                <w:rPrChange w:id="850" w:author="hari prasath" w:date="2020-07-17T09:43:00Z">
                  <w:rPr>
                    <w:b/>
                    <w:bCs/>
                    <w:noProof/>
                  </w:rPr>
                </w:rPrChange>
              </w:rPr>
              <w:t>Error! Hyperlink reference not valid.</w:t>
            </w:r>
          </w:ins>
          <w:del w:id="851" w:author="hari prasath" w:date="2020-07-17T09:42:00Z">
            <w:r w:rsidR="009542F2" w:rsidRPr="00CC6CF4" w:rsidDel="00CC6CF4">
              <w:rPr>
                <w:rStyle w:val="Hyperlink"/>
                <w:rFonts w:ascii="Calibri Light" w:hAnsi="Calibri Light" w:cs="Calibri Light"/>
                <w:noProof/>
                <w:lang w:val="en-IN"/>
              </w:rPr>
              <w:delText>3.3.4</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 xml:space="preserve">Capacitive </w:delText>
            </w:r>
            <w:r w:rsidR="009542F2" w:rsidRPr="00CC6CF4" w:rsidDel="00CC6CF4">
              <w:rPr>
                <w:rStyle w:val="Hyperlink"/>
                <w:rFonts w:ascii="Calibri Light" w:hAnsi="Calibri Light" w:cs="Calibri Light"/>
                <w:noProof/>
              </w:rPr>
              <w:delText>Touch</w:delText>
            </w:r>
            <w:r w:rsidR="009542F2" w:rsidRPr="00CC6CF4" w:rsidDel="00CC6CF4">
              <w:rPr>
                <w:rStyle w:val="Hyperlink"/>
                <w:rFonts w:ascii="Calibri Light" w:hAnsi="Calibri Light" w:cs="Calibri Light"/>
                <w:noProof/>
                <w:lang w:val="en-IN"/>
              </w:rPr>
              <w:delText xml:space="preserve"> Button</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52"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_Toc45813079 \h </w:delInstrText>
            </w:r>
            <w:r w:rsidR="009542F2" w:rsidRPr="00CC6CF4" w:rsidDel="00CC6CF4">
              <w:rPr>
                <w:rFonts w:ascii="Calibri Light" w:hAnsi="Calibri Light" w:cs="Calibri Light"/>
                <w:noProof/>
                <w:webHidden/>
                <w:rPrChange w:id="853"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54"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9</w:delText>
            </w:r>
            <w:r w:rsidR="009542F2" w:rsidRPr="00CC6CF4" w:rsidDel="00CC6CF4">
              <w:rPr>
                <w:rFonts w:ascii="Calibri Light" w:hAnsi="Calibri Light" w:cs="Calibri Light"/>
                <w:noProof/>
                <w:webHidden/>
                <w:rPrChange w:id="855"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56" w:author="hari prasath" w:date="2020-07-17T09:43:00Z">
                  <w:rPr>
                    <w:rFonts w:ascii="Calibri Light" w:hAnsi="Calibri Light" w:cs="Calibri Light"/>
                    <w:noProof/>
                  </w:rPr>
                </w:rPrChange>
              </w:rPr>
              <w:fldChar w:fldCharType="end"/>
            </w:r>
          </w:del>
        </w:p>
        <w:p w14:paraId="36E22465" w14:textId="3C381C45" w:rsidR="009542F2" w:rsidRPr="00CC6CF4" w:rsidDel="00CC6CF4" w:rsidRDefault="00F43DF2">
          <w:pPr>
            <w:pStyle w:val="TOC3"/>
            <w:rPr>
              <w:del w:id="857" w:author="hari prasath" w:date="2020-07-17T09:42:00Z"/>
              <w:rFonts w:ascii="Calibri Light" w:eastAsiaTheme="minorEastAsia" w:hAnsi="Calibri Light" w:cs="Calibri Light"/>
              <w:noProof/>
              <w:szCs w:val="22"/>
              <w:lang w:val="en-IN" w:eastAsia="en-IN"/>
            </w:rPr>
          </w:pPr>
          <w:del w:id="858" w:author="hari prasath" w:date="2020-07-17T09:42:00Z">
            <w:r w:rsidRPr="00CC6CF4" w:rsidDel="00CC6CF4">
              <w:rPr>
                <w:rFonts w:ascii="Calibri Light" w:hAnsi="Calibri Light" w:cs="Calibri Light"/>
                <w:noProof/>
                <w:rPrChange w:id="859" w:author="hari prasath" w:date="2020-07-17T09:43:00Z">
                  <w:rPr>
                    <w:noProof/>
                  </w:rPr>
                </w:rPrChange>
              </w:rPr>
              <w:fldChar w:fldCharType="begin"/>
            </w:r>
            <w:r w:rsidRPr="00CC6CF4" w:rsidDel="00CC6CF4">
              <w:rPr>
                <w:rFonts w:ascii="Calibri Light" w:hAnsi="Calibri Light" w:cs="Calibri Light"/>
                <w:noProof/>
                <w:rPrChange w:id="860" w:author="hari prasath" w:date="2020-07-17T09:43:00Z">
                  <w:rPr>
                    <w:noProof/>
                  </w:rPr>
                </w:rPrChange>
              </w:rPr>
              <w:delInstrText xml:space="preserve"> HYPERLINK \l "_Toc45813080" </w:delInstrText>
            </w:r>
            <w:r w:rsidRPr="00CC6CF4" w:rsidDel="00CC6CF4">
              <w:rPr>
                <w:rFonts w:ascii="Calibri Light" w:hAnsi="Calibri Light" w:cs="Calibri Light"/>
                <w:noProof/>
                <w:rPrChange w:id="861" w:author="hari prasath" w:date="2020-07-17T09:43:00Z">
                  <w:rPr>
                    <w:rFonts w:ascii="Calibri Light" w:hAnsi="Calibri Light" w:cs="Calibri Light"/>
                    <w:noProof/>
                  </w:rPr>
                </w:rPrChange>
              </w:rPr>
              <w:fldChar w:fldCharType="separate"/>
            </w:r>
          </w:del>
          <w:ins w:id="862" w:author="hari prasath" w:date="2020-07-17T09:42:00Z">
            <w:r w:rsidR="00CC6CF4" w:rsidRPr="00CC6CF4">
              <w:rPr>
                <w:rFonts w:ascii="Calibri Light" w:hAnsi="Calibri Light" w:cs="Calibri Light"/>
                <w:b/>
                <w:bCs/>
                <w:noProof/>
                <w:rPrChange w:id="863" w:author="hari prasath" w:date="2020-07-17T09:43:00Z">
                  <w:rPr>
                    <w:b/>
                    <w:bCs/>
                    <w:noProof/>
                  </w:rPr>
                </w:rPrChange>
              </w:rPr>
              <w:t>Error! Hyperlink reference not valid.</w:t>
            </w:r>
          </w:ins>
          <w:del w:id="864" w:author="hari prasath" w:date="2020-07-17T09:42:00Z">
            <w:r w:rsidR="009542F2" w:rsidRPr="00CC6CF4" w:rsidDel="00CC6CF4">
              <w:rPr>
                <w:rStyle w:val="Hyperlink"/>
                <w:rFonts w:ascii="Calibri Light" w:hAnsi="Calibri Light" w:cs="Calibri Light"/>
                <w:noProof/>
                <w:lang w:val="en-IN"/>
              </w:rPr>
              <w:delText>3.3.5</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 xml:space="preserve">Temperature </w:delText>
            </w:r>
            <w:r w:rsidR="009542F2" w:rsidRPr="00CC6CF4" w:rsidDel="00CC6CF4">
              <w:rPr>
                <w:rStyle w:val="Hyperlink"/>
                <w:rFonts w:ascii="Calibri Light" w:hAnsi="Calibri Light" w:cs="Calibri Light"/>
                <w:noProof/>
              </w:rPr>
              <w:delText>Sensor</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65"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_Toc45813080 \h </w:delInstrText>
            </w:r>
            <w:r w:rsidR="009542F2" w:rsidRPr="00CC6CF4" w:rsidDel="00CC6CF4">
              <w:rPr>
                <w:rFonts w:ascii="Calibri Light" w:hAnsi="Calibri Light" w:cs="Calibri Light"/>
                <w:noProof/>
                <w:webHidden/>
                <w:rPrChange w:id="866"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67"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10</w:delText>
            </w:r>
            <w:r w:rsidR="009542F2" w:rsidRPr="00CC6CF4" w:rsidDel="00CC6CF4">
              <w:rPr>
                <w:rFonts w:ascii="Calibri Light" w:hAnsi="Calibri Light" w:cs="Calibri Light"/>
                <w:noProof/>
                <w:webHidden/>
                <w:rPrChange w:id="868"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69" w:author="hari prasath" w:date="2020-07-17T09:43:00Z">
                  <w:rPr>
                    <w:rFonts w:ascii="Calibri Light" w:hAnsi="Calibri Light" w:cs="Calibri Light"/>
                    <w:noProof/>
                  </w:rPr>
                </w:rPrChange>
              </w:rPr>
              <w:fldChar w:fldCharType="end"/>
            </w:r>
          </w:del>
        </w:p>
        <w:p w14:paraId="1C9AF7A8" w14:textId="7E532C7B" w:rsidR="009542F2" w:rsidRPr="00CC6CF4" w:rsidDel="00CC6CF4" w:rsidRDefault="00F43DF2">
          <w:pPr>
            <w:pStyle w:val="TOC3"/>
            <w:rPr>
              <w:del w:id="870" w:author="hari prasath" w:date="2020-07-17T09:42:00Z"/>
              <w:rFonts w:ascii="Calibri Light" w:eastAsiaTheme="minorEastAsia" w:hAnsi="Calibri Light" w:cs="Calibri Light"/>
              <w:noProof/>
              <w:szCs w:val="22"/>
              <w:lang w:val="en-IN" w:eastAsia="en-IN"/>
            </w:rPr>
          </w:pPr>
          <w:del w:id="871" w:author="hari prasath" w:date="2020-07-17T09:42:00Z">
            <w:r w:rsidRPr="00CC6CF4" w:rsidDel="00CC6CF4">
              <w:rPr>
                <w:rFonts w:ascii="Calibri Light" w:hAnsi="Calibri Light" w:cs="Calibri Light"/>
                <w:noProof/>
                <w:rPrChange w:id="872" w:author="hari prasath" w:date="2020-07-17T09:43:00Z">
                  <w:rPr>
                    <w:noProof/>
                  </w:rPr>
                </w:rPrChange>
              </w:rPr>
              <w:fldChar w:fldCharType="begin"/>
            </w:r>
            <w:r w:rsidRPr="00CC6CF4" w:rsidDel="00CC6CF4">
              <w:rPr>
                <w:rFonts w:ascii="Calibri Light" w:hAnsi="Calibri Light" w:cs="Calibri Light"/>
                <w:noProof/>
                <w:rPrChange w:id="873" w:author="hari prasath" w:date="2020-07-17T09:43:00Z">
                  <w:rPr>
                    <w:noProof/>
                  </w:rPr>
                </w:rPrChange>
              </w:rPr>
              <w:delInstrText xml:space="preserve"> HYPERLINK \l "_Toc45813081" </w:delInstrText>
            </w:r>
            <w:r w:rsidRPr="00CC6CF4" w:rsidDel="00CC6CF4">
              <w:rPr>
                <w:rFonts w:ascii="Calibri Light" w:hAnsi="Calibri Light" w:cs="Calibri Light"/>
                <w:noProof/>
                <w:rPrChange w:id="874" w:author="hari prasath" w:date="2020-07-17T09:43:00Z">
                  <w:rPr>
                    <w:rFonts w:ascii="Calibri Light" w:hAnsi="Calibri Light" w:cs="Calibri Light"/>
                    <w:noProof/>
                  </w:rPr>
                </w:rPrChange>
              </w:rPr>
              <w:fldChar w:fldCharType="separate"/>
            </w:r>
          </w:del>
          <w:ins w:id="875" w:author="hari prasath" w:date="2020-07-17T09:42:00Z">
            <w:r w:rsidR="00CC6CF4" w:rsidRPr="00CC6CF4">
              <w:rPr>
                <w:rFonts w:ascii="Calibri Light" w:hAnsi="Calibri Light" w:cs="Calibri Light"/>
                <w:b/>
                <w:bCs/>
                <w:noProof/>
                <w:rPrChange w:id="876" w:author="hari prasath" w:date="2020-07-17T09:43:00Z">
                  <w:rPr>
                    <w:b/>
                    <w:bCs/>
                    <w:noProof/>
                  </w:rPr>
                </w:rPrChange>
              </w:rPr>
              <w:t>Error! Hyperlink reference not valid.</w:t>
            </w:r>
          </w:ins>
          <w:del w:id="877" w:author="hari prasath" w:date="2020-07-17T09:42:00Z">
            <w:r w:rsidR="009542F2" w:rsidRPr="00CC6CF4" w:rsidDel="00CC6CF4">
              <w:rPr>
                <w:rStyle w:val="Hyperlink"/>
                <w:rFonts w:ascii="Calibri Light" w:hAnsi="Calibri Light" w:cs="Calibri Light"/>
                <w:noProof/>
                <w:lang w:val="en-IN"/>
              </w:rPr>
              <w:delText>3.3.6</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 xml:space="preserve">Light </w:delText>
            </w:r>
            <w:r w:rsidR="009542F2" w:rsidRPr="00CC6CF4" w:rsidDel="00CC6CF4">
              <w:rPr>
                <w:rStyle w:val="Hyperlink"/>
                <w:rFonts w:ascii="Calibri Light" w:hAnsi="Calibri Light" w:cs="Calibri Light"/>
                <w:noProof/>
              </w:rPr>
              <w:delText>Sensor</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78"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_Toc45813081 \h </w:delInstrText>
            </w:r>
            <w:r w:rsidR="009542F2" w:rsidRPr="00CC6CF4" w:rsidDel="00CC6CF4">
              <w:rPr>
                <w:rFonts w:ascii="Calibri Light" w:hAnsi="Calibri Light" w:cs="Calibri Light"/>
                <w:noProof/>
                <w:webHidden/>
                <w:rPrChange w:id="879"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80"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10</w:delText>
            </w:r>
            <w:r w:rsidR="009542F2" w:rsidRPr="00CC6CF4" w:rsidDel="00CC6CF4">
              <w:rPr>
                <w:rFonts w:ascii="Calibri Light" w:hAnsi="Calibri Light" w:cs="Calibri Light"/>
                <w:noProof/>
                <w:webHidden/>
                <w:rPrChange w:id="881"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82" w:author="hari prasath" w:date="2020-07-17T09:43:00Z">
                  <w:rPr>
                    <w:rFonts w:ascii="Calibri Light" w:hAnsi="Calibri Light" w:cs="Calibri Light"/>
                    <w:noProof/>
                  </w:rPr>
                </w:rPrChange>
              </w:rPr>
              <w:fldChar w:fldCharType="end"/>
            </w:r>
          </w:del>
        </w:p>
        <w:p w14:paraId="001BAE05" w14:textId="0B9D4DDE" w:rsidR="009542F2" w:rsidRPr="00CC6CF4" w:rsidDel="00CC6CF4" w:rsidRDefault="00F43DF2">
          <w:pPr>
            <w:pStyle w:val="TOC3"/>
            <w:rPr>
              <w:del w:id="883" w:author="hari prasath" w:date="2020-07-17T09:42:00Z"/>
              <w:rFonts w:ascii="Calibri Light" w:eastAsiaTheme="minorEastAsia" w:hAnsi="Calibri Light" w:cs="Calibri Light"/>
              <w:noProof/>
              <w:szCs w:val="22"/>
              <w:lang w:val="en-IN" w:eastAsia="en-IN"/>
            </w:rPr>
          </w:pPr>
          <w:del w:id="884" w:author="hari prasath" w:date="2020-07-17T09:42:00Z">
            <w:r w:rsidRPr="00CC6CF4" w:rsidDel="00CC6CF4">
              <w:rPr>
                <w:rFonts w:ascii="Calibri Light" w:hAnsi="Calibri Light" w:cs="Calibri Light"/>
                <w:noProof/>
                <w:rPrChange w:id="885" w:author="hari prasath" w:date="2020-07-17T09:43:00Z">
                  <w:rPr>
                    <w:noProof/>
                  </w:rPr>
                </w:rPrChange>
              </w:rPr>
              <w:fldChar w:fldCharType="begin"/>
            </w:r>
            <w:r w:rsidRPr="00CC6CF4" w:rsidDel="00CC6CF4">
              <w:rPr>
                <w:rFonts w:ascii="Calibri Light" w:hAnsi="Calibri Light" w:cs="Calibri Light"/>
                <w:noProof/>
                <w:rPrChange w:id="886" w:author="hari prasath" w:date="2020-07-17T09:43:00Z">
                  <w:rPr>
                    <w:noProof/>
                  </w:rPr>
                </w:rPrChange>
              </w:rPr>
              <w:delInstrText xml:space="preserve"> HYPERLINK \l "_Toc45813082" </w:delInstrText>
            </w:r>
            <w:r w:rsidRPr="00CC6CF4" w:rsidDel="00CC6CF4">
              <w:rPr>
                <w:rFonts w:ascii="Calibri Light" w:hAnsi="Calibri Light" w:cs="Calibri Light"/>
                <w:noProof/>
                <w:rPrChange w:id="887" w:author="hari prasath" w:date="2020-07-17T09:43:00Z">
                  <w:rPr>
                    <w:rFonts w:ascii="Calibri Light" w:hAnsi="Calibri Light" w:cs="Calibri Light"/>
                    <w:noProof/>
                  </w:rPr>
                </w:rPrChange>
              </w:rPr>
              <w:fldChar w:fldCharType="separate"/>
            </w:r>
          </w:del>
          <w:ins w:id="888" w:author="hari prasath" w:date="2020-07-17T09:42:00Z">
            <w:r w:rsidR="00CC6CF4" w:rsidRPr="00CC6CF4">
              <w:rPr>
                <w:rFonts w:ascii="Calibri Light" w:hAnsi="Calibri Light" w:cs="Calibri Light"/>
                <w:b/>
                <w:bCs/>
                <w:noProof/>
                <w:rPrChange w:id="889" w:author="hari prasath" w:date="2020-07-17T09:43:00Z">
                  <w:rPr>
                    <w:b/>
                    <w:bCs/>
                    <w:noProof/>
                  </w:rPr>
                </w:rPrChange>
              </w:rPr>
              <w:t>Error! Hyperlink reference not valid.</w:t>
            </w:r>
          </w:ins>
          <w:del w:id="890" w:author="hari prasath" w:date="2020-07-17T09:42:00Z">
            <w:r w:rsidR="009542F2" w:rsidRPr="00CC6CF4" w:rsidDel="00CC6CF4">
              <w:rPr>
                <w:rStyle w:val="Hyperlink"/>
                <w:rFonts w:ascii="Calibri Light" w:hAnsi="Calibri Light" w:cs="Calibri Light"/>
                <w:noProof/>
                <w:lang w:val="en-IN"/>
              </w:rPr>
              <w:delText>3.3.7</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IR Transmitter</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891"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_Toc45813082 \h </w:delInstrText>
            </w:r>
            <w:r w:rsidR="009542F2" w:rsidRPr="00CC6CF4" w:rsidDel="00CC6CF4">
              <w:rPr>
                <w:rFonts w:ascii="Calibri Light" w:hAnsi="Calibri Light" w:cs="Calibri Light"/>
                <w:noProof/>
                <w:webHidden/>
                <w:rPrChange w:id="892"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893"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10</w:delText>
            </w:r>
            <w:r w:rsidR="009542F2" w:rsidRPr="00CC6CF4" w:rsidDel="00CC6CF4">
              <w:rPr>
                <w:rFonts w:ascii="Calibri Light" w:hAnsi="Calibri Light" w:cs="Calibri Light"/>
                <w:noProof/>
                <w:webHidden/>
                <w:rPrChange w:id="894"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895" w:author="hari prasath" w:date="2020-07-17T09:43:00Z">
                  <w:rPr>
                    <w:rFonts w:ascii="Calibri Light" w:hAnsi="Calibri Light" w:cs="Calibri Light"/>
                    <w:noProof/>
                  </w:rPr>
                </w:rPrChange>
              </w:rPr>
              <w:fldChar w:fldCharType="end"/>
            </w:r>
          </w:del>
        </w:p>
        <w:p w14:paraId="40EF9BF5" w14:textId="043F2426" w:rsidR="009542F2" w:rsidRPr="00CC6CF4" w:rsidDel="00CC6CF4" w:rsidRDefault="00F43DF2">
          <w:pPr>
            <w:pStyle w:val="TOC3"/>
            <w:rPr>
              <w:del w:id="896" w:author="hari prasath" w:date="2020-07-17T09:42:00Z"/>
              <w:rFonts w:ascii="Calibri Light" w:eastAsiaTheme="minorEastAsia" w:hAnsi="Calibri Light" w:cs="Calibri Light"/>
              <w:noProof/>
              <w:szCs w:val="22"/>
              <w:lang w:val="en-IN" w:eastAsia="en-IN"/>
            </w:rPr>
          </w:pPr>
          <w:del w:id="897" w:author="hari prasath" w:date="2020-07-17T09:42:00Z">
            <w:r w:rsidRPr="00CC6CF4" w:rsidDel="00CC6CF4">
              <w:rPr>
                <w:rFonts w:ascii="Calibri Light" w:hAnsi="Calibri Light" w:cs="Calibri Light"/>
                <w:noProof/>
                <w:rPrChange w:id="898" w:author="hari prasath" w:date="2020-07-17T09:43:00Z">
                  <w:rPr>
                    <w:noProof/>
                  </w:rPr>
                </w:rPrChange>
              </w:rPr>
              <w:fldChar w:fldCharType="begin"/>
            </w:r>
            <w:r w:rsidRPr="00CC6CF4" w:rsidDel="00CC6CF4">
              <w:rPr>
                <w:rFonts w:ascii="Calibri Light" w:hAnsi="Calibri Light" w:cs="Calibri Light"/>
                <w:noProof/>
                <w:rPrChange w:id="899" w:author="hari prasath" w:date="2020-07-17T09:43:00Z">
                  <w:rPr>
                    <w:noProof/>
                  </w:rPr>
                </w:rPrChange>
              </w:rPr>
              <w:delInstrText xml:space="preserve"> HYPERLINK \l "_Toc45813083" </w:delInstrText>
            </w:r>
            <w:r w:rsidRPr="00CC6CF4" w:rsidDel="00CC6CF4">
              <w:rPr>
                <w:rFonts w:ascii="Calibri Light" w:hAnsi="Calibri Light" w:cs="Calibri Light"/>
                <w:noProof/>
                <w:rPrChange w:id="900" w:author="hari prasath" w:date="2020-07-17T09:43:00Z">
                  <w:rPr>
                    <w:rFonts w:ascii="Calibri Light" w:hAnsi="Calibri Light" w:cs="Calibri Light"/>
                    <w:noProof/>
                  </w:rPr>
                </w:rPrChange>
              </w:rPr>
              <w:fldChar w:fldCharType="separate"/>
            </w:r>
          </w:del>
          <w:ins w:id="901" w:author="hari prasath" w:date="2020-07-17T09:42:00Z">
            <w:r w:rsidR="00CC6CF4" w:rsidRPr="00CC6CF4">
              <w:rPr>
                <w:rFonts w:ascii="Calibri Light" w:hAnsi="Calibri Light" w:cs="Calibri Light"/>
                <w:b/>
                <w:bCs/>
                <w:noProof/>
                <w:rPrChange w:id="902" w:author="hari prasath" w:date="2020-07-17T09:43:00Z">
                  <w:rPr>
                    <w:b/>
                    <w:bCs/>
                    <w:noProof/>
                  </w:rPr>
                </w:rPrChange>
              </w:rPr>
              <w:t>Error! Hyperlink reference not valid.</w:t>
            </w:r>
          </w:ins>
          <w:del w:id="903" w:author="hari prasath" w:date="2020-07-17T09:42:00Z">
            <w:r w:rsidR="009542F2" w:rsidRPr="00CC6CF4" w:rsidDel="00CC6CF4">
              <w:rPr>
                <w:rStyle w:val="Hyperlink"/>
                <w:rFonts w:ascii="Calibri Light" w:hAnsi="Calibri Light" w:cs="Calibri Light"/>
                <w:noProof/>
                <w:lang w:val="en-IN"/>
              </w:rPr>
              <w:delText>3.3.8</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Relays</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04"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_Toc45813083 \h </w:delInstrText>
            </w:r>
            <w:r w:rsidR="009542F2" w:rsidRPr="00CC6CF4" w:rsidDel="00CC6CF4">
              <w:rPr>
                <w:rFonts w:ascii="Calibri Light" w:hAnsi="Calibri Light" w:cs="Calibri Light"/>
                <w:noProof/>
                <w:webHidden/>
                <w:rPrChange w:id="905"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06"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11</w:delText>
            </w:r>
            <w:r w:rsidR="009542F2" w:rsidRPr="00CC6CF4" w:rsidDel="00CC6CF4">
              <w:rPr>
                <w:rFonts w:ascii="Calibri Light" w:hAnsi="Calibri Light" w:cs="Calibri Light"/>
                <w:noProof/>
                <w:webHidden/>
                <w:rPrChange w:id="907"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08" w:author="hari prasath" w:date="2020-07-17T09:43:00Z">
                  <w:rPr>
                    <w:rFonts w:ascii="Calibri Light" w:hAnsi="Calibri Light" w:cs="Calibri Light"/>
                    <w:noProof/>
                  </w:rPr>
                </w:rPrChange>
              </w:rPr>
              <w:fldChar w:fldCharType="end"/>
            </w:r>
          </w:del>
        </w:p>
        <w:p w14:paraId="433ECAF1" w14:textId="7CA35D0A" w:rsidR="009542F2" w:rsidRPr="00CC6CF4" w:rsidDel="00CC6CF4" w:rsidRDefault="00F43DF2">
          <w:pPr>
            <w:pStyle w:val="TOC3"/>
            <w:rPr>
              <w:del w:id="909" w:author="hari prasath" w:date="2020-07-17T09:42:00Z"/>
              <w:rFonts w:ascii="Calibri Light" w:eastAsiaTheme="minorEastAsia" w:hAnsi="Calibri Light" w:cs="Calibri Light"/>
              <w:noProof/>
              <w:szCs w:val="22"/>
              <w:lang w:val="en-IN" w:eastAsia="en-IN"/>
            </w:rPr>
          </w:pPr>
          <w:del w:id="910" w:author="hari prasath" w:date="2020-07-17T09:42:00Z">
            <w:r w:rsidRPr="00CC6CF4" w:rsidDel="00CC6CF4">
              <w:rPr>
                <w:rFonts w:ascii="Calibri Light" w:hAnsi="Calibri Light" w:cs="Calibri Light"/>
                <w:noProof/>
                <w:rPrChange w:id="911" w:author="hari prasath" w:date="2020-07-17T09:43:00Z">
                  <w:rPr>
                    <w:noProof/>
                  </w:rPr>
                </w:rPrChange>
              </w:rPr>
              <w:fldChar w:fldCharType="begin"/>
            </w:r>
            <w:r w:rsidRPr="00CC6CF4" w:rsidDel="00CC6CF4">
              <w:rPr>
                <w:rFonts w:ascii="Calibri Light" w:hAnsi="Calibri Light" w:cs="Calibri Light"/>
                <w:noProof/>
                <w:rPrChange w:id="912" w:author="hari prasath" w:date="2020-07-17T09:43:00Z">
                  <w:rPr>
                    <w:noProof/>
                  </w:rPr>
                </w:rPrChange>
              </w:rPr>
              <w:delInstrText xml:space="preserve"> HYPERLINK \l "_Toc45813085" </w:delInstrText>
            </w:r>
            <w:r w:rsidRPr="00CC6CF4" w:rsidDel="00CC6CF4">
              <w:rPr>
                <w:rFonts w:ascii="Calibri Light" w:hAnsi="Calibri Light" w:cs="Calibri Light"/>
                <w:noProof/>
                <w:rPrChange w:id="913" w:author="hari prasath" w:date="2020-07-17T09:43:00Z">
                  <w:rPr>
                    <w:rFonts w:ascii="Calibri Light" w:hAnsi="Calibri Light" w:cs="Calibri Light"/>
                    <w:noProof/>
                  </w:rPr>
                </w:rPrChange>
              </w:rPr>
              <w:fldChar w:fldCharType="separate"/>
            </w:r>
          </w:del>
          <w:ins w:id="914" w:author="hari prasath" w:date="2020-07-17T09:42:00Z">
            <w:r w:rsidR="00CC6CF4" w:rsidRPr="00CC6CF4">
              <w:rPr>
                <w:rFonts w:ascii="Calibri Light" w:hAnsi="Calibri Light" w:cs="Calibri Light"/>
                <w:b/>
                <w:bCs/>
                <w:noProof/>
                <w:rPrChange w:id="915" w:author="hari prasath" w:date="2020-07-17T09:43:00Z">
                  <w:rPr>
                    <w:b/>
                    <w:bCs/>
                    <w:noProof/>
                  </w:rPr>
                </w:rPrChange>
              </w:rPr>
              <w:t>Error! Hyperlink reference not valid.</w:t>
            </w:r>
          </w:ins>
          <w:del w:id="916" w:author="hari prasath" w:date="2020-07-17T09:42:00Z">
            <w:r w:rsidR="009542F2" w:rsidRPr="00CC6CF4" w:rsidDel="00CC6CF4">
              <w:rPr>
                <w:rStyle w:val="Hyperlink"/>
                <w:rFonts w:ascii="Calibri Light" w:hAnsi="Calibri Light" w:cs="Calibri Light"/>
                <w:noProof/>
                <w:lang w:val="en-IN"/>
              </w:rPr>
              <w:delText>3.3.9</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Buzzer</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17"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_Toc45813085 \h </w:delInstrText>
            </w:r>
            <w:r w:rsidR="009542F2" w:rsidRPr="00CC6CF4" w:rsidDel="00CC6CF4">
              <w:rPr>
                <w:rFonts w:ascii="Calibri Light" w:hAnsi="Calibri Light" w:cs="Calibri Light"/>
                <w:noProof/>
                <w:webHidden/>
                <w:rPrChange w:id="918"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19"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11</w:delText>
            </w:r>
            <w:r w:rsidR="009542F2" w:rsidRPr="00CC6CF4" w:rsidDel="00CC6CF4">
              <w:rPr>
                <w:rFonts w:ascii="Calibri Light" w:hAnsi="Calibri Light" w:cs="Calibri Light"/>
                <w:noProof/>
                <w:webHidden/>
                <w:rPrChange w:id="920"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21" w:author="hari prasath" w:date="2020-07-17T09:43:00Z">
                  <w:rPr>
                    <w:rFonts w:ascii="Calibri Light" w:hAnsi="Calibri Light" w:cs="Calibri Light"/>
                    <w:noProof/>
                  </w:rPr>
                </w:rPrChange>
              </w:rPr>
              <w:fldChar w:fldCharType="end"/>
            </w:r>
          </w:del>
        </w:p>
        <w:p w14:paraId="5AFC459B" w14:textId="6EA5C92D" w:rsidR="009542F2" w:rsidRPr="00CC6CF4" w:rsidDel="00CC6CF4" w:rsidRDefault="00F43DF2">
          <w:pPr>
            <w:pStyle w:val="TOC3"/>
            <w:rPr>
              <w:del w:id="922" w:author="hari prasath" w:date="2020-07-17T09:42:00Z"/>
              <w:rFonts w:ascii="Calibri Light" w:eastAsiaTheme="minorEastAsia" w:hAnsi="Calibri Light" w:cs="Calibri Light"/>
              <w:noProof/>
              <w:szCs w:val="22"/>
              <w:lang w:val="en-IN" w:eastAsia="en-IN"/>
            </w:rPr>
          </w:pPr>
          <w:del w:id="923" w:author="hari prasath" w:date="2020-07-17T09:42:00Z">
            <w:r w:rsidRPr="00CC6CF4" w:rsidDel="00CC6CF4">
              <w:rPr>
                <w:rFonts w:ascii="Calibri Light" w:hAnsi="Calibri Light" w:cs="Calibri Light"/>
                <w:noProof/>
                <w:rPrChange w:id="924" w:author="hari prasath" w:date="2020-07-17T09:43:00Z">
                  <w:rPr>
                    <w:noProof/>
                  </w:rPr>
                </w:rPrChange>
              </w:rPr>
              <w:fldChar w:fldCharType="begin"/>
            </w:r>
            <w:r w:rsidRPr="00CC6CF4" w:rsidDel="00CC6CF4">
              <w:rPr>
                <w:rFonts w:ascii="Calibri Light" w:hAnsi="Calibri Light" w:cs="Calibri Light"/>
                <w:noProof/>
                <w:rPrChange w:id="925" w:author="hari prasath" w:date="2020-07-17T09:43:00Z">
                  <w:rPr>
                    <w:noProof/>
                  </w:rPr>
                </w:rPrChange>
              </w:rPr>
              <w:delInstrText xml:space="preserve"> HYPERLINK \l "_Toc45813088" </w:delInstrText>
            </w:r>
            <w:r w:rsidRPr="00CC6CF4" w:rsidDel="00CC6CF4">
              <w:rPr>
                <w:rFonts w:ascii="Calibri Light" w:hAnsi="Calibri Light" w:cs="Calibri Light"/>
                <w:noProof/>
                <w:rPrChange w:id="926" w:author="hari prasath" w:date="2020-07-17T09:43:00Z">
                  <w:rPr>
                    <w:rFonts w:ascii="Calibri Light" w:hAnsi="Calibri Light" w:cs="Calibri Light"/>
                    <w:noProof/>
                  </w:rPr>
                </w:rPrChange>
              </w:rPr>
              <w:fldChar w:fldCharType="separate"/>
            </w:r>
          </w:del>
          <w:ins w:id="927" w:author="hari prasath" w:date="2020-07-17T09:42:00Z">
            <w:r w:rsidR="00CC6CF4" w:rsidRPr="00CC6CF4">
              <w:rPr>
                <w:rFonts w:ascii="Calibri Light" w:hAnsi="Calibri Light" w:cs="Calibri Light"/>
                <w:b/>
                <w:bCs/>
                <w:noProof/>
                <w:rPrChange w:id="928" w:author="hari prasath" w:date="2020-07-17T09:43:00Z">
                  <w:rPr>
                    <w:b/>
                    <w:bCs/>
                    <w:noProof/>
                  </w:rPr>
                </w:rPrChange>
              </w:rPr>
              <w:t>Error! Hyperlink reference not valid.</w:t>
            </w:r>
          </w:ins>
          <w:del w:id="929" w:author="hari prasath" w:date="2020-07-17T09:42:00Z">
            <w:r w:rsidR="009542F2" w:rsidRPr="00CC6CF4" w:rsidDel="00CC6CF4">
              <w:rPr>
                <w:rStyle w:val="Hyperlink"/>
                <w:rFonts w:ascii="Calibri Light" w:hAnsi="Calibri Light" w:cs="Calibri Light"/>
                <w:noProof/>
                <w:lang w:val="en-IN"/>
              </w:rPr>
              <w:delText>3.3.10</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WDT</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30"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_Toc45813088 \h </w:delInstrText>
            </w:r>
            <w:r w:rsidR="009542F2" w:rsidRPr="00CC6CF4" w:rsidDel="00CC6CF4">
              <w:rPr>
                <w:rFonts w:ascii="Calibri Light" w:hAnsi="Calibri Light" w:cs="Calibri Light"/>
                <w:noProof/>
                <w:webHidden/>
                <w:rPrChange w:id="931"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32"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11</w:delText>
            </w:r>
            <w:r w:rsidR="009542F2" w:rsidRPr="00CC6CF4" w:rsidDel="00CC6CF4">
              <w:rPr>
                <w:rFonts w:ascii="Calibri Light" w:hAnsi="Calibri Light" w:cs="Calibri Light"/>
                <w:noProof/>
                <w:webHidden/>
                <w:rPrChange w:id="933"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34" w:author="hari prasath" w:date="2020-07-17T09:43:00Z">
                  <w:rPr>
                    <w:rFonts w:ascii="Calibri Light" w:hAnsi="Calibri Light" w:cs="Calibri Light"/>
                    <w:noProof/>
                  </w:rPr>
                </w:rPrChange>
              </w:rPr>
              <w:fldChar w:fldCharType="end"/>
            </w:r>
          </w:del>
        </w:p>
        <w:p w14:paraId="1B074525" w14:textId="1BC9ED48" w:rsidR="009542F2" w:rsidRPr="00CC6CF4" w:rsidDel="00CC6CF4" w:rsidRDefault="00F43DF2">
          <w:pPr>
            <w:pStyle w:val="TOC3"/>
            <w:rPr>
              <w:del w:id="935" w:author="hari prasath" w:date="2020-07-17T09:42:00Z"/>
              <w:rFonts w:ascii="Calibri Light" w:eastAsiaTheme="minorEastAsia" w:hAnsi="Calibri Light" w:cs="Calibri Light"/>
              <w:noProof/>
              <w:szCs w:val="22"/>
              <w:lang w:val="en-IN" w:eastAsia="en-IN"/>
            </w:rPr>
          </w:pPr>
          <w:del w:id="936" w:author="hari prasath" w:date="2020-07-17T09:42:00Z">
            <w:r w:rsidRPr="00CC6CF4" w:rsidDel="00CC6CF4">
              <w:rPr>
                <w:rFonts w:ascii="Calibri Light" w:hAnsi="Calibri Light" w:cs="Calibri Light"/>
                <w:noProof/>
                <w:rPrChange w:id="937" w:author="hari prasath" w:date="2020-07-17T09:43:00Z">
                  <w:rPr>
                    <w:noProof/>
                  </w:rPr>
                </w:rPrChange>
              </w:rPr>
              <w:fldChar w:fldCharType="begin"/>
            </w:r>
            <w:r w:rsidRPr="00CC6CF4" w:rsidDel="00CC6CF4">
              <w:rPr>
                <w:rFonts w:ascii="Calibri Light" w:hAnsi="Calibri Light" w:cs="Calibri Light"/>
                <w:noProof/>
                <w:rPrChange w:id="938" w:author="hari prasath" w:date="2020-07-17T09:43:00Z">
                  <w:rPr>
                    <w:noProof/>
                  </w:rPr>
                </w:rPrChange>
              </w:rPr>
              <w:delInstrText xml:space="preserve"> HYPERLINK \l "_Toc45813089" </w:delInstrText>
            </w:r>
            <w:r w:rsidRPr="00CC6CF4" w:rsidDel="00CC6CF4">
              <w:rPr>
                <w:rFonts w:ascii="Calibri Light" w:hAnsi="Calibri Light" w:cs="Calibri Light"/>
                <w:noProof/>
                <w:rPrChange w:id="939" w:author="hari prasath" w:date="2020-07-17T09:43:00Z">
                  <w:rPr>
                    <w:rFonts w:ascii="Calibri Light" w:hAnsi="Calibri Light" w:cs="Calibri Light"/>
                    <w:noProof/>
                  </w:rPr>
                </w:rPrChange>
              </w:rPr>
              <w:fldChar w:fldCharType="separate"/>
            </w:r>
          </w:del>
          <w:ins w:id="940" w:author="hari prasath" w:date="2020-07-17T09:42:00Z">
            <w:r w:rsidR="00CC6CF4" w:rsidRPr="00CC6CF4">
              <w:rPr>
                <w:rFonts w:ascii="Calibri Light" w:hAnsi="Calibri Light" w:cs="Calibri Light"/>
                <w:b/>
                <w:bCs/>
                <w:noProof/>
                <w:rPrChange w:id="941" w:author="hari prasath" w:date="2020-07-17T09:43:00Z">
                  <w:rPr>
                    <w:b/>
                    <w:bCs/>
                    <w:noProof/>
                  </w:rPr>
                </w:rPrChange>
              </w:rPr>
              <w:t>Error! Hyperlink reference not valid.</w:t>
            </w:r>
          </w:ins>
          <w:del w:id="942" w:author="hari prasath" w:date="2020-07-17T09:42:00Z">
            <w:r w:rsidR="009542F2" w:rsidRPr="00CC6CF4" w:rsidDel="00CC6CF4">
              <w:rPr>
                <w:rStyle w:val="Hyperlink"/>
                <w:rFonts w:ascii="Calibri Light" w:eastAsia="SimSun" w:hAnsi="Calibri Light" w:cs="Calibri Light"/>
                <w:noProof/>
                <w:lang w:val="en-IN" w:eastAsia="en-IN"/>
              </w:rPr>
              <w:delText>3.3.11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eastAsia="SimSun" w:hAnsi="Calibri Light" w:cs="Calibri Light"/>
                <w:noProof/>
                <w:lang w:val="en-IN" w:eastAsia="en-IN"/>
              </w:rPr>
              <w:delText xml:space="preserve">ETRX357HR Zigbee </w:delText>
            </w:r>
            <w:r w:rsidR="009542F2" w:rsidRPr="00CC6CF4" w:rsidDel="00CC6CF4">
              <w:rPr>
                <w:rStyle w:val="Hyperlink"/>
                <w:rFonts w:ascii="Calibri Light" w:eastAsia="SimSun" w:hAnsi="Calibri Light" w:cs="Calibri Light"/>
                <w:noProof/>
              </w:rPr>
              <w:delText>Module</w:delText>
            </w:r>
            <w:r w:rsidR="009542F2" w:rsidRPr="00CC6CF4" w:rsidDel="00CC6CF4">
              <w:rPr>
                <w:rStyle w:val="Hyperlink"/>
                <w:rFonts w:ascii="Calibri Light" w:eastAsia="SimSun" w:hAnsi="Calibri Light" w:cs="Calibri Light"/>
                <w:noProof/>
                <w:lang w:val="en-IN" w:eastAsia="en-IN"/>
              </w:rPr>
              <w:delText xml:space="preserve"> for lighting control and dimming</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43"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_Toc45813089 \h </w:delInstrText>
            </w:r>
            <w:r w:rsidR="009542F2" w:rsidRPr="00CC6CF4" w:rsidDel="00CC6CF4">
              <w:rPr>
                <w:rFonts w:ascii="Calibri Light" w:hAnsi="Calibri Light" w:cs="Calibri Light"/>
                <w:noProof/>
                <w:webHidden/>
                <w:rPrChange w:id="944"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45"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12</w:delText>
            </w:r>
            <w:r w:rsidR="009542F2" w:rsidRPr="00CC6CF4" w:rsidDel="00CC6CF4">
              <w:rPr>
                <w:rFonts w:ascii="Calibri Light" w:hAnsi="Calibri Light" w:cs="Calibri Light"/>
                <w:noProof/>
                <w:webHidden/>
                <w:rPrChange w:id="946"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47" w:author="hari prasath" w:date="2020-07-17T09:43:00Z">
                  <w:rPr>
                    <w:rFonts w:ascii="Calibri Light" w:hAnsi="Calibri Light" w:cs="Calibri Light"/>
                    <w:noProof/>
                  </w:rPr>
                </w:rPrChange>
              </w:rPr>
              <w:fldChar w:fldCharType="end"/>
            </w:r>
          </w:del>
        </w:p>
        <w:p w14:paraId="00F45D42" w14:textId="27F63411" w:rsidR="009542F2" w:rsidRPr="00CC6CF4" w:rsidDel="00CC6CF4" w:rsidRDefault="00F43DF2">
          <w:pPr>
            <w:pStyle w:val="TOC3"/>
            <w:rPr>
              <w:del w:id="948" w:author="hari prasath" w:date="2020-07-17T09:42:00Z"/>
              <w:rFonts w:ascii="Calibri Light" w:eastAsiaTheme="minorEastAsia" w:hAnsi="Calibri Light" w:cs="Calibri Light"/>
              <w:noProof/>
              <w:szCs w:val="22"/>
              <w:lang w:val="en-IN" w:eastAsia="en-IN"/>
            </w:rPr>
          </w:pPr>
          <w:del w:id="949" w:author="hari prasath" w:date="2020-07-17T09:42:00Z">
            <w:r w:rsidRPr="00CC6CF4" w:rsidDel="00CC6CF4">
              <w:rPr>
                <w:rFonts w:ascii="Calibri Light" w:hAnsi="Calibri Light" w:cs="Calibri Light"/>
                <w:noProof/>
                <w:rPrChange w:id="950" w:author="hari prasath" w:date="2020-07-17T09:43:00Z">
                  <w:rPr>
                    <w:noProof/>
                  </w:rPr>
                </w:rPrChange>
              </w:rPr>
              <w:fldChar w:fldCharType="begin"/>
            </w:r>
            <w:r w:rsidRPr="00CC6CF4" w:rsidDel="00CC6CF4">
              <w:rPr>
                <w:rFonts w:ascii="Calibri Light" w:hAnsi="Calibri Light" w:cs="Calibri Light"/>
                <w:noProof/>
                <w:rPrChange w:id="951" w:author="hari prasath" w:date="2020-07-17T09:43:00Z">
                  <w:rPr>
                    <w:noProof/>
                  </w:rPr>
                </w:rPrChange>
              </w:rPr>
              <w:delInstrText xml:space="preserve"> HYPERLINK \l "_Toc45813090" </w:delInstrText>
            </w:r>
            <w:r w:rsidRPr="00CC6CF4" w:rsidDel="00CC6CF4">
              <w:rPr>
                <w:rFonts w:ascii="Calibri Light" w:hAnsi="Calibri Light" w:cs="Calibri Light"/>
                <w:noProof/>
                <w:rPrChange w:id="952" w:author="hari prasath" w:date="2020-07-17T09:43:00Z">
                  <w:rPr>
                    <w:rFonts w:ascii="Calibri Light" w:hAnsi="Calibri Light" w:cs="Calibri Light"/>
                    <w:noProof/>
                  </w:rPr>
                </w:rPrChange>
              </w:rPr>
              <w:fldChar w:fldCharType="separate"/>
            </w:r>
          </w:del>
          <w:ins w:id="953" w:author="hari prasath" w:date="2020-07-17T09:42:00Z">
            <w:r w:rsidR="00CC6CF4" w:rsidRPr="00CC6CF4">
              <w:rPr>
                <w:rFonts w:ascii="Calibri Light" w:hAnsi="Calibri Light" w:cs="Calibri Light"/>
                <w:b/>
                <w:bCs/>
                <w:noProof/>
                <w:rPrChange w:id="954" w:author="hari prasath" w:date="2020-07-17T09:43:00Z">
                  <w:rPr>
                    <w:b/>
                    <w:bCs/>
                    <w:noProof/>
                  </w:rPr>
                </w:rPrChange>
              </w:rPr>
              <w:t>Error! Hyperlink reference not valid.</w:t>
            </w:r>
          </w:ins>
          <w:del w:id="955" w:author="hari prasath" w:date="2020-07-17T09:42:00Z">
            <w:r w:rsidR="009542F2" w:rsidRPr="00CC6CF4" w:rsidDel="00CC6CF4">
              <w:rPr>
                <w:rStyle w:val="Hyperlink"/>
                <w:rFonts w:ascii="Calibri Light" w:hAnsi="Calibri Light" w:cs="Calibri Light"/>
                <w:noProof/>
              </w:rPr>
              <w:delText>3.3.12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IO Expander</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56"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_Toc45813090 \h </w:delInstrText>
            </w:r>
            <w:r w:rsidR="009542F2" w:rsidRPr="00CC6CF4" w:rsidDel="00CC6CF4">
              <w:rPr>
                <w:rFonts w:ascii="Calibri Light" w:hAnsi="Calibri Light" w:cs="Calibri Light"/>
                <w:noProof/>
                <w:webHidden/>
                <w:rPrChange w:id="957"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58"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12</w:delText>
            </w:r>
            <w:r w:rsidR="009542F2" w:rsidRPr="00CC6CF4" w:rsidDel="00CC6CF4">
              <w:rPr>
                <w:rFonts w:ascii="Calibri Light" w:hAnsi="Calibri Light" w:cs="Calibri Light"/>
                <w:noProof/>
                <w:webHidden/>
                <w:rPrChange w:id="959"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60" w:author="hari prasath" w:date="2020-07-17T09:43:00Z">
                  <w:rPr>
                    <w:rFonts w:ascii="Calibri Light" w:hAnsi="Calibri Light" w:cs="Calibri Light"/>
                    <w:noProof/>
                  </w:rPr>
                </w:rPrChange>
              </w:rPr>
              <w:fldChar w:fldCharType="end"/>
            </w:r>
          </w:del>
        </w:p>
        <w:p w14:paraId="39AA6506" w14:textId="292EB09E" w:rsidR="009542F2" w:rsidRPr="00CC6CF4" w:rsidDel="00CC6CF4" w:rsidRDefault="00F43DF2">
          <w:pPr>
            <w:pStyle w:val="TOC3"/>
            <w:rPr>
              <w:del w:id="961" w:author="hari prasath" w:date="2020-07-17T09:42:00Z"/>
              <w:rFonts w:ascii="Calibri Light" w:eastAsiaTheme="minorEastAsia" w:hAnsi="Calibri Light" w:cs="Calibri Light"/>
              <w:noProof/>
              <w:szCs w:val="22"/>
              <w:lang w:val="en-IN" w:eastAsia="en-IN"/>
            </w:rPr>
          </w:pPr>
          <w:del w:id="962" w:author="hari prasath" w:date="2020-07-17T09:42:00Z">
            <w:r w:rsidRPr="00CC6CF4" w:rsidDel="00CC6CF4">
              <w:rPr>
                <w:rFonts w:ascii="Calibri Light" w:hAnsi="Calibri Light" w:cs="Calibri Light"/>
                <w:noProof/>
                <w:rPrChange w:id="963" w:author="hari prasath" w:date="2020-07-17T09:43:00Z">
                  <w:rPr>
                    <w:noProof/>
                  </w:rPr>
                </w:rPrChange>
              </w:rPr>
              <w:fldChar w:fldCharType="begin"/>
            </w:r>
            <w:r w:rsidRPr="00CC6CF4" w:rsidDel="00CC6CF4">
              <w:rPr>
                <w:rFonts w:ascii="Calibri Light" w:hAnsi="Calibri Light" w:cs="Calibri Light"/>
                <w:noProof/>
                <w:rPrChange w:id="964" w:author="hari prasath" w:date="2020-07-17T09:43:00Z">
                  <w:rPr>
                    <w:noProof/>
                  </w:rPr>
                </w:rPrChange>
              </w:rPr>
              <w:delInstrText xml:space="preserve"> HYPERLINK \l "_Toc45813091" </w:delInstrText>
            </w:r>
            <w:r w:rsidRPr="00CC6CF4" w:rsidDel="00CC6CF4">
              <w:rPr>
                <w:rFonts w:ascii="Calibri Light" w:hAnsi="Calibri Light" w:cs="Calibri Light"/>
                <w:noProof/>
                <w:rPrChange w:id="965" w:author="hari prasath" w:date="2020-07-17T09:43:00Z">
                  <w:rPr>
                    <w:rFonts w:ascii="Calibri Light" w:hAnsi="Calibri Light" w:cs="Calibri Light"/>
                    <w:noProof/>
                  </w:rPr>
                </w:rPrChange>
              </w:rPr>
              <w:fldChar w:fldCharType="separate"/>
            </w:r>
          </w:del>
          <w:ins w:id="966" w:author="hari prasath" w:date="2020-07-17T09:42:00Z">
            <w:r w:rsidR="00CC6CF4" w:rsidRPr="00CC6CF4">
              <w:rPr>
                <w:rFonts w:ascii="Calibri Light" w:hAnsi="Calibri Light" w:cs="Calibri Light"/>
                <w:b/>
                <w:bCs/>
                <w:noProof/>
                <w:rPrChange w:id="967" w:author="hari prasath" w:date="2020-07-17T09:43:00Z">
                  <w:rPr>
                    <w:b/>
                    <w:bCs/>
                    <w:noProof/>
                  </w:rPr>
                </w:rPrChange>
              </w:rPr>
              <w:t>Error! Hyperlink reference not valid.</w:t>
            </w:r>
          </w:ins>
          <w:del w:id="968" w:author="hari prasath" w:date="2020-07-17T09:42:00Z">
            <w:r w:rsidR="009542F2" w:rsidRPr="00CC6CF4" w:rsidDel="00CC6CF4">
              <w:rPr>
                <w:rStyle w:val="Hyperlink"/>
                <w:rFonts w:ascii="Calibri Light" w:hAnsi="Calibri Light" w:cs="Calibri Light"/>
                <w:noProof/>
                <w:lang w:val="en-IN"/>
              </w:rPr>
              <w:delText>3.3.13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lang w:val="en-IN"/>
              </w:rPr>
              <w:delText>Debug console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69"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_Toc45813091 \h </w:delInstrText>
            </w:r>
            <w:r w:rsidR="009542F2" w:rsidRPr="00CC6CF4" w:rsidDel="00CC6CF4">
              <w:rPr>
                <w:rFonts w:ascii="Calibri Light" w:hAnsi="Calibri Light" w:cs="Calibri Light"/>
                <w:noProof/>
                <w:webHidden/>
                <w:rPrChange w:id="970"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71"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12</w:delText>
            </w:r>
            <w:r w:rsidR="009542F2" w:rsidRPr="00CC6CF4" w:rsidDel="00CC6CF4">
              <w:rPr>
                <w:rFonts w:ascii="Calibri Light" w:hAnsi="Calibri Light" w:cs="Calibri Light"/>
                <w:noProof/>
                <w:webHidden/>
                <w:rPrChange w:id="972"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73" w:author="hari prasath" w:date="2020-07-17T09:43:00Z">
                  <w:rPr>
                    <w:rFonts w:ascii="Calibri Light" w:hAnsi="Calibri Light" w:cs="Calibri Light"/>
                    <w:noProof/>
                  </w:rPr>
                </w:rPrChange>
              </w:rPr>
              <w:fldChar w:fldCharType="end"/>
            </w:r>
          </w:del>
        </w:p>
        <w:p w14:paraId="58F26BEC" w14:textId="00595835" w:rsidR="009542F2" w:rsidRPr="00CC6CF4" w:rsidDel="00CC6CF4" w:rsidRDefault="00F43DF2">
          <w:pPr>
            <w:pStyle w:val="TOC1"/>
            <w:rPr>
              <w:del w:id="974" w:author="hari prasath" w:date="2020-07-17T09:42:00Z"/>
              <w:rFonts w:ascii="Calibri Light" w:eastAsiaTheme="minorEastAsia" w:hAnsi="Calibri Light" w:cs="Calibri Light"/>
              <w:b w:val="0"/>
              <w:noProof/>
              <w:sz w:val="22"/>
              <w:szCs w:val="22"/>
              <w:lang w:val="en-IN" w:eastAsia="en-IN"/>
            </w:rPr>
          </w:pPr>
          <w:del w:id="975" w:author="hari prasath" w:date="2020-07-17T09:42:00Z">
            <w:r w:rsidRPr="00CC6CF4" w:rsidDel="00CC6CF4">
              <w:rPr>
                <w:rFonts w:ascii="Calibri Light" w:hAnsi="Calibri Light" w:cs="Calibri Light"/>
                <w:noProof/>
                <w:rPrChange w:id="976" w:author="hari prasath" w:date="2020-07-17T09:43:00Z">
                  <w:rPr>
                    <w:noProof/>
                  </w:rPr>
                </w:rPrChange>
              </w:rPr>
              <w:fldChar w:fldCharType="begin"/>
            </w:r>
            <w:r w:rsidRPr="00CC6CF4" w:rsidDel="00CC6CF4">
              <w:rPr>
                <w:rFonts w:ascii="Calibri Light" w:hAnsi="Calibri Light" w:cs="Calibri Light"/>
                <w:noProof/>
                <w:rPrChange w:id="977" w:author="hari prasath" w:date="2020-07-17T09:43:00Z">
                  <w:rPr>
                    <w:noProof/>
                  </w:rPr>
                </w:rPrChange>
              </w:rPr>
              <w:delInstrText xml:space="preserve"> HYPERLINK \l "_Toc45813092" </w:delInstrText>
            </w:r>
            <w:r w:rsidRPr="00CC6CF4" w:rsidDel="00CC6CF4">
              <w:rPr>
                <w:rFonts w:ascii="Calibri Light" w:hAnsi="Calibri Light" w:cs="Calibri Light"/>
                <w:noProof/>
                <w:rPrChange w:id="978" w:author="hari prasath" w:date="2020-07-17T09:43:00Z">
                  <w:rPr>
                    <w:rFonts w:ascii="Calibri Light" w:hAnsi="Calibri Light" w:cs="Calibri Light"/>
                    <w:noProof/>
                  </w:rPr>
                </w:rPrChange>
              </w:rPr>
              <w:fldChar w:fldCharType="separate"/>
            </w:r>
          </w:del>
          <w:ins w:id="979" w:author="hari prasath" w:date="2020-07-17T09:42:00Z">
            <w:r w:rsidR="00CC6CF4" w:rsidRPr="00CC6CF4">
              <w:rPr>
                <w:rFonts w:ascii="Calibri Light" w:hAnsi="Calibri Light" w:cs="Calibri Light"/>
                <w:b w:val="0"/>
                <w:bCs/>
                <w:noProof/>
                <w:rPrChange w:id="980" w:author="hari prasath" w:date="2020-07-17T09:43:00Z">
                  <w:rPr>
                    <w:b w:val="0"/>
                    <w:bCs/>
                    <w:noProof/>
                  </w:rPr>
                </w:rPrChange>
              </w:rPr>
              <w:t>Error! Hyperlink reference not valid.</w:t>
            </w:r>
          </w:ins>
          <w:del w:id="981" w:author="hari prasath" w:date="2020-07-17T09:42:00Z">
            <w:r w:rsidR="009542F2" w:rsidRPr="00CC6CF4" w:rsidDel="00CC6CF4">
              <w:rPr>
                <w:rStyle w:val="Hyperlink"/>
                <w:rFonts w:ascii="Calibri Light" w:hAnsi="Calibri Light" w:cs="Calibri Light"/>
                <w:b w:val="0"/>
                <w:noProof/>
              </w:rPr>
              <w:delText>4.</w:delText>
            </w:r>
            <w:r w:rsidR="009542F2" w:rsidRPr="00CC6CF4" w:rsidDel="00CC6CF4">
              <w:rPr>
                <w:rFonts w:ascii="Calibri Light" w:eastAsiaTheme="minorEastAsia" w:hAnsi="Calibri Light" w:cs="Calibri Light"/>
                <w:noProof/>
                <w:sz w:val="22"/>
                <w:szCs w:val="22"/>
                <w:lang w:val="en-IN" w:eastAsia="en-IN"/>
              </w:rPr>
              <w:tab/>
            </w:r>
            <w:r w:rsidR="009542F2" w:rsidRPr="00CC6CF4" w:rsidDel="00CC6CF4">
              <w:rPr>
                <w:rStyle w:val="Hyperlink"/>
                <w:rFonts w:ascii="Calibri Light" w:hAnsi="Calibri Light" w:cs="Calibri Light"/>
                <w:b w:val="0"/>
                <w:noProof/>
              </w:rPr>
              <w:delText>Software Architecture</w:delText>
            </w:r>
            <w:r w:rsidR="009542F2" w:rsidRPr="00CC6CF4" w:rsidDel="00CC6CF4">
              <w:rPr>
                <w:rFonts w:ascii="Calibri Light" w:hAnsi="Calibri Light" w:cs="Calibri Light"/>
                <w:b w:val="0"/>
                <w:noProof/>
                <w:webHidden/>
              </w:rPr>
              <w:tab/>
            </w:r>
            <w:r w:rsidR="009542F2" w:rsidRPr="00CC6CF4" w:rsidDel="00CC6CF4">
              <w:rPr>
                <w:rFonts w:ascii="Calibri Light" w:hAnsi="Calibri Light" w:cs="Calibri Light"/>
                <w:noProof/>
                <w:webHidden/>
                <w:rPrChange w:id="982"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b w:val="0"/>
                <w:noProof/>
                <w:webHidden/>
              </w:rPr>
              <w:delInstrText xml:space="preserve"> PAGEREF _Toc45813092 \h </w:delInstrText>
            </w:r>
            <w:r w:rsidR="009542F2" w:rsidRPr="00CC6CF4" w:rsidDel="00CC6CF4">
              <w:rPr>
                <w:rFonts w:ascii="Calibri Light" w:hAnsi="Calibri Light" w:cs="Calibri Light"/>
                <w:noProof/>
                <w:webHidden/>
                <w:rPrChange w:id="983"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84"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b w:val="0"/>
                <w:noProof/>
                <w:webHidden/>
              </w:rPr>
              <w:delText>13</w:delText>
            </w:r>
            <w:r w:rsidR="009542F2" w:rsidRPr="00CC6CF4" w:rsidDel="00CC6CF4">
              <w:rPr>
                <w:rFonts w:ascii="Calibri Light" w:hAnsi="Calibri Light" w:cs="Calibri Light"/>
                <w:noProof/>
                <w:webHidden/>
                <w:rPrChange w:id="985"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86" w:author="hari prasath" w:date="2020-07-17T09:43:00Z">
                  <w:rPr>
                    <w:rFonts w:ascii="Calibri Light" w:hAnsi="Calibri Light" w:cs="Calibri Light"/>
                    <w:noProof/>
                  </w:rPr>
                </w:rPrChange>
              </w:rPr>
              <w:fldChar w:fldCharType="end"/>
            </w:r>
          </w:del>
        </w:p>
        <w:p w14:paraId="672332BF" w14:textId="66C53C1B" w:rsidR="009542F2" w:rsidRPr="00CC6CF4" w:rsidDel="00CC6CF4" w:rsidRDefault="00F43DF2">
          <w:pPr>
            <w:pStyle w:val="TOC2"/>
            <w:tabs>
              <w:tab w:val="left" w:pos="960"/>
            </w:tabs>
            <w:rPr>
              <w:del w:id="987" w:author="hari prasath" w:date="2020-07-17T09:42:00Z"/>
              <w:rFonts w:ascii="Calibri Light" w:eastAsiaTheme="minorEastAsia" w:hAnsi="Calibri Light" w:cs="Calibri Light"/>
              <w:noProof/>
              <w:szCs w:val="22"/>
              <w:lang w:val="en-IN" w:eastAsia="en-IN"/>
            </w:rPr>
          </w:pPr>
          <w:del w:id="988" w:author="hari prasath" w:date="2020-07-17T09:42:00Z">
            <w:r w:rsidRPr="00CC6CF4" w:rsidDel="00CC6CF4">
              <w:rPr>
                <w:rFonts w:ascii="Calibri Light" w:hAnsi="Calibri Light" w:cs="Calibri Light"/>
                <w:noProof/>
                <w:rPrChange w:id="989" w:author="hari prasath" w:date="2020-07-17T09:43:00Z">
                  <w:rPr>
                    <w:noProof/>
                  </w:rPr>
                </w:rPrChange>
              </w:rPr>
              <w:fldChar w:fldCharType="begin"/>
            </w:r>
            <w:r w:rsidRPr="00CC6CF4" w:rsidDel="00CC6CF4">
              <w:rPr>
                <w:rFonts w:ascii="Calibri Light" w:hAnsi="Calibri Light" w:cs="Calibri Light"/>
                <w:noProof/>
                <w:rPrChange w:id="990" w:author="hari prasath" w:date="2020-07-17T09:43:00Z">
                  <w:rPr>
                    <w:noProof/>
                  </w:rPr>
                </w:rPrChange>
              </w:rPr>
              <w:delInstrText xml:space="preserve"> HYPERLINK \l "_Toc45813093" </w:delInstrText>
            </w:r>
            <w:r w:rsidRPr="00CC6CF4" w:rsidDel="00CC6CF4">
              <w:rPr>
                <w:rFonts w:ascii="Calibri Light" w:hAnsi="Calibri Light" w:cs="Calibri Light"/>
                <w:noProof/>
                <w:rPrChange w:id="991" w:author="hari prasath" w:date="2020-07-17T09:43:00Z">
                  <w:rPr>
                    <w:rFonts w:ascii="Calibri Light" w:hAnsi="Calibri Light" w:cs="Calibri Light"/>
                    <w:noProof/>
                  </w:rPr>
                </w:rPrChange>
              </w:rPr>
              <w:fldChar w:fldCharType="separate"/>
            </w:r>
          </w:del>
          <w:ins w:id="992" w:author="hari prasath" w:date="2020-07-17T09:42:00Z">
            <w:r w:rsidR="00CC6CF4" w:rsidRPr="00CC6CF4">
              <w:rPr>
                <w:rFonts w:ascii="Calibri Light" w:hAnsi="Calibri Light" w:cs="Calibri Light"/>
                <w:b/>
                <w:bCs/>
                <w:noProof/>
                <w:rPrChange w:id="993" w:author="hari prasath" w:date="2020-07-17T09:43:00Z">
                  <w:rPr>
                    <w:b/>
                    <w:bCs/>
                    <w:noProof/>
                  </w:rPr>
                </w:rPrChange>
              </w:rPr>
              <w:t>Error! Hyperlink reference not valid.</w:t>
            </w:r>
          </w:ins>
          <w:del w:id="994" w:author="hari prasath" w:date="2020-07-17T09:42:00Z">
            <w:r w:rsidR="009542F2" w:rsidRPr="00CC6CF4" w:rsidDel="00CC6CF4">
              <w:rPr>
                <w:rStyle w:val="Hyperlink"/>
                <w:rFonts w:ascii="Calibri Light" w:hAnsi="Calibri Light" w:cs="Calibri Light"/>
                <w:noProof/>
              </w:rPr>
              <w:delText>4.1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Status indication LED</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995"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_Toc45813093 \h </w:delInstrText>
            </w:r>
            <w:r w:rsidR="009542F2" w:rsidRPr="00CC6CF4" w:rsidDel="00CC6CF4">
              <w:rPr>
                <w:rFonts w:ascii="Calibri Light" w:hAnsi="Calibri Light" w:cs="Calibri Light"/>
                <w:noProof/>
                <w:webHidden/>
                <w:rPrChange w:id="996"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997"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13</w:delText>
            </w:r>
            <w:r w:rsidR="009542F2" w:rsidRPr="00CC6CF4" w:rsidDel="00CC6CF4">
              <w:rPr>
                <w:rFonts w:ascii="Calibri Light" w:hAnsi="Calibri Light" w:cs="Calibri Light"/>
                <w:noProof/>
                <w:webHidden/>
                <w:rPrChange w:id="998"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999" w:author="hari prasath" w:date="2020-07-17T09:43:00Z">
                  <w:rPr>
                    <w:rFonts w:ascii="Calibri Light" w:hAnsi="Calibri Light" w:cs="Calibri Light"/>
                    <w:noProof/>
                  </w:rPr>
                </w:rPrChange>
              </w:rPr>
              <w:fldChar w:fldCharType="end"/>
            </w:r>
          </w:del>
        </w:p>
        <w:p w14:paraId="4C5EA672" w14:textId="05327630" w:rsidR="009542F2" w:rsidRPr="00CC6CF4" w:rsidDel="00CC6CF4" w:rsidRDefault="00F43DF2">
          <w:pPr>
            <w:pStyle w:val="TOC2"/>
            <w:tabs>
              <w:tab w:val="left" w:pos="960"/>
            </w:tabs>
            <w:rPr>
              <w:del w:id="1000" w:author="hari prasath" w:date="2020-07-17T09:42:00Z"/>
              <w:rFonts w:ascii="Calibri Light" w:eastAsiaTheme="minorEastAsia" w:hAnsi="Calibri Light" w:cs="Calibri Light"/>
              <w:noProof/>
              <w:szCs w:val="22"/>
              <w:lang w:val="en-IN" w:eastAsia="en-IN"/>
            </w:rPr>
          </w:pPr>
          <w:del w:id="1001" w:author="hari prasath" w:date="2020-07-17T09:42:00Z">
            <w:r w:rsidRPr="00CC6CF4" w:rsidDel="00CC6CF4">
              <w:rPr>
                <w:rFonts w:ascii="Calibri Light" w:hAnsi="Calibri Light" w:cs="Calibri Light"/>
                <w:noProof/>
                <w:rPrChange w:id="1002" w:author="hari prasath" w:date="2020-07-17T09:43:00Z">
                  <w:rPr>
                    <w:noProof/>
                  </w:rPr>
                </w:rPrChange>
              </w:rPr>
              <w:fldChar w:fldCharType="begin"/>
            </w:r>
            <w:r w:rsidRPr="00CC6CF4" w:rsidDel="00CC6CF4">
              <w:rPr>
                <w:rFonts w:ascii="Calibri Light" w:hAnsi="Calibri Light" w:cs="Calibri Light"/>
                <w:noProof/>
                <w:rPrChange w:id="1003" w:author="hari prasath" w:date="2020-07-17T09:43:00Z">
                  <w:rPr>
                    <w:noProof/>
                  </w:rPr>
                </w:rPrChange>
              </w:rPr>
              <w:delInstrText xml:space="preserve"> HYPERLINK \l "_Toc45813094" </w:delInstrText>
            </w:r>
            <w:r w:rsidRPr="00CC6CF4" w:rsidDel="00CC6CF4">
              <w:rPr>
                <w:rFonts w:ascii="Calibri Light" w:hAnsi="Calibri Light" w:cs="Calibri Light"/>
                <w:noProof/>
                <w:rPrChange w:id="1004" w:author="hari prasath" w:date="2020-07-17T09:43:00Z">
                  <w:rPr>
                    <w:rFonts w:ascii="Calibri Light" w:hAnsi="Calibri Light" w:cs="Calibri Light"/>
                    <w:noProof/>
                  </w:rPr>
                </w:rPrChange>
              </w:rPr>
              <w:fldChar w:fldCharType="separate"/>
            </w:r>
          </w:del>
          <w:ins w:id="1005" w:author="hari prasath" w:date="2020-07-17T09:42:00Z">
            <w:r w:rsidR="00CC6CF4" w:rsidRPr="00CC6CF4">
              <w:rPr>
                <w:rFonts w:ascii="Calibri Light" w:hAnsi="Calibri Light" w:cs="Calibri Light"/>
                <w:b/>
                <w:bCs/>
                <w:noProof/>
                <w:rPrChange w:id="1006" w:author="hari prasath" w:date="2020-07-17T09:43:00Z">
                  <w:rPr>
                    <w:b/>
                    <w:bCs/>
                    <w:noProof/>
                  </w:rPr>
                </w:rPrChange>
              </w:rPr>
              <w:t>Error! Hyperlink reference not valid.</w:t>
            </w:r>
          </w:ins>
          <w:del w:id="1007" w:author="hari prasath" w:date="2020-07-17T09:42:00Z">
            <w:r w:rsidR="009542F2" w:rsidRPr="00CC6CF4" w:rsidDel="00CC6CF4">
              <w:rPr>
                <w:rStyle w:val="Hyperlink"/>
                <w:rFonts w:ascii="Calibri Light" w:hAnsi="Calibri Light" w:cs="Calibri Light"/>
                <w:noProof/>
              </w:rPr>
              <w:delText>4.2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Operating Mode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08"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_Toc45813094 \h </w:delInstrText>
            </w:r>
            <w:r w:rsidR="009542F2" w:rsidRPr="00CC6CF4" w:rsidDel="00CC6CF4">
              <w:rPr>
                <w:rFonts w:ascii="Calibri Light" w:hAnsi="Calibri Light" w:cs="Calibri Light"/>
                <w:noProof/>
                <w:webHidden/>
                <w:rPrChange w:id="1009"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10"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13</w:delText>
            </w:r>
            <w:r w:rsidR="009542F2" w:rsidRPr="00CC6CF4" w:rsidDel="00CC6CF4">
              <w:rPr>
                <w:rFonts w:ascii="Calibri Light" w:hAnsi="Calibri Light" w:cs="Calibri Light"/>
                <w:noProof/>
                <w:webHidden/>
                <w:rPrChange w:id="1011"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12" w:author="hari prasath" w:date="2020-07-17T09:43:00Z">
                  <w:rPr>
                    <w:rFonts w:ascii="Calibri Light" w:hAnsi="Calibri Light" w:cs="Calibri Light"/>
                    <w:noProof/>
                  </w:rPr>
                </w:rPrChange>
              </w:rPr>
              <w:fldChar w:fldCharType="end"/>
            </w:r>
          </w:del>
        </w:p>
        <w:p w14:paraId="6624542E" w14:textId="432CB1A1" w:rsidR="009542F2" w:rsidRPr="00CC6CF4" w:rsidDel="00CC6CF4" w:rsidRDefault="00F43DF2">
          <w:pPr>
            <w:pStyle w:val="TOC3"/>
            <w:rPr>
              <w:del w:id="1013" w:author="hari prasath" w:date="2020-07-17T09:42:00Z"/>
              <w:rFonts w:ascii="Calibri Light" w:eastAsiaTheme="minorEastAsia" w:hAnsi="Calibri Light" w:cs="Calibri Light"/>
              <w:noProof/>
              <w:szCs w:val="22"/>
              <w:lang w:val="en-IN" w:eastAsia="en-IN"/>
            </w:rPr>
          </w:pPr>
          <w:del w:id="1014" w:author="hari prasath" w:date="2020-07-17T09:42:00Z">
            <w:r w:rsidRPr="00CC6CF4" w:rsidDel="00CC6CF4">
              <w:rPr>
                <w:rFonts w:ascii="Calibri Light" w:hAnsi="Calibri Light" w:cs="Calibri Light"/>
                <w:noProof/>
                <w:rPrChange w:id="1015" w:author="hari prasath" w:date="2020-07-17T09:43:00Z">
                  <w:rPr>
                    <w:noProof/>
                  </w:rPr>
                </w:rPrChange>
              </w:rPr>
              <w:fldChar w:fldCharType="begin"/>
            </w:r>
            <w:r w:rsidRPr="00CC6CF4" w:rsidDel="00CC6CF4">
              <w:rPr>
                <w:rFonts w:ascii="Calibri Light" w:hAnsi="Calibri Light" w:cs="Calibri Light"/>
                <w:noProof/>
                <w:rPrChange w:id="1016" w:author="hari prasath" w:date="2020-07-17T09:43:00Z">
                  <w:rPr>
                    <w:noProof/>
                  </w:rPr>
                </w:rPrChange>
              </w:rPr>
              <w:delInstrText xml:space="preserve"> HYPERLINK \l "_Toc45813095" </w:delInstrText>
            </w:r>
            <w:r w:rsidRPr="00CC6CF4" w:rsidDel="00CC6CF4">
              <w:rPr>
                <w:rFonts w:ascii="Calibri Light" w:hAnsi="Calibri Light" w:cs="Calibri Light"/>
                <w:noProof/>
                <w:rPrChange w:id="1017" w:author="hari prasath" w:date="2020-07-17T09:43:00Z">
                  <w:rPr>
                    <w:rFonts w:ascii="Calibri Light" w:hAnsi="Calibri Light" w:cs="Calibri Light"/>
                    <w:noProof/>
                  </w:rPr>
                </w:rPrChange>
              </w:rPr>
              <w:fldChar w:fldCharType="separate"/>
            </w:r>
          </w:del>
          <w:ins w:id="1018" w:author="hari prasath" w:date="2020-07-17T09:42:00Z">
            <w:r w:rsidR="00CC6CF4" w:rsidRPr="00CC6CF4">
              <w:rPr>
                <w:rFonts w:ascii="Calibri Light" w:hAnsi="Calibri Light" w:cs="Calibri Light"/>
                <w:b/>
                <w:bCs/>
                <w:noProof/>
                <w:rPrChange w:id="1019" w:author="hari prasath" w:date="2020-07-17T09:43:00Z">
                  <w:rPr>
                    <w:b/>
                    <w:bCs/>
                    <w:noProof/>
                  </w:rPr>
                </w:rPrChange>
              </w:rPr>
              <w:t>Error! Hyperlink reference not valid.</w:t>
            </w:r>
          </w:ins>
          <w:del w:id="1020" w:author="hari prasath" w:date="2020-07-17T09:42:00Z">
            <w:r w:rsidR="009542F2" w:rsidRPr="00CC6CF4" w:rsidDel="00CC6CF4">
              <w:rPr>
                <w:rStyle w:val="Hyperlink"/>
                <w:rFonts w:ascii="Calibri Light" w:hAnsi="Calibri Light" w:cs="Calibri Light"/>
                <w:noProof/>
              </w:rPr>
              <w:delText>4.2.1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Configuration Mode (Amenos Registration to TIRISI &amp; HUB)</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21"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_Toc45813095 \h </w:delInstrText>
            </w:r>
            <w:r w:rsidR="009542F2" w:rsidRPr="00CC6CF4" w:rsidDel="00CC6CF4">
              <w:rPr>
                <w:rFonts w:ascii="Calibri Light" w:hAnsi="Calibri Light" w:cs="Calibri Light"/>
                <w:noProof/>
                <w:webHidden/>
                <w:rPrChange w:id="1022"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23"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14</w:delText>
            </w:r>
            <w:r w:rsidR="009542F2" w:rsidRPr="00CC6CF4" w:rsidDel="00CC6CF4">
              <w:rPr>
                <w:rFonts w:ascii="Calibri Light" w:hAnsi="Calibri Light" w:cs="Calibri Light"/>
                <w:noProof/>
                <w:webHidden/>
                <w:rPrChange w:id="1024"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25" w:author="hari prasath" w:date="2020-07-17T09:43:00Z">
                  <w:rPr>
                    <w:rFonts w:ascii="Calibri Light" w:hAnsi="Calibri Light" w:cs="Calibri Light"/>
                    <w:noProof/>
                  </w:rPr>
                </w:rPrChange>
              </w:rPr>
              <w:fldChar w:fldCharType="end"/>
            </w:r>
          </w:del>
        </w:p>
        <w:p w14:paraId="1ABE50B7" w14:textId="42A71953" w:rsidR="009542F2" w:rsidRPr="00CC6CF4" w:rsidDel="00CC6CF4" w:rsidRDefault="00F43DF2">
          <w:pPr>
            <w:pStyle w:val="TOC3"/>
            <w:rPr>
              <w:del w:id="1026" w:author="hari prasath" w:date="2020-07-17T09:42:00Z"/>
              <w:rFonts w:ascii="Calibri Light" w:eastAsiaTheme="minorEastAsia" w:hAnsi="Calibri Light" w:cs="Calibri Light"/>
              <w:noProof/>
              <w:szCs w:val="22"/>
              <w:lang w:val="en-IN" w:eastAsia="en-IN"/>
            </w:rPr>
          </w:pPr>
          <w:del w:id="1027" w:author="hari prasath" w:date="2020-07-17T09:42:00Z">
            <w:r w:rsidRPr="00CC6CF4" w:rsidDel="00CC6CF4">
              <w:rPr>
                <w:rFonts w:ascii="Calibri Light" w:hAnsi="Calibri Light" w:cs="Calibri Light"/>
                <w:noProof/>
                <w:rPrChange w:id="1028" w:author="hari prasath" w:date="2020-07-17T09:43:00Z">
                  <w:rPr>
                    <w:noProof/>
                  </w:rPr>
                </w:rPrChange>
              </w:rPr>
              <w:fldChar w:fldCharType="begin"/>
            </w:r>
            <w:r w:rsidRPr="00CC6CF4" w:rsidDel="00CC6CF4">
              <w:rPr>
                <w:rFonts w:ascii="Calibri Light" w:hAnsi="Calibri Light" w:cs="Calibri Light"/>
                <w:noProof/>
                <w:rPrChange w:id="1029" w:author="hari prasath" w:date="2020-07-17T09:43:00Z">
                  <w:rPr>
                    <w:noProof/>
                  </w:rPr>
                </w:rPrChange>
              </w:rPr>
              <w:delInstrText xml:space="preserve"> HYPERLINK \l "_Toc45813096" </w:delInstrText>
            </w:r>
            <w:r w:rsidRPr="00CC6CF4" w:rsidDel="00CC6CF4">
              <w:rPr>
                <w:rFonts w:ascii="Calibri Light" w:hAnsi="Calibri Light" w:cs="Calibri Light"/>
                <w:noProof/>
                <w:rPrChange w:id="1030" w:author="hari prasath" w:date="2020-07-17T09:43:00Z">
                  <w:rPr>
                    <w:rFonts w:ascii="Calibri Light" w:hAnsi="Calibri Light" w:cs="Calibri Light"/>
                    <w:noProof/>
                  </w:rPr>
                </w:rPrChange>
              </w:rPr>
              <w:fldChar w:fldCharType="separate"/>
            </w:r>
          </w:del>
          <w:ins w:id="1031" w:author="hari prasath" w:date="2020-07-17T09:42:00Z">
            <w:r w:rsidR="00CC6CF4" w:rsidRPr="00CC6CF4">
              <w:rPr>
                <w:rFonts w:ascii="Calibri Light" w:hAnsi="Calibri Light" w:cs="Calibri Light"/>
                <w:b/>
                <w:bCs/>
                <w:noProof/>
                <w:rPrChange w:id="1032" w:author="hari prasath" w:date="2020-07-17T09:43:00Z">
                  <w:rPr>
                    <w:b/>
                    <w:bCs/>
                    <w:noProof/>
                  </w:rPr>
                </w:rPrChange>
              </w:rPr>
              <w:t>Error! Hyperlink reference not valid.</w:t>
            </w:r>
          </w:ins>
          <w:del w:id="1033" w:author="hari prasath" w:date="2020-07-17T09:42:00Z">
            <w:r w:rsidR="009542F2" w:rsidRPr="00CC6CF4" w:rsidDel="00CC6CF4">
              <w:rPr>
                <w:rStyle w:val="Hyperlink"/>
                <w:rFonts w:ascii="Calibri Light" w:hAnsi="Calibri Light" w:cs="Calibri Light"/>
                <w:noProof/>
              </w:rPr>
              <w:delText>4.2.2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Normal Mode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34"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_Toc45813096 \h </w:delInstrText>
            </w:r>
            <w:r w:rsidR="009542F2" w:rsidRPr="00CC6CF4" w:rsidDel="00CC6CF4">
              <w:rPr>
                <w:rFonts w:ascii="Calibri Light" w:hAnsi="Calibri Light" w:cs="Calibri Light"/>
                <w:noProof/>
                <w:webHidden/>
                <w:rPrChange w:id="1035"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36"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15</w:delText>
            </w:r>
            <w:r w:rsidR="009542F2" w:rsidRPr="00CC6CF4" w:rsidDel="00CC6CF4">
              <w:rPr>
                <w:rFonts w:ascii="Calibri Light" w:hAnsi="Calibri Light" w:cs="Calibri Light"/>
                <w:noProof/>
                <w:webHidden/>
                <w:rPrChange w:id="1037"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38" w:author="hari prasath" w:date="2020-07-17T09:43:00Z">
                  <w:rPr>
                    <w:rFonts w:ascii="Calibri Light" w:hAnsi="Calibri Light" w:cs="Calibri Light"/>
                    <w:noProof/>
                  </w:rPr>
                </w:rPrChange>
              </w:rPr>
              <w:fldChar w:fldCharType="end"/>
            </w:r>
          </w:del>
        </w:p>
        <w:p w14:paraId="122B3474" w14:textId="0B05E8CC" w:rsidR="009542F2" w:rsidRPr="00CC6CF4" w:rsidDel="00CC6CF4" w:rsidRDefault="00F43DF2">
          <w:pPr>
            <w:pStyle w:val="TOC3"/>
            <w:rPr>
              <w:del w:id="1039" w:author="hari prasath" w:date="2020-07-17T09:42:00Z"/>
              <w:rFonts w:ascii="Calibri Light" w:eastAsiaTheme="minorEastAsia" w:hAnsi="Calibri Light" w:cs="Calibri Light"/>
              <w:noProof/>
              <w:szCs w:val="22"/>
              <w:lang w:val="en-IN" w:eastAsia="en-IN"/>
            </w:rPr>
          </w:pPr>
          <w:del w:id="1040" w:author="hari prasath" w:date="2020-07-17T09:42:00Z">
            <w:r w:rsidRPr="00CC6CF4" w:rsidDel="00CC6CF4">
              <w:rPr>
                <w:rFonts w:ascii="Calibri Light" w:hAnsi="Calibri Light" w:cs="Calibri Light"/>
                <w:noProof/>
                <w:rPrChange w:id="1041" w:author="hari prasath" w:date="2020-07-17T09:43:00Z">
                  <w:rPr>
                    <w:noProof/>
                  </w:rPr>
                </w:rPrChange>
              </w:rPr>
              <w:fldChar w:fldCharType="begin"/>
            </w:r>
            <w:r w:rsidRPr="00CC6CF4" w:rsidDel="00CC6CF4">
              <w:rPr>
                <w:rFonts w:ascii="Calibri Light" w:hAnsi="Calibri Light" w:cs="Calibri Light"/>
                <w:noProof/>
                <w:rPrChange w:id="1042" w:author="hari prasath" w:date="2020-07-17T09:43:00Z">
                  <w:rPr>
                    <w:noProof/>
                  </w:rPr>
                </w:rPrChange>
              </w:rPr>
              <w:delInstrText xml:space="preserve"> HYPERLINK \l "_Toc45813097" </w:delInstrText>
            </w:r>
            <w:r w:rsidRPr="00CC6CF4" w:rsidDel="00CC6CF4">
              <w:rPr>
                <w:rFonts w:ascii="Calibri Light" w:hAnsi="Calibri Light" w:cs="Calibri Light"/>
                <w:noProof/>
                <w:rPrChange w:id="1043" w:author="hari prasath" w:date="2020-07-17T09:43:00Z">
                  <w:rPr>
                    <w:rFonts w:ascii="Calibri Light" w:hAnsi="Calibri Light" w:cs="Calibri Light"/>
                    <w:noProof/>
                  </w:rPr>
                </w:rPrChange>
              </w:rPr>
              <w:fldChar w:fldCharType="separate"/>
            </w:r>
          </w:del>
          <w:ins w:id="1044" w:author="hari prasath" w:date="2020-07-17T09:42:00Z">
            <w:r w:rsidR="00CC6CF4" w:rsidRPr="00CC6CF4">
              <w:rPr>
                <w:rFonts w:ascii="Calibri Light" w:hAnsi="Calibri Light" w:cs="Calibri Light"/>
                <w:b/>
                <w:bCs/>
                <w:noProof/>
                <w:rPrChange w:id="1045" w:author="hari prasath" w:date="2020-07-17T09:43:00Z">
                  <w:rPr>
                    <w:b/>
                    <w:bCs/>
                    <w:noProof/>
                  </w:rPr>
                </w:rPrChange>
              </w:rPr>
              <w:t>Error! Hyperlink reference not valid.</w:t>
            </w:r>
          </w:ins>
          <w:del w:id="1046" w:author="hari prasath" w:date="2020-07-17T09:42:00Z">
            <w:r w:rsidR="009542F2" w:rsidRPr="00CC6CF4" w:rsidDel="00CC6CF4">
              <w:rPr>
                <w:rStyle w:val="Hyperlink"/>
                <w:rFonts w:ascii="Calibri Light" w:hAnsi="Calibri Light" w:cs="Calibri Light"/>
                <w:noProof/>
              </w:rPr>
              <w:delText>4.2.3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OTAP Mode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47"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_Toc45813097 \h </w:delInstrText>
            </w:r>
            <w:r w:rsidR="009542F2" w:rsidRPr="00CC6CF4" w:rsidDel="00CC6CF4">
              <w:rPr>
                <w:rFonts w:ascii="Calibri Light" w:hAnsi="Calibri Light" w:cs="Calibri Light"/>
                <w:noProof/>
                <w:webHidden/>
                <w:rPrChange w:id="1048"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49"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19</w:delText>
            </w:r>
            <w:r w:rsidR="009542F2" w:rsidRPr="00CC6CF4" w:rsidDel="00CC6CF4">
              <w:rPr>
                <w:rFonts w:ascii="Calibri Light" w:hAnsi="Calibri Light" w:cs="Calibri Light"/>
                <w:noProof/>
                <w:webHidden/>
                <w:rPrChange w:id="1050"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51" w:author="hari prasath" w:date="2020-07-17T09:43:00Z">
                  <w:rPr>
                    <w:rFonts w:ascii="Calibri Light" w:hAnsi="Calibri Light" w:cs="Calibri Light"/>
                    <w:noProof/>
                  </w:rPr>
                </w:rPrChange>
              </w:rPr>
              <w:fldChar w:fldCharType="end"/>
            </w:r>
          </w:del>
        </w:p>
        <w:p w14:paraId="1E8813EB" w14:textId="0396F310" w:rsidR="009542F2" w:rsidRPr="00CC6CF4" w:rsidDel="00CC6CF4" w:rsidRDefault="00F43DF2">
          <w:pPr>
            <w:pStyle w:val="TOC2"/>
            <w:tabs>
              <w:tab w:val="left" w:pos="960"/>
            </w:tabs>
            <w:rPr>
              <w:del w:id="1052" w:author="hari prasath" w:date="2020-07-17T09:42:00Z"/>
              <w:rFonts w:ascii="Calibri Light" w:eastAsiaTheme="minorEastAsia" w:hAnsi="Calibri Light" w:cs="Calibri Light"/>
              <w:noProof/>
              <w:szCs w:val="22"/>
              <w:lang w:val="en-IN" w:eastAsia="en-IN"/>
            </w:rPr>
          </w:pPr>
          <w:del w:id="1053" w:author="hari prasath" w:date="2020-07-17T09:42:00Z">
            <w:r w:rsidRPr="00CC6CF4" w:rsidDel="00CC6CF4">
              <w:rPr>
                <w:rFonts w:ascii="Calibri Light" w:hAnsi="Calibri Light" w:cs="Calibri Light"/>
                <w:noProof/>
                <w:rPrChange w:id="1054" w:author="hari prasath" w:date="2020-07-17T09:43:00Z">
                  <w:rPr>
                    <w:noProof/>
                  </w:rPr>
                </w:rPrChange>
              </w:rPr>
              <w:fldChar w:fldCharType="begin"/>
            </w:r>
            <w:r w:rsidRPr="00CC6CF4" w:rsidDel="00CC6CF4">
              <w:rPr>
                <w:rFonts w:ascii="Calibri Light" w:hAnsi="Calibri Light" w:cs="Calibri Light"/>
                <w:noProof/>
                <w:rPrChange w:id="1055" w:author="hari prasath" w:date="2020-07-17T09:43:00Z">
                  <w:rPr>
                    <w:noProof/>
                  </w:rPr>
                </w:rPrChange>
              </w:rPr>
              <w:delInstrText xml:space="preserve"> HYPERLINK \l "_Toc45813098" </w:delInstrText>
            </w:r>
            <w:r w:rsidRPr="00CC6CF4" w:rsidDel="00CC6CF4">
              <w:rPr>
                <w:rFonts w:ascii="Calibri Light" w:hAnsi="Calibri Light" w:cs="Calibri Light"/>
                <w:noProof/>
                <w:rPrChange w:id="1056" w:author="hari prasath" w:date="2020-07-17T09:43:00Z">
                  <w:rPr>
                    <w:rFonts w:ascii="Calibri Light" w:hAnsi="Calibri Light" w:cs="Calibri Light"/>
                    <w:noProof/>
                  </w:rPr>
                </w:rPrChange>
              </w:rPr>
              <w:fldChar w:fldCharType="separate"/>
            </w:r>
          </w:del>
          <w:ins w:id="1057" w:author="hari prasath" w:date="2020-07-17T09:42:00Z">
            <w:r w:rsidR="00CC6CF4" w:rsidRPr="00CC6CF4">
              <w:rPr>
                <w:rFonts w:ascii="Calibri Light" w:hAnsi="Calibri Light" w:cs="Calibri Light"/>
                <w:b/>
                <w:bCs/>
                <w:noProof/>
                <w:rPrChange w:id="1058" w:author="hari prasath" w:date="2020-07-17T09:43:00Z">
                  <w:rPr>
                    <w:b/>
                    <w:bCs/>
                    <w:noProof/>
                  </w:rPr>
                </w:rPrChange>
              </w:rPr>
              <w:t>Error! Hyperlink reference not valid.</w:t>
            </w:r>
          </w:ins>
          <w:del w:id="1059" w:author="hari prasath" w:date="2020-07-17T09:42:00Z">
            <w:r w:rsidR="009542F2" w:rsidRPr="00CC6CF4" w:rsidDel="00CC6CF4">
              <w:rPr>
                <w:rStyle w:val="Hyperlink"/>
                <w:rFonts w:ascii="Calibri Light" w:hAnsi="Calibri Light" w:cs="Calibri Light"/>
                <w:noProof/>
              </w:rPr>
              <w:delText>4.3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Communication message flows</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60"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_Toc45813098 \h </w:delInstrText>
            </w:r>
            <w:r w:rsidR="009542F2" w:rsidRPr="00CC6CF4" w:rsidDel="00CC6CF4">
              <w:rPr>
                <w:rFonts w:ascii="Calibri Light" w:hAnsi="Calibri Light" w:cs="Calibri Light"/>
                <w:noProof/>
                <w:webHidden/>
                <w:rPrChange w:id="1061"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62"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20</w:delText>
            </w:r>
            <w:r w:rsidR="009542F2" w:rsidRPr="00CC6CF4" w:rsidDel="00CC6CF4">
              <w:rPr>
                <w:rFonts w:ascii="Calibri Light" w:hAnsi="Calibri Light" w:cs="Calibri Light"/>
                <w:noProof/>
                <w:webHidden/>
                <w:rPrChange w:id="1063"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64" w:author="hari prasath" w:date="2020-07-17T09:43:00Z">
                  <w:rPr>
                    <w:rFonts w:ascii="Calibri Light" w:hAnsi="Calibri Light" w:cs="Calibri Light"/>
                    <w:noProof/>
                  </w:rPr>
                </w:rPrChange>
              </w:rPr>
              <w:fldChar w:fldCharType="end"/>
            </w:r>
          </w:del>
        </w:p>
        <w:p w14:paraId="6570E6AD" w14:textId="3CF0CBA9" w:rsidR="009542F2" w:rsidRPr="00CC6CF4" w:rsidDel="00CC6CF4" w:rsidRDefault="00F43DF2">
          <w:pPr>
            <w:pStyle w:val="TOC3"/>
            <w:rPr>
              <w:del w:id="1065" w:author="hari prasath" w:date="2020-07-17T09:42:00Z"/>
              <w:rFonts w:ascii="Calibri Light" w:eastAsiaTheme="minorEastAsia" w:hAnsi="Calibri Light" w:cs="Calibri Light"/>
              <w:noProof/>
              <w:szCs w:val="22"/>
              <w:lang w:val="en-IN" w:eastAsia="en-IN"/>
            </w:rPr>
          </w:pPr>
          <w:del w:id="1066" w:author="hari prasath" w:date="2020-07-17T09:42:00Z">
            <w:r w:rsidRPr="00CC6CF4" w:rsidDel="00CC6CF4">
              <w:rPr>
                <w:rFonts w:ascii="Calibri Light" w:hAnsi="Calibri Light" w:cs="Calibri Light"/>
                <w:noProof/>
                <w:rPrChange w:id="1067" w:author="hari prasath" w:date="2020-07-17T09:43:00Z">
                  <w:rPr>
                    <w:noProof/>
                  </w:rPr>
                </w:rPrChange>
              </w:rPr>
              <w:fldChar w:fldCharType="begin"/>
            </w:r>
            <w:r w:rsidRPr="00CC6CF4" w:rsidDel="00CC6CF4">
              <w:rPr>
                <w:rFonts w:ascii="Calibri Light" w:hAnsi="Calibri Light" w:cs="Calibri Light"/>
                <w:noProof/>
                <w:rPrChange w:id="1068" w:author="hari prasath" w:date="2020-07-17T09:43:00Z">
                  <w:rPr>
                    <w:noProof/>
                  </w:rPr>
                </w:rPrChange>
              </w:rPr>
              <w:delInstrText xml:space="preserve"> HYPERLINK \l "_Toc45813099" </w:delInstrText>
            </w:r>
            <w:r w:rsidRPr="00CC6CF4" w:rsidDel="00CC6CF4">
              <w:rPr>
                <w:rFonts w:ascii="Calibri Light" w:hAnsi="Calibri Light" w:cs="Calibri Light"/>
                <w:noProof/>
                <w:rPrChange w:id="1069" w:author="hari prasath" w:date="2020-07-17T09:43:00Z">
                  <w:rPr>
                    <w:rFonts w:ascii="Calibri Light" w:hAnsi="Calibri Light" w:cs="Calibri Light"/>
                    <w:noProof/>
                  </w:rPr>
                </w:rPrChange>
              </w:rPr>
              <w:fldChar w:fldCharType="separate"/>
            </w:r>
          </w:del>
          <w:ins w:id="1070" w:author="hari prasath" w:date="2020-07-17T09:42:00Z">
            <w:r w:rsidR="00CC6CF4" w:rsidRPr="00CC6CF4">
              <w:rPr>
                <w:rFonts w:ascii="Calibri Light" w:hAnsi="Calibri Light" w:cs="Calibri Light"/>
                <w:b/>
                <w:bCs/>
                <w:noProof/>
                <w:rPrChange w:id="1071" w:author="hari prasath" w:date="2020-07-17T09:43:00Z">
                  <w:rPr>
                    <w:b/>
                    <w:bCs/>
                    <w:noProof/>
                  </w:rPr>
                </w:rPrChange>
              </w:rPr>
              <w:t>Error! Hyperlink reference not valid.</w:t>
            </w:r>
          </w:ins>
          <w:del w:id="1072" w:author="hari prasath" w:date="2020-07-17T09:42:00Z">
            <w:r w:rsidR="009542F2" w:rsidRPr="00CC6CF4" w:rsidDel="00CC6CF4">
              <w:rPr>
                <w:rStyle w:val="Hyperlink"/>
                <w:rFonts w:ascii="Calibri Light" w:hAnsi="Calibri Light" w:cs="Calibri Light"/>
                <w:noProof/>
              </w:rPr>
              <w:delText>4.3.1</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Tirisi - Amenos BLE communication</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73"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_Toc45813099 \h </w:delInstrText>
            </w:r>
            <w:r w:rsidR="009542F2" w:rsidRPr="00CC6CF4" w:rsidDel="00CC6CF4">
              <w:rPr>
                <w:rFonts w:ascii="Calibri Light" w:hAnsi="Calibri Light" w:cs="Calibri Light"/>
                <w:noProof/>
                <w:webHidden/>
                <w:rPrChange w:id="1074"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75"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20</w:delText>
            </w:r>
            <w:r w:rsidR="009542F2" w:rsidRPr="00CC6CF4" w:rsidDel="00CC6CF4">
              <w:rPr>
                <w:rFonts w:ascii="Calibri Light" w:hAnsi="Calibri Light" w:cs="Calibri Light"/>
                <w:noProof/>
                <w:webHidden/>
                <w:rPrChange w:id="1076"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77" w:author="hari prasath" w:date="2020-07-17T09:43:00Z">
                  <w:rPr>
                    <w:rFonts w:ascii="Calibri Light" w:hAnsi="Calibri Light" w:cs="Calibri Light"/>
                    <w:noProof/>
                  </w:rPr>
                </w:rPrChange>
              </w:rPr>
              <w:fldChar w:fldCharType="end"/>
            </w:r>
          </w:del>
        </w:p>
        <w:p w14:paraId="374E5F8D" w14:textId="3412682E" w:rsidR="009542F2" w:rsidRPr="00CC6CF4" w:rsidDel="00CC6CF4" w:rsidRDefault="00F43DF2">
          <w:pPr>
            <w:pStyle w:val="TOC3"/>
            <w:rPr>
              <w:del w:id="1078" w:author="hari prasath" w:date="2020-07-17T09:42:00Z"/>
              <w:rFonts w:ascii="Calibri Light" w:eastAsiaTheme="minorEastAsia" w:hAnsi="Calibri Light" w:cs="Calibri Light"/>
              <w:noProof/>
              <w:szCs w:val="22"/>
              <w:lang w:val="en-IN" w:eastAsia="en-IN"/>
            </w:rPr>
          </w:pPr>
          <w:del w:id="1079" w:author="hari prasath" w:date="2020-07-17T09:42:00Z">
            <w:r w:rsidRPr="00CC6CF4" w:rsidDel="00CC6CF4">
              <w:rPr>
                <w:rFonts w:ascii="Calibri Light" w:hAnsi="Calibri Light" w:cs="Calibri Light"/>
                <w:noProof/>
                <w:rPrChange w:id="1080" w:author="hari prasath" w:date="2020-07-17T09:43:00Z">
                  <w:rPr>
                    <w:noProof/>
                  </w:rPr>
                </w:rPrChange>
              </w:rPr>
              <w:fldChar w:fldCharType="begin"/>
            </w:r>
            <w:r w:rsidRPr="00CC6CF4" w:rsidDel="00CC6CF4">
              <w:rPr>
                <w:rFonts w:ascii="Calibri Light" w:hAnsi="Calibri Light" w:cs="Calibri Light"/>
                <w:noProof/>
                <w:rPrChange w:id="1081" w:author="hari prasath" w:date="2020-07-17T09:43:00Z">
                  <w:rPr>
                    <w:noProof/>
                  </w:rPr>
                </w:rPrChange>
              </w:rPr>
              <w:delInstrText xml:space="preserve"> HYPERLINK \l "_Toc45813100" </w:delInstrText>
            </w:r>
            <w:r w:rsidRPr="00CC6CF4" w:rsidDel="00CC6CF4">
              <w:rPr>
                <w:rFonts w:ascii="Calibri Light" w:hAnsi="Calibri Light" w:cs="Calibri Light"/>
                <w:noProof/>
                <w:rPrChange w:id="1082" w:author="hari prasath" w:date="2020-07-17T09:43:00Z">
                  <w:rPr>
                    <w:rFonts w:ascii="Calibri Light" w:hAnsi="Calibri Light" w:cs="Calibri Light"/>
                    <w:noProof/>
                  </w:rPr>
                </w:rPrChange>
              </w:rPr>
              <w:fldChar w:fldCharType="separate"/>
            </w:r>
          </w:del>
          <w:ins w:id="1083" w:author="hari prasath" w:date="2020-07-17T09:42:00Z">
            <w:r w:rsidR="00CC6CF4" w:rsidRPr="00CC6CF4">
              <w:rPr>
                <w:rFonts w:ascii="Calibri Light" w:hAnsi="Calibri Light" w:cs="Calibri Light"/>
                <w:b/>
                <w:bCs/>
                <w:noProof/>
                <w:rPrChange w:id="1084" w:author="hari prasath" w:date="2020-07-17T09:43:00Z">
                  <w:rPr>
                    <w:b/>
                    <w:bCs/>
                    <w:noProof/>
                  </w:rPr>
                </w:rPrChange>
              </w:rPr>
              <w:t>Error! Hyperlink reference not valid.</w:t>
            </w:r>
          </w:ins>
          <w:del w:id="1085" w:author="hari prasath" w:date="2020-07-17T09:42:00Z">
            <w:r w:rsidR="009542F2" w:rsidRPr="00CC6CF4" w:rsidDel="00CC6CF4">
              <w:rPr>
                <w:rStyle w:val="Hyperlink"/>
                <w:rFonts w:ascii="Calibri Light" w:hAnsi="Calibri Light" w:cs="Calibri Light"/>
                <w:noProof/>
              </w:rPr>
              <w:delText>4.3.2</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Amenos BLE Frame Format</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86"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_Toc45813100 \h </w:delInstrText>
            </w:r>
            <w:r w:rsidR="009542F2" w:rsidRPr="00CC6CF4" w:rsidDel="00CC6CF4">
              <w:rPr>
                <w:rFonts w:ascii="Calibri Light" w:hAnsi="Calibri Light" w:cs="Calibri Light"/>
                <w:noProof/>
                <w:webHidden/>
                <w:rPrChange w:id="1087"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088"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21</w:delText>
            </w:r>
            <w:r w:rsidR="009542F2" w:rsidRPr="00CC6CF4" w:rsidDel="00CC6CF4">
              <w:rPr>
                <w:rFonts w:ascii="Calibri Light" w:hAnsi="Calibri Light" w:cs="Calibri Light"/>
                <w:noProof/>
                <w:webHidden/>
                <w:rPrChange w:id="1089"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090" w:author="hari prasath" w:date="2020-07-17T09:43:00Z">
                  <w:rPr>
                    <w:rFonts w:ascii="Calibri Light" w:hAnsi="Calibri Light" w:cs="Calibri Light"/>
                    <w:noProof/>
                  </w:rPr>
                </w:rPrChange>
              </w:rPr>
              <w:fldChar w:fldCharType="end"/>
            </w:r>
          </w:del>
        </w:p>
        <w:p w14:paraId="54B482DB" w14:textId="6FCC2BC1" w:rsidR="009542F2" w:rsidRPr="00CC6CF4" w:rsidDel="00CC6CF4" w:rsidRDefault="00F43DF2">
          <w:pPr>
            <w:pStyle w:val="TOC3"/>
            <w:rPr>
              <w:del w:id="1091" w:author="hari prasath" w:date="2020-07-17T09:42:00Z"/>
              <w:rFonts w:ascii="Calibri Light" w:eastAsiaTheme="minorEastAsia" w:hAnsi="Calibri Light" w:cs="Calibri Light"/>
              <w:noProof/>
              <w:szCs w:val="22"/>
              <w:lang w:val="en-IN" w:eastAsia="en-IN"/>
            </w:rPr>
          </w:pPr>
          <w:del w:id="1092" w:author="hari prasath" w:date="2020-07-17T09:42:00Z">
            <w:r w:rsidRPr="00CC6CF4" w:rsidDel="00CC6CF4">
              <w:rPr>
                <w:rFonts w:ascii="Calibri Light" w:hAnsi="Calibri Light" w:cs="Calibri Light"/>
                <w:noProof/>
                <w:rPrChange w:id="1093" w:author="hari prasath" w:date="2020-07-17T09:43:00Z">
                  <w:rPr>
                    <w:noProof/>
                  </w:rPr>
                </w:rPrChange>
              </w:rPr>
              <w:fldChar w:fldCharType="begin"/>
            </w:r>
            <w:r w:rsidRPr="00CC6CF4" w:rsidDel="00CC6CF4">
              <w:rPr>
                <w:rFonts w:ascii="Calibri Light" w:hAnsi="Calibri Light" w:cs="Calibri Light"/>
                <w:noProof/>
                <w:rPrChange w:id="1094" w:author="hari prasath" w:date="2020-07-17T09:43:00Z">
                  <w:rPr>
                    <w:noProof/>
                  </w:rPr>
                </w:rPrChange>
              </w:rPr>
              <w:delInstrText xml:space="preserve"> HYPERLINK \l "_Toc45813101" </w:delInstrText>
            </w:r>
            <w:r w:rsidRPr="00CC6CF4" w:rsidDel="00CC6CF4">
              <w:rPr>
                <w:rFonts w:ascii="Calibri Light" w:hAnsi="Calibri Light" w:cs="Calibri Light"/>
                <w:noProof/>
                <w:rPrChange w:id="1095" w:author="hari prasath" w:date="2020-07-17T09:43:00Z">
                  <w:rPr>
                    <w:rFonts w:ascii="Calibri Light" w:hAnsi="Calibri Light" w:cs="Calibri Light"/>
                    <w:noProof/>
                  </w:rPr>
                </w:rPrChange>
              </w:rPr>
              <w:fldChar w:fldCharType="separate"/>
            </w:r>
          </w:del>
          <w:ins w:id="1096" w:author="hari prasath" w:date="2020-07-17T09:42:00Z">
            <w:r w:rsidR="00CC6CF4" w:rsidRPr="00CC6CF4">
              <w:rPr>
                <w:rFonts w:ascii="Calibri Light" w:hAnsi="Calibri Light" w:cs="Calibri Light"/>
                <w:b/>
                <w:bCs/>
                <w:noProof/>
                <w:rPrChange w:id="1097" w:author="hari prasath" w:date="2020-07-17T09:43:00Z">
                  <w:rPr>
                    <w:b/>
                    <w:bCs/>
                    <w:noProof/>
                  </w:rPr>
                </w:rPrChange>
              </w:rPr>
              <w:t>Error! Hyperlink reference not valid.</w:t>
            </w:r>
          </w:ins>
          <w:del w:id="1098" w:author="hari prasath" w:date="2020-07-17T09:42:00Z">
            <w:r w:rsidR="009542F2" w:rsidRPr="00CC6CF4" w:rsidDel="00CC6CF4">
              <w:rPr>
                <w:rStyle w:val="Hyperlink"/>
                <w:rFonts w:ascii="Calibri Light" w:hAnsi="Calibri Light" w:cs="Calibri Light"/>
                <w:noProof/>
              </w:rPr>
              <w:delText>4.3.3</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Communication with Hub</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099"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_Toc45813101 \h </w:delInstrText>
            </w:r>
            <w:r w:rsidR="009542F2" w:rsidRPr="00CC6CF4" w:rsidDel="00CC6CF4">
              <w:rPr>
                <w:rFonts w:ascii="Calibri Light" w:hAnsi="Calibri Light" w:cs="Calibri Light"/>
                <w:noProof/>
                <w:webHidden/>
                <w:rPrChange w:id="1100"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101"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22</w:delText>
            </w:r>
            <w:r w:rsidR="009542F2" w:rsidRPr="00CC6CF4" w:rsidDel="00CC6CF4">
              <w:rPr>
                <w:rFonts w:ascii="Calibri Light" w:hAnsi="Calibri Light" w:cs="Calibri Light"/>
                <w:noProof/>
                <w:webHidden/>
                <w:rPrChange w:id="1102"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103" w:author="hari prasath" w:date="2020-07-17T09:43:00Z">
                  <w:rPr>
                    <w:rFonts w:ascii="Calibri Light" w:hAnsi="Calibri Light" w:cs="Calibri Light"/>
                    <w:noProof/>
                  </w:rPr>
                </w:rPrChange>
              </w:rPr>
              <w:fldChar w:fldCharType="end"/>
            </w:r>
          </w:del>
        </w:p>
        <w:p w14:paraId="2C0CF536" w14:textId="4A79B365" w:rsidR="009542F2" w:rsidRPr="00CC6CF4" w:rsidDel="00CC6CF4" w:rsidRDefault="00F43DF2">
          <w:pPr>
            <w:pStyle w:val="TOC3"/>
            <w:rPr>
              <w:del w:id="1104" w:author="hari prasath" w:date="2020-07-17T09:42:00Z"/>
              <w:rFonts w:ascii="Calibri Light" w:eastAsiaTheme="minorEastAsia" w:hAnsi="Calibri Light" w:cs="Calibri Light"/>
              <w:noProof/>
              <w:szCs w:val="22"/>
              <w:lang w:val="en-IN" w:eastAsia="en-IN"/>
            </w:rPr>
          </w:pPr>
          <w:del w:id="1105" w:author="hari prasath" w:date="2020-07-17T09:42:00Z">
            <w:r w:rsidRPr="00CC6CF4" w:rsidDel="00CC6CF4">
              <w:rPr>
                <w:rFonts w:ascii="Calibri Light" w:hAnsi="Calibri Light" w:cs="Calibri Light"/>
                <w:noProof/>
                <w:rPrChange w:id="1106" w:author="hari prasath" w:date="2020-07-17T09:43:00Z">
                  <w:rPr>
                    <w:noProof/>
                  </w:rPr>
                </w:rPrChange>
              </w:rPr>
              <w:fldChar w:fldCharType="begin"/>
            </w:r>
            <w:r w:rsidRPr="00CC6CF4" w:rsidDel="00CC6CF4">
              <w:rPr>
                <w:rFonts w:ascii="Calibri Light" w:hAnsi="Calibri Light" w:cs="Calibri Light"/>
                <w:noProof/>
                <w:rPrChange w:id="1107" w:author="hari prasath" w:date="2020-07-17T09:43:00Z">
                  <w:rPr>
                    <w:noProof/>
                  </w:rPr>
                </w:rPrChange>
              </w:rPr>
              <w:delInstrText xml:space="preserve"> HYPERLINK \l "_Toc45813102" </w:delInstrText>
            </w:r>
            <w:r w:rsidRPr="00CC6CF4" w:rsidDel="00CC6CF4">
              <w:rPr>
                <w:rFonts w:ascii="Calibri Light" w:hAnsi="Calibri Light" w:cs="Calibri Light"/>
                <w:noProof/>
                <w:rPrChange w:id="1108" w:author="hari prasath" w:date="2020-07-17T09:43:00Z">
                  <w:rPr>
                    <w:rFonts w:ascii="Calibri Light" w:hAnsi="Calibri Light" w:cs="Calibri Light"/>
                    <w:noProof/>
                  </w:rPr>
                </w:rPrChange>
              </w:rPr>
              <w:fldChar w:fldCharType="separate"/>
            </w:r>
          </w:del>
          <w:ins w:id="1109" w:author="hari prasath" w:date="2020-07-17T09:42:00Z">
            <w:r w:rsidR="00CC6CF4" w:rsidRPr="00CC6CF4">
              <w:rPr>
                <w:rFonts w:ascii="Calibri Light" w:hAnsi="Calibri Light" w:cs="Calibri Light"/>
                <w:b/>
                <w:bCs/>
                <w:noProof/>
                <w:rPrChange w:id="1110" w:author="hari prasath" w:date="2020-07-17T09:43:00Z">
                  <w:rPr>
                    <w:b/>
                    <w:bCs/>
                    <w:noProof/>
                  </w:rPr>
                </w:rPrChange>
              </w:rPr>
              <w:t>Error! Hyperlink reference not valid.</w:t>
            </w:r>
          </w:ins>
          <w:del w:id="1111" w:author="hari prasath" w:date="2020-07-17T09:42:00Z">
            <w:r w:rsidR="009542F2" w:rsidRPr="00CC6CF4" w:rsidDel="00CC6CF4">
              <w:rPr>
                <w:rStyle w:val="Hyperlink"/>
                <w:rFonts w:ascii="Calibri Light" w:hAnsi="Calibri Light" w:cs="Calibri Light"/>
                <w:noProof/>
              </w:rPr>
              <w:delText>4.3.4</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Communication with Light using Zigbee</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112"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_Toc45813102 \h </w:delInstrText>
            </w:r>
            <w:r w:rsidR="009542F2" w:rsidRPr="00CC6CF4" w:rsidDel="00CC6CF4">
              <w:rPr>
                <w:rFonts w:ascii="Calibri Light" w:hAnsi="Calibri Light" w:cs="Calibri Light"/>
                <w:noProof/>
                <w:webHidden/>
                <w:rPrChange w:id="1113"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114"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27</w:delText>
            </w:r>
            <w:r w:rsidR="009542F2" w:rsidRPr="00CC6CF4" w:rsidDel="00CC6CF4">
              <w:rPr>
                <w:rFonts w:ascii="Calibri Light" w:hAnsi="Calibri Light" w:cs="Calibri Light"/>
                <w:noProof/>
                <w:webHidden/>
                <w:rPrChange w:id="1115"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116" w:author="hari prasath" w:date="2020-07-17T09:43:00Z">
                  <w:rPr>
                    <w:rFonts w:ascii="Calibri Light" w:hAnsi="Calibri Light" w:cs="Calibri Light"/>
                    <w:noProof/>
                  </w:rPr>
                </w:rPrChange>
              </w:rPr>
              <w:fldChar w:fldCharType="end"/>
            </w:r>
          </w:del>
        </w:p>
        <w:p w14:paraId="0827D071" w14:textId="7E6D8749" w:rsidR="009542F2" w:rsidRPr="00CC6CF4" w:rsidDel="00CC6CF4" w:rsidRDefault="00F43DF2">
          <w:pPr>
            <w:pStyle w:val="TOC3"/>
            <w:rPr>
              <w:del w:id="1117" w:author="hari prasath" w:date="2020-07-17T09:42:00Z"/>
              <w:rFonts w:ascii="Calibri Light" w:eastAsiaTheme="minorEastAsia" w:hAnsi="Calibri Light" w:cs="Calibri Light"/>
              <w:noProof/>
              <w:szCs w:val="22"/>
              <w:lang w:val="en-IN" w:eastAsia="en-IN"/>
            </w:rPr>
          </w:pPr>
          <w:del w:id="1118" w:author="hari prasath" w:date="2020-07-17T09:42:00Z">
            <w:r w:rsidRPr="00CC6CF4" w:rsidDel="00CC6CF4">
              <w:rPr>
                <w:rFonts w:ascii="Calibri Light" w:hAnsi="Calibri Light" w:cs="Calibri Light"/>
                <w:noProof/>
                <w:rPrChange w:id="1119" w:author="hari prasath" w:date="2020-07-17T09:43:00Z">
                  <w:rPr>
                    <w:noProof/>
                  </w:rPr>
                </w:rPrChange>
              </w:rPr>
              <w:fldChar w:fldCharType="begin"/>
            </w:r>
            <w:r w:rsidRPr="00CC6CF4" w:rsidDel="00CC6CF4">
              <w:rPr>
                <w:rFonts w:ascii="Calibri Light" w:hAnsi="Calibri Light" w:cs="Calibri Light"/>
                <w:noProof/>
                <w:rPrChange w:id="1120" w:author="hari prasath" w:date="2020-07-17T09:43:00Z">
                  <w:rPr>
                    <w:noProof/>
                  </w:rPr>
                </w:rPrChange>
              </w:rPr>
              <w:delInstrText xml:space="preserve"> HYPERLINK \l "_Toc45813104" </w:delInstrText>
            </w:r>
            <w:r w:rsidRPr="00CC6CF4" w:rsidDel="00CC6CF4">
              <w:rPr>
                <w:rFonts w:ascii="Calibri Light" w:hAnsi="Calibri Light" w:cs="Calibri Light"/>
                <w:noProof/>
                <w:rPrChange w:id="1121" w:author="hari prasath" w:date="2020-07-17T09:43:00Z">
                  <w:rPr>
                    <w:rFonts w:ascii="Calibri Light" w:hAnsi="Calibri Light" w:cs="Calibri Light"/>
                    <w:noProof/>
                  </w:rPr>
                </w:rPrChange>
              </w:rPr>
              <w:fldChar w:fldCharType="separate"/>
            </w:r>
          </w:del>
          <w:ins w:id="1122" w:author="hari prasath" w:date="2020-07-17T09:42:00Z">
            <w:r w:rsidR="00CC6CF4" w:rsidRPr="00CC6CF4">
              <w:rPr>
                <w:rFonts w:ascii="Calibri Light" w:hAnsi="Calibri Light" w:cs="Calibri Light"/>
                <w:b/>
                <w:bCs/>
                <w:noProof/>
                <w:rPrChange w:id="1123" w:author="hari prasath" w:date="2020-07-17T09:43:00Z">
                  <w:rPr>
                    <w:b/>
                    <w:bCs/>
                    <w:noProof/>
                  </w:rPr>
                </w:rPrChange>
              </w:rPr>
              <w:t>Error! Hyperlink reference not valid.</w:t>
            </w:r>
          </w:ins>
          <w:del w:id="1124" w:author="hari prasath" w:date="2020-07-17T09:42:00Z">
            <w:r w:rsidR="009542F2" w:rsidRPr="00CC6CF4" w:rsidDel="00CC6CF4">
              <w:rPr>
                <w:rStyle w:val="Hyperlink"/>
                <w:rFonts w:ascii="Calibri Light" w:hAnsi="Calibri Light" w:cs="Calibri Light"/>
                <w:noProof/>
              </w:rPr>
              <w:delText>4.3.5</w:delText>
            </w:r>
            <w:r w:rsidR="009542F2" w:rsidRPr="00CC6CF4" w:rsidDel="00CC6CF4">
              <w:rPr>
                <w:rFonts w:ascii="Calibri Light" w:eastAsiaTheme="minorEastAsia" w:hAnsi="Calibri Light" w:cs="Calibri Light"/>
                <w:noProof/>
                <w:szCs w:val="22"/>
                <w:lang w:val="en-IN" w:eastAsia="en-IN"/>
              </w:rPr>
              <w:tab/>
            </w:r>
            <w:r w:rsidR="009542F2" w:rsidRPr="00CC6CF4" w:rsidDel="00CC6CF4">
              <w:rPr>
                <w:rStyle w:val="Hyperlink"/>
                <w:rFonts w:ascii="Calibri Light" w:hAnsi="Calibri Light" w:cs="Calibri Light"/>
                <w:noProof/>
              </w:rPr>
              <w:delText>Amenos - Kinisi Communication</w:delText>
            </w:r>
            <w:r w:rsidR="009542F2" w:rsidRPr="00CC6CF4" w:rsidDel="00CC6CF4">
              <w:rPr>
                <w:rFonts w:ascii="Calibri Light" w:hAnsi="Calibri Light" w:cs="Calibri Light"/>
                <w:noProof/>
                <w:webHidden/>
              </w:rPr>
              <w:tab/>
            </w:r>
            <w:r w:rsidR="009542F2" w:rsidRPr="00CC6CF4" w:rsidDel="00CC6CF4">
              <w:rPr>
                <w:rFonts w:ascii="Calibri Light" w:hAnsi="Calibri Light" w:cs="Calibri Light"/>
                <w:noProof/>
                <w:webHidden/>
                <w:rPrChange w:id="1125"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noProof/>
                <w:webHidden/>
              </w:rPr>
              <w:delInstrText xml:space="preserve"> PAGEREF _Toc45813104 \h </w:delInstrText>
            </w:r>
            <w:r w:rsidR="009542F2" w:rsidRPr="00CC6CF4" w:rsidDel="00CC6CF4">
              <w:rPr>
                <w:rFonts w:ascii="Calibri Light" w:hAnsi="Calibri Light" w:cs="Calibri Light"/>
                <w:noProof/>
                <w:webHidden/>
                <w:rPrChange w:id="1126"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127"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noProof/>
                <w:webHidden/>
              </w:rPr>
              <w:delText>29</w:delText>
            </w:r>
            <w:r w:rsidR="009542F2" w:rsidRPr="00CC6CF4" w:rsidDel="00CC6CF4">
              <w:rPr>
                <w:rFonts w:ascii="Calibri Light" w:hAnsi="Calibri Light" w:cs="Calibri Light"/>
                <w:noProof/>
                <w:webHidden/>
                <w:rPrChange w:id="1128"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129" w:author="hari prasath" w:date="2020-07-17T09:43:00Z">
                  <w:rPr>
                    <w:rFonts w:ascii="Calibri Light" w:hAnsi="Calibri Light" w:cs="Calibri Light"/>
                    <w:noProof/>
                  </w:rPr>
                </w:rPrChange>
              </w:rPr>
              <w:fldChar w:fldCharType="end"/>
            </w:r>
          </w:del>
        </w:p>
        <w:p w14:paraId="7A743EE3" w14:textId="5AABD3F3" w:rsidR="009542F2" w:rsidRPr="00CC6CF4" w:rsidDel="00CC6CF4" w:rsidRDefault="00F43DF2">
          <w:pPr>
            <w:pStyle w:val="TOC1"/>
            <w:rPr>
              <w:del w:id="1130" w:author="hari prasath" w:date="2020-07-17T09:42:00Z"/>
              <w:rFonts w:ascii="Calibri Light" w:eastAsiaTheme="minorEastAsia" w:hAnsi="Calibri Light" w:cs="Calibri Light"/>
              <w:b w:val="0"/>
              <w:noProof/>
              <w:sz w:val="22"/>
              <w:szCs w:val="22"/>
              <w:lang w:val="en-IN" w:eastAsia="en-IN"/>
            </w:rPr>
          </w:pPr>
          <w:del w:id="1131" w:author="hari prasath" w:date="2020-07-17T09:42:00Z">
            <w:r w:rsidRPr="00CC6CF4" w:rsidDel="00CC6CF4">
              <w:rPr>
                <w:rFonts w:ascii="Calibri Light" w:hAnsi="Calibri Light" w:cs="Calibri Light"/>
                <w:noProof/>
                <w:rPrChange w:id="1132" w:author="hari prasath" w:date="2020-07-17T09:43:00Z">
                  <w:rPr>
                    <w:noProof/>
                  </w:rPr>
                </w:rPrChange>
              </w:rPr>
              <w:fldChar w:fldCharType="begin"/>
            </w:r>
            <w:r w:rsidRPr="00CC6CF4" w:rsidDel="00CC6CF4">
              <w:rPr>
                <w:rFonts w:ascii="Calibri Light" w:hAnsi="Calibri Light" w:cs="Calibri Light"/>
                <w:noProof/>
                <w:rPrChange w:id="1133" w:author="hari prasath" w:date="2020-07-17T09:43:00Z">
                  <w:rPr>
                    <w:noProof/>
                  </w:rPr>
                </w:rPrChange>
              </w:rPr>
              <w:delInstrText xml:space="preserve"> HYPERLINK \l "_Toc45813105" </w:delInstrText>
            </w:r>
            <w:r w:rsidRPr="00CC6CF4" w:rsidDel="00CC6CF4">
              <w:rPr>
                <w:rFonts w:ascii="Calibri Light" w:hAnsi="Calibri Light" w:cs="Calibri Light"/>
                <w:noProof/>
                <w:rPrChange w:id="1134" w:author="hari prasath" w:date="2020-07-17T09:43:00Z">
                  <w:rPr>
                    <w:rFonts w:ascii="Calibri Light" w:hAnsi="Calibri Light" w:cs="Calibri Light"/>
                    <w:noProof/>
                  </w:rPr>
                </w:rPrChange>
              </w:rPr>
              <w:fldChar w:fldCharType="separate"/>
            </w:r>
          </w:del>
          <w:ins w:id="1135" w:author="hari prasath" w:date="2020-07-17T09:42:00Z">
            <w:r w:rsidR="00CC6CF4" w:rsidRPr="00CC6CF4">
              <w:rPr>
                <w:rFonts w:ascii="Calibri Light" w:hAnsi="Calibri Light" w:cs="Calibri Light"/>
                <w:b w:val="0"/>
                <w:bCs/>
                <w:noProof/>
                <w:rPrChange w:id="1136" w:author="hari prasath" w:date="2020-07-17T09:43:00Z">
                  <w:rPr>
                    <w:b w:val="0"/>
                    <w:bCs/>
                    <w:noProof/>
                  </w:rPr>
                </w:rPrChange>
              </w:rPr>
              <w:t>Error! Hyperlink reference not valid.</w:t>
            </w:r>
          </w:ins>
          <w:del w:id="1137" w:author="hari prasath" w:date="2020-07-17T09:42:00Z">
            <w:r w:rsidR="009542F2" w:rsidRPr="00CC6CF4" w:rsidDel="00CC6CF4">
              <w:rPr>
                <w:rStyle w:val="Hyperlink"/>
                <w:rFonts w:ascii="Calibri Light" w:hAnsi="Calibri Light" w:cs="Calibri Light"/>
                <w:b w:val="0"/>
                <w:noProof/>
              </w:rPr>
              <w:delText>5.</w:delText>
            </w:r>
            <w:r w:rsidR="009542F2" w:rsidRPr="00CC6CF4" w:rsidDel="00CC6CF4">
              <w:rPr>
                <w:rFonts w:ascii="Calibri Light" w:eastAsiaTheme="minorEastAsia" w:hAnsi="Calibri Light" w:cs="Calibri Light"/>
                <w:noProof/>
                <w:sz w:val="22"/>
                <w:szCs w:val="22"/>
                <w:lang w:val="en-IN" w:eastAsia="en-IN"/>
              </w:rPr>
              <w:tab/>
            </w:r>
            <w:r w:rsidR="009542F2" w:rsidRPr="00CC6CF4" w:rsidDel="00CC6CF4">
              <w:rPr>
                <w:rStyle w:val="Hyperlink"/>
                <w:rFonts w:ascii="Calibri Light" w:hAnsi="Calibri Light" w:cs="Calibri Light"/>
                <w:b w:val="0"/>
                <w:noProof/>
              </w:rPr>
              <w:delText>Appendix A – Overall software design flow</w:delText>
            </w:r>
            <w:r w:rsidR="009542F2" w:rsidRPr="00CC6CF4" w:rsidDel="00CC6CF4">
              <w:rPr>
                <w:rFonts w:ascii="Calibri Light" w:hAnsi="Calibri Light" w:cs="Calibri Light"/>
                <w:b w:val="0"/>
                <w:noProof/>
                <w:webHidden/>
              </w:rPr>
              <w:tab/>
            </w:r>
            <w:r w:rsidR="009542F2" w:rsidRPr="00CC6CF4" w:rsidDel="00CC6CF4">
              <w:rPr>
                <w:rFonts w:ascii="Calibri Light" w:hAnsi="Calibri Light" w:cs="Calibri Light"/>
                <w:noProof/>
                <w:webHidden/>
                <w:rPrChange w:id="1138" w:author="hari prasath" w:date="2020-07-17T09:43:00Z">
                  <w:rPr>
                    <w:rFonts w:ascii="Calibri Light" w:hAnsi="Calibri Light" w:cs="Calibri Light"/>
                    <w:noProof/>
                    <w:webHidden/>
                  </w:rPr>
                </w:rPrChange>
              </w:rPr>
              <w:fldChar w:fldCharType="begin"/>
            </w:r>
            <w:r w:rsidR="009542F2" w:rsidRPr="00CC6CF4" w:rsidDel="00CC6CF4">
              <w:rPr>
                <w:rFonts w:ascii="Calibri Light" w:hAnsi="Calibri Light" w:cs="Calibri Light"/>
                <w:b w:val="0"/>
                <w:noProof/>
                <w:webHidden/>
              </w:rPr>
              <w:delInstrText xml:space="preserve"> PAGEREF _Toc45813105 \h </w:delInstrText>
            </w:r>
            <w:r w:rsidR="009542F2" w:rsidRPr="00CC6CF4" w:rsidDel="00CC6CF4">
              <w:rPr>
                <w:rFonts w:ascii="Calibri Light" w:hAnsi="Calibri Light" w:cs="Calibri Light"/>
                <w:noProof/>
                <w:webHidden/>
                <w:rPrChange w:id="1139" w:author="hari prasath" w:date="2020-07-17T09:43:00Z">
                  <w:rPr>
                    <w:rFonts w:ascii="Calibri Light" w:hAnsi="Calibri Light" w:cs="Calibri Light"/>
                    <w:noProof/>
                    <w:webHidden/>
                  </w:rPr>
                </w:rPrChange>
              </w:rPr>
            </w:r>
            <w:r w:rsidR="009542F2" w:rsidRPr="00CC6CF4" w:rsidDel="00CC6CF4">
              <w:rPr>
                <w:rFonts w:ascii="Calibri Light" w:hAnsi="Calibri Light" w:cs="Calibri Light"/>
                <w:noProof/>
                <w:webHidden/>
                <w:rPrChange w:id="1140" w:author="hari prasath" w:date="2020-07-17T09:43:00Z">
                  <w:rPr>
                    <w:rFonts w:ascii="Calibri Light" w:hAnsi="Calibri Light" w:cs="Calibri Light"/>
                    <w:noProof/>
                    <w:webHidden/>
                  </w:rPr>
                </w:rPrChange>
              </w:rPr>
              <w:fldChar w:fldCharType="separate"/>
            </w:r>
            <w:r w:rsidR="009542F2" w:rsidRPr="00CC6CF4" w:rsidDel="00CC6CF4">
              <w:rPr>
                <w:rFonts w:ascii="Calibri Light" w:hAnsi="Calibri Light" w:cs="Calibri Light"/>
                <w:b w:val="0"/>
                <w:noProof/>
                <w:webHidden/>
              </w:rPr>
              <w:delText>34</w:delText>
            </w:r>
            <w:r w:rsidR="009542F2" w:rsidRPr="00CC6CF4" w:rsidDel="00CC6CF4">
              <w:rPr>
                <w:rFonts w:ascii="Calibri Light" w:hAnsi="Calibri Light" w:cs="Calibri Light"/>
                <w:noProof/>
                <w:webHidden/>
                <w:rPrChange w:id="1141" w:author="hari prasath" w:date="2020-07-17T09:43:00Z">
                  <w:rPr>
                    <w:rFonts w:ascii="Calibri Light" w:hAnsi="Calibri Light" w:cs="Calibri Light"/>
                    <w:noProof/>
                    <w:webHidden/>
                  </w:rPr>
                </w:rPrChange>
              </w:rPr>
              <w:fldChar w:fldCharType="end"/>
            </w:r>
            <w:r w:rsidRPr="00CC6CF4" w:rsidDel="00CC6CF4">
              <w:rPr>
                <w:rFonts w:ascii="Calibri Light" w:hAnsi="Calibri Light" w:cs="Calibri Light"/>
                <w:noProof/>
                <w:rPrChange w:id="1142" w:author="hari prasath" w:date="2020-07-17T09:43:00Z">
                  <w:rPr>
                    <w:rFonts w:ascii="Calibri Light" w:hAnsi="Calibri Light" w:cs="Calibri Light"/>
                    <w:noProof/>
                  </w:rPr>
                </w:rPrChange>
              </w:rPr>
              <w:fldChar w:fldCharType="end"/>
            </w:r>
          </w:del>
        </w:p>
        <w:p w14:paraId="26BD1730" w14:textId="66615DDA" w:rsidR="008E2BFF" w:rsidRDefault="00060D7C" w:rsidP="00DA4EE1">
          <w:pPr>
            <w:rPr>
              <w:rFonts w:asciiTheme="minorHAnsi" w:hAnsiTheme="minorHAnsi" w:cstheme="minorHAnsi"/>
              <w:sz w:val="48"/>
              <w:szCs w:val="48"/>
              <w:u w:val="single"/>
            </w:rPr>
          </w:pPr>
          <w:r w:rsidRPr="004F618D">
            <w:rPr>
              <w:rFonts w:ascii="Calibri Light" w:hAnsi="Calibri Light" w:cs="Calibri Light"/>
            </w:rPr>
            <w:fldChar w:fldCharType="end"/>
          </w:r>
        </w:p>
      </w:sdtContent>
    </w:sdt>
    <w:p w14:paraId="7BA5FCA2" w14:textId="76C81530" w:rsidR="002A0CF1" w:rsidRDefault="002A0CF1">
      <w:pPr>
        <w:spacing w:line="259" w:lineRule="auto"/>
        <w:rPr>
          <w:rFonts w:asciiTheme="minorHAnsi" w:hAnsiTheme="minorHAnsi" w:cstheme="minorHAnsi"/>
          <w:sz w:val="48"/>
          <w:szCs w:val="48"/>
          <w:u w:val="single"/>
        </w:rPr>
      </w:pPr>
      <w:r>
        <w:rPr>
          <w:rFonts w:asciiTheme="minorHAnsi" w:hAnsiTheme="minorHAnsi" w:cstheme="minorHAnsi"/>
          <w:sz w:val="48"/>
          <w:szCs w:val="48"/>
          <w:u w:val="single"/>
        </w:rPr>
        <w:br w:type="page"/>
      </w:r>
    </w:p>
    <w:p w14:paraId="74E1D230" w14:textId="77777777" w:rsidR="006A02FF" w:rsidRPr="00E57C74" w:rsidRDefault="006A02FF" w:rsidP="00DA4EE1">
      <w:pPr>
        <w:rPr>
          <w:rFonts w:asciiTheme="minorHAnsi" w:hAnsiTheme="minorHAnsi" w:cstheme="minorHAnsi"/>
          <w:sz w:val="48"/>
          <w:szCs w:val="48"/>
          <w:u w:val="single"/>
        </w:rPr>
      </w:pPr>
    </w:p>
    <w:p w14:paraId="021B27BD" w14:textId="77777777" w:rsidR="00A70C6A" w:rsidRPr="006A02FF" w:rsidRDefault="00A70C6A" w:rsidP="006A02FF">
      <w:pPr>
        <w:jc w:val="center"/>
        <w:rPr>
          <w:rFonts w:asciiTheme="minorHAnsi" w:eastAsia="Arial" w:hAnsiTheme="minorHAnsi" w:cstheme="minorHAnsi"/>
          <w:color w:val="31849B" w:themeColor="accent5" w:themeShade="BF"/>
          <w:sz w:val="36"/>
          <w:szCs w:val="25"/>
          <w:u w:val="single"/>
          <w:lang w:val="en-IN"/>
        </w:rPr>
      </w:pPr>
      <w:r w:rsidRPr="006A02FF">
        <w:rPr>
          <w:rFonts w:asciiTheme="minorHAnsi" w:eastAsia="Arial" w:hAnsiTheme="minorHAnsi" w:cstheme="minorHAnsi"/>
          <w:color w:val="31849B" w:themeColor="accent5" w:themeShade="BF"/>
          <w:sz w:val="36"/>
          <w:szCs w:val="25"/>
          <w:u w:val="single"/>
          <w:lang w:val="en-IN"/>
        </w:rPr>
        <w:t>Acronyms and Abbreviations</w:t>
      </w:r>
    </w:p>
    <w:tbl>
      <w:tblPr>
        <w:tblStyle w:val="TableGrid"/>
        <w:tblW w:w="5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
        <w:gridCol w:w="5042"/>
      </w:tblGrid>
      <w:tr w:rsidR="00A70C6A" w:rsidRPr="00E57C74" w14:paraId="52E1D2DB" w14:textId="77777777" w:rsidTr="00C8164B">
        <w:trPr>
          <w:trHeight w:val="264"/>
        </w:trPr>
        <w:tc>
          <w:tcPr>
            <w:tcW w:w="918" w:type="dxa"/>
            <w:hideMark/>
          </w:tcPr>
          <w:p w14:paraId="66D02EBC"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AC</w:t>
            </w:r>
          </w:p>
        </w:tc>
        <w:tc>
          <w:tcPr>
            <w:tcW w:w="5042" w:type="dxa"/>
            <w:hideMark/>
          </w:tcPr>
          <w:p w14:paraId="5B9DE187"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Air Conditioner</w:t>
            </w:r>
          </w:p>
        </w:tc>
      </w:tr>
      <w:tr w:rsidR="00A70C6A" w:rsidRPr="00E57C74" w14:paraId="20B4F7A7" w14:textId="77777777" w:rsidTr="00C8164B">
        <w:trPr>
          <w:trHeight w:val="276"/>
        </w:trPr>
        <w:tc>
          <w:tcPr>
            <w:tcW w:w="918" w:type="dxa"/>
            <w:hideMark/>
          </w:tcPr>
          <w:p w14:paraId="3C62FB18"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ACK</w:t>
            </w:r>
          </w:p>
        </w:tc>
        <w:tc>
          <w:tcPr>
            <w:tcW w:w="5042" w:type="dxa"/>
            <w:hideMark/>
          </w:tcPr>
          <w:p w14:paraId="3C4791E6"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Positive Acknowledgement</w:t>
            </w:r>
          </w:p>
        </w:tc>
      </w:tr>
      <w:tr w:rsidR="00A70C6A" w:rsidRPr="00E57C74" w14:paraId="20DFE953" w14:textId="77777777" w:rsidTr="00C8164B">
        <w:trPr>
          <w:trHeight w:val="264"/>
        </w:trPr>
        <w:tc>
          <w:tcPr>
            <w:tcW w:w="918" w:type="dxa"/>
            <w:hideMark/>
          </w:tcPr>
          <w:p w14:paraId="598D8600"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AP</w:t>
            </w:r>
          </w:p>
        </w:tc>
        <w:tc>
          <w:tcPr>
            <w:tcW w:w="5042" w:type="dxa"/>
            <w:hideMark/>
          </w:tcPr>
          <w:p w14:paraId="255AA104"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Access Point</w:t>
            </w:r>
          </w:p>
        </w:tc>
      </w:tr>
      <w:tr w:rsidR="00A70C6A" w:rsidRPr="00E57C74" w14:paraId="4D5F6235" w14:textId="77777777" w:rsidTr="00C8164B">
        <w:trPr>
          <w:trHeight w:val="276"/>
        </w:trPr>
        <w:tc>
          <w:tcPr>
            <w:tcW w:w="918" w:type="dxa"/>
            <w:hideMark/>
          </w:tcPr>
          <w:p w14:paraId="4906EAF2"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APP</w:t>
            </w:r>
          </w:p>
        </w:tc>
        <w:tc>
          <w:tcPr>
            <w:tcW w:w="5042" w:type="dxa"/>
            <w:hideMark/>
          </w:tcPr>
          <w:p w14:paraId="29701EEE"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Android Application</w:t>
            </w:r>
          </w:p>
        </w:tc>
      </w:tr>
      <w:tr w:rsidR="00A70C6A" w:rsidRPr="00E57C74" w14:paraId="395BA135" w14:textId="77777777" w:rsidTr="00C8164B">
        <w:trPr>
          <w:trHeight w:val="264"/>
        </w:trPr>
        <w:tc>
          <w:tcPr>
            <w:tcW w:w="918" w:type="dxa"/>
            <w:hideMark/>
          </w:tcPr>
          <w:p w14:paraId="75C3D7D2" w14:textId="77777777" w:rsidR="00A70C6A" w:rsidRDefault="00A70C6A" w:rsidP="00C8164B">
            <w:pPr>
              <w:spacing w:after="0"/>
              <w:rPr>
                <w:rFonts w:asciiTheme="minorHAnsi" w:hAnsiTheme="minorHAnsi" w:cstheme="minorHAnsi"/>
              </w:rPr>
            </w:pPr>
            <w:r w:rsidRPr="00E57C74">
              <w:rPr>
                <w:rFonts w:asciiTheme="minorHAnsi" w:hAnsiTheme="minorHAnsi" w:cstheme="minorHAnsi"/>
              </w:rPr>
              <w:t>BLE</w:t>
            </w:r>
          </w:p>
          <w:p w14:paraId="5F476B9C" w14:textId="552FD469" w:rsidR="00E444E0" w:rsidRPr="00E57C74" w:rsidRDefault="00E444E0" w:rsidP="00C8164B">
            <w:pPr>
              <w:spacing w:after="0"/>
              <w:rPr>
                <w:rFonts w:asciiTheme="minorHAnsi" w:hAnsiTheme="minorHAnsi" w:cstheme="minorHAnsi"/>
              </w:rPr>
            </w:pPr>
            <w:r>
              <w:rPr>
                <w:rFonts w:asciiTheme="minorHAnsi" w:hAnsiTheme="minorHAnsi" w:cstheme="minorHAnsi"/>
              </w:rPr>
              <w:t>EPID</w:t>
            </w:r>
          </w:p>
        </w:tc>
        <w:tc>
          <w:tcPr>
            <w:tcW w:w="5042" w:type="dxa"/>
            <w:hideMark/>
          </w:tcPr>
          <w:p w14:paraId="14FCF998" w14:textId="77777777" w:rsidR="00A70C6A" w:rsidRDefault="00A70C6A" w:rsidP="00C8164B">
            <w:pPr>
              <w:spacing w:after="0"/>
              <w:rPr>
                <w:rFonts w:asciiTheme="minorHAnsi" w:hAnsiTheme="minorHAnsi" w:cstheme="minorHAnsi"/>
              </w:rPr>
            </w:pPr>
            <w:r w:rsidRPr="00E57C74">
              <w:rPr>
                <w:rFonts w:asciiTheme="minorHAnsi" w:hAnsiTheme="minorHAnsi" w:cstheme="minorHAnsi"/>
              </w:rPr>
              <w:t>Bluetooth Low Energy</w:t>
            </w:r>
          </w:p>
          <w:p w14:paraId="51F83023" w14:textId="60B0E82F" w:rsidR="00E444E0" w:rsidRPr="00E57C74" w:rsidRDefault="00E444E0" w:rsidP="00C8164B">
            <w:pPr>
              <w:spacing w:after="0"/>
              <w:rPr>
                <w:rFonts w:asciiTheme="minorHAnsi" w:hAnsiTheme="minorHAnsi" w:cstheme="minorHAnsi"/>
              </w:rPr>
            </w:pPr>
            <w:r>
              <w:rPr>
                <w:rFonts w:asciiTheme="minorHAnsi" w:hAnsiTheme="minorHAnsi" w:cstheme="minorHAnsi"/>
              </w:rPr>
              <w:t>Extended PAN ID</w:t>
            </w:r>
          </w:p>
        </w:tc>
      </w:tr>
      <w:tr w:rsidR="00A70C6A" w:rsidRPr="00E57C74" w14:paraId="69C2E915" w14:textId="77777777" w:rsidTr="00C8164B">
        <w:trPr>
          <w:trHeight w:val="264"/>
        </w:trPr>
        <w:tc>
          <w:tcPr>
            <w:tcW w:w="918" w:type="dxa"/>
            <w:hideMark/>
          </w:tcPr>
          <w:p w14:paraId="0B4436B7"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ID</w:t>
            </w:r>
          </w:p>
        </w:tc>
        <w:tc>
          <w:tcPr>
            <w:tcW w:w="5042" w:type="dxa"/>
            <w:hideMark/>
          </w:tcPr>
          <w:p w14:paraId="52F3B065"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shd w:val="clear" w:color="auto" w:fill="FFFFFF"/>
              </w:rPr>
              <w:t>Identifier</w:t>
            </w:r>
          </w:p>
        </w:tc>
      </w:tr>
      <w:tr w:rsidR="00A70C6A" w:rsidRPr="00E57C74" w14:paraId="6C27B100" w14:textId="77777777" w:rsidTr="00C8164B">
        <w:trPr>
          <w:trHeight w:val="97"/>
        </w:trPr>
        <w:tc>
          <w:tcPr>
            <w:tcW w:w="918" w:type="dxa"/>
            <w:hideMark/>
          </w:tcPr>
          <w:p w14:paraId="0B54071F" w14:textId="77777777" w:rsidR="00A70C6A" w:rsidRDefault="00A70C6A" w:rsidP="00C8164B">
            <w:pPr>
              <w:spacing w:after="0"/>
              <w:rPr>
                <w:rFonts w:asciiTheme="minorHAnsi" w:hAnsiTheme="minorHAnsi" w:cstheme="minorHAnsi"/>
              </w:rPr>
            </w:pPr>
            <w:r w:rsidRPr="00E57C74">
              <w:rPr>
                <w:rFonts w:asciiTheme="minorHAnsi" w:hAnsiTheme="minorHAnsi" w:cstheme="minorHAnsi"/>
              </w:rPr>
              <w:t>UUID</w:t>
            </w:r>
          </w:p>
          <w:p w14:paraId="7574B506" w14:textId="61F1DE3E" w:rsidR="002E25FB" w:rsidRPr="00E57C74" w:rsidRDefault="002E25FB" w:rsidP="00C8164B">
            <w:pPr>
              <w:spacing w:after="0"/>
              <w:rPr>
                <w:rFonts w:asciiTheme="minorHAnsi" w:hAnsiTheme="minorHAnsi" w:cstheme="minorHAnsi"/>
              </w:rPr>
            </w:pPr>
            <w:r>
              <w:rPr>
                <w:rFonts w:asciiTheme="minorHAnsi" w:hAnsiTheme="minorHAnsi" w:cstheme="minorHAnsi"/>
              </w:rPr>
              <w:t>NTP</w:t>
            </w:r>
          </w:p>
        </w:tc>
        <w:tc>
          <w:tcPr>
            <w:tcW w:w="5042" w:type="dxa"/>
            <w:hideMark/>
          </w:tcPr>
          <w:p w14:paraId="422EBC42" w14:textId="307210B3" w:rsidR="00A70C6A" w:rsidRDefault="00A70C6A" w:rsidP="00C8164B">
            <w:pPr>
              <w:spacing w:after="0"/>
              <w:rPr>
                <w:rFonts w:asciiTheme="minorHAnsi" w:hAnsiTheme="minorHAnsi" w:cstheme="minorHAnsi"/>
                <w:shd w:val="clear" w:color="auto" w:fill="FFFFFF"/>
              </w:rPr>
            </w:pPr>
            <w:r w:rsidRPr="00E57C74">
              <w:rPr>
                <w:rFonts w:asciiTheme="minorHAnsi" w:hAnsiTheme="minorHAnsi" w:cstheme="minorHAnsi"/>
                <w:shd w:val="clear" w:color="auto" w:fill="FFFFFF"/>
              </w:rPr>
              <w:t>Universally Unique Identifier</w:t>
            </w:r>
          </w:p>
          <w:p w14:paraId="22F77095" w14:textId="2713ECE6" w:rsidR="002E25FB" w:rsidRDefault="002E25FB" w:rsidP="00C8164B">
            <w:pPr>
              <w:spacing w:after="0"/>
              <w:rPr>
                <w:rFonts w:asciiTheme="minorHAnsi" w:hAnsiTheme="minorHAnsi" w:cstheme="minorHAnsi"/>
                <w:shd w:val="clear" w:color="auto" w:fill="FFFFFF"/>
              </w:rPr>
            </w:pPr>
            <w:r>
              <w:rPr>
                <w:rFonts w:asciiTheme="minorHAnsi" w:hAnsiTheme="minorHAnsi" w:cstheme="minorHAnsi"/>
                <w:shd w:val="clear" w:color="auto" w:fill="FFFFFF"/>
              </w:rPr>
              <w:t>Network Time Protocol</w:t>
            </w:r>
          </w:p>
          <w:p w14:paraId="1951A4B0" w14:textId="732088D8" w:rsidR="002E25FB" w:rsidRPr="00E57C74" w:rsidRDefault="002E25FB" w:rsidP="00C8164B">
            <w:pPr>
              <w:spacing w:after="0"/>
              <w:rPr>
                <w:rFonts w:asciiTheme="minorHAnsi" w:hAnsiTheme="minorHAnsi" w:cstheme="minorHAnsi"/>
              </w:rPr>
            </w:pPr>
          </w:p>
        </w:tc>
      </w:tr>
      <w:tr w:rsidR="00A70C6A" w:rsidRPr="00E57C74" w14:paraId="084A2A5F" w14:textId="77777777" w:rsidTr="00C8164B">
        <w:trPr>
          <w:trHeight w:val="97"/>
        </w:trPr>
        <w:tc>
          <w:tcPr>
            <w:tcW w:w="918" w:type="dxa"/>
            <w:hideMark/>
          </w:tcPr>
          <w:p w14:paraId="49BE4EA0"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NVM</w:t>
            </w:r>
          </w:p>
        </w:tc>
        <w:tc>
          <w:tcPr>
            <w:tcW w:w="5042" w:type="dxa"/>
            <w:hideMark/>
          </w:tcPr>
          <w:p w14:paraId="24DB3342"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Non-Volatile memory</w:t>
            </w:r>
          </w:p>
        </w:tc>
      </w:tr>
      <w:tr w:rsidR="00A70C6A" w:rsidRPr="00E57C74" w14:paraId="7D6C441A" w14:textId="77777777" w:rsidTr="00C8164B">
        <w:trPr>
          <w:trHeight w:val="97"/>
        </w:trPr>
        <w:tc>
          <w:tcPr>
            <w:tcW w:w="918" w:type="dxa"/>
            <w:hideMark/>
          </w:tcPr>
          <w:p w14:paraId="20482540"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NACK</w:t>
            </w:r>
          </w:p>
        </w:tc>
        <w:tc>
          <w:tcPr>
            <w:tcW w:w="5042" w:type="dxa"/>
            <w:hideMark/>
          </w:tcPr>
          <w:p w14:paraId="0AC9DE92"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Negative Acknowledgement</w:t>
            </w:r>
          </w:p>
        </w:tc>
      </w:tr>
      <w:tr w:rsidR="00A70C6A" w:rsidRPr="00E57C74" w14:paraId="67FB59DF" w14:textId="77777777" w:rsidTr="00C8164B">
        <w:trPr>
          <w:trHeight w:val="97"/>
        </w:trPr>
        <w:tc>
          <w:tcPr>
            <w:tcW w:w="918" w:type="dxa"/>
            <w:hideMark/>
          </w:tcPr>
          <w:p w14:paraId="3D7D9B12"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PAN</w:t>
            </w:r>
          </w:p>
        </w:tc>
        <w:tc>
          <w:tcPr>
            <w:tcW w:w="5042" w:type="dxa"/>
            <w:hideMark/>
          </w:tcPr>
          <w:p w14:paraId="16B2E4AC"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Personal Area Network</w:t>
            </w:r>
          </w:p>
        </w:tc>
      </w:tr>
      <w:tr w:rsidR="00A70C6A" w:rsidRPr="00E57C74" w14:paraId="0925C1A6" w14:textId="77777777" w:rsidTr="00C8164B">
        <w:trPr>
          <w:trHeight w:val="97"/>
        </w:trPr>
        <w:tc>
          <w:tcPr>
            <w:tcW w:w="918" w:type="dxa"/>
            <w:hideMark/>
          </w:tcPr>
          <w:p w14:paraId="30B3B37A"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SOC</w:t>
            </w:r>
          </w:p>
        </w:tc>
        <w:tc>
          <w:tcPr>
            <w:tcW w:w="5042" w:type="dxa"/>
            <w:hideMark/>
          </w:tcPr>
          <w:p w14:paraId="78F925A2"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System on Chip</w:t>
            </w:r>
          </w:p>
        </w:tc>
      </w:tr>
      <w:tr w:rsidR="00A70C6A" w:rsidRPr="00E57C74" w14:paraId="6BAD47B7" w14:textId="77777777" w:rsidTr="00C8164B">
        <w:trPr>
          <w:trHeight w:val="97"/>
        </w:trPr>
        <w:tc>
          <w:tcPr>
            <w:tcW w:w="918" w:type="dxa"/>
            <w:hideMark/>
          </w:tcPr>
          <w:p w14:paraId="474D8D9F" w14:textId="77777777" w:rsidR="00A70C6A" w:rsidRDefault="00A70C6A" w:rsidP="00C8164B">
            <w:pPr>
              <w:spacing w:after="0"/>
              <w:rPr>
                <w:rFonts w:asciiTheme="minorHAnsi" w:hAnsiTheme="minorHAnsi" w:cstheme="minorHAnsi"/>
              </w:rPr>
            </w:pPr>
            <w:r w:rsidRPr="00E57C74">
              <w:rPr>
                <w:rFonts w:asciiTheme="minorHAnsi" w:hAnsiTheme="minorHAnsi" w:cstheme="minorHAnsi"/>
              </w:rPr>
              <w:t>TCP</w:t>
            </w:r>
          </w:p>
          <w:p w14:paraId="0882B248" w14:textId="497BEE09" w:rsidR="00C35EEB" w:rsidRPr="00E57C74" w:rsidRDefault="00C35EEB" w:rsidP="00C8164B">
            <w:pPr>
              <w:spacing w:after="0"/>
              <w:rPr>
                <w:rFonts w:asciiTheme="minorHAnsi" w:hAnsiTheme="minorHAnsi" w:cstheme="minorHAnsi"/>
              </w:rPr>
            </w:pPr>
            <w:r>
              <w:rPr>
                <w:rFonts w:asciiTheme="minorHAnsi" w:hAnsiTheme="minorHAnsi" w:cstheme="minorHAnsi"/>
              </w:rPr>
              <w:t xml:space="preserve">WDT   </w:t>
            </w:r>
          </w:p>
        </w:tc>
        <w:tc>
          <w:tcPr>
            <w:tcW w:w="5042" w:type="dxa"/>
            <w:hideMark/>
          </w:tcPr>
          <w:p w14:paraId="4FE610CA" w14:textId="77777777" w:rsidR="00A70C6A" w:rsidRDefault="00A70C6A" w:rsidP="00C8164B">
            <w:pPr>
              <w:spacing w:after="0"/>
              <w:rPr>
                <w:rFonts w:asciiTheme="minorHAnsi" w:hAnsiTheme="minorHAnsi" w:cstheme="minorHAnsi"/>
              </w:rPr>
            </w:pPr>
            <w:r w:rsidRPr="00E57C74">
              <w:rPr>
                <w:rFonts w:asciiTheme="minorHAnsi" w:hAnsiTheme="minorHAnsi" w:cstheme="minorHAnsi"/>
              </w:rPr>
              <w:t>Transmission Control Protocol</w:t>
            </w:r>
          </w:p>
          <w:p w14:paraId="18FE37BF" w14:textId="035764BD" w:rsidR="00C35EEB" w:rsidRPr="00E57C74" w:rsidRDefault="00C35EEB" w:rsidP="00C8164B">
            <w:pPr>
              <w:spacing w:after="0"/>
              <w:rPr>
                <w:rFonts w:asciiTheme="minorHAnsi" w:hAnsiTheme="minorHAnsi" w:cstheme="minorHAnsi"/>
              </w:rPr>
            </w:pPr>
            <w:r>
              <w:rPr>
                <w:rFonts w:asciiTheme="minorHAnsi" w:hAnsiTheme="minorHAnsi" w:cstheme="minorHAnsi"/>
              </w:rPr>
              <w:t>Watch Dog Timer</w:t>
            </w:r>
          </w:p>
        </w:tc>
      </w:tr>
      <w:tr w:rsidR="00A70C6A" w:rsidRPr="00E57C74" w14:paraId="5019B85D" w14:textId="77777777" w:rsidTr="00C8164B">
        <w:trPr>
          <w:trHeight w:val="97"/>
        </w:trPr>
        <w:tc>
          <w:tcPr>
            <w:tcW w:w="918" w:type="dxa"/>
            <w:hideMark/>
          </w:tcPr>
          <w:p w14:paraId="71A5338F"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ZCD</w:t>
            </w:r>
          </w:p>
        </w:tc>
        <w:tc>
          <w:tcPr>
            <w:tcW w:w="5042" w:type="dxa"/>
            <w:hideMark/>
          </w:tcPr>
          <w:p w14:paraId="69B7ED5B"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Zigbee Coordinator Device</w:t>
            </w:r>
          </w:p>
        </w:tc>
      </w:tr>
      <w:tr w:rsidR="00A70C6A" w:rsidRPr="00E57C74" w14:paraId="257AF65E" w14:textId="77777777" w:rsidTr="00C8164B">
        <w:trPr>
          <w:trHeight w:val="97"/>
        </w:trPr>
        <w:tc>
          <w:tcPr>
            <w:tcW w:w="918" w:type="dxa"/>
            <w:hideMark/>
          </w:tcPr>
          <w:p w14:paraId="05C2AEBE"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ZED</w:t>
            </w:r>
          </w:p>
        </w:tc>
        <w:tc>
          <w:tcPr>
            <w:tcW w:w="5042" w:type="dxa"/>
            <w:hideMark/>
          </w:tcPr>
          <w:p w14:paraId="18B6522B"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Zigbee End Device</w:t>
            </w:r>
          </w:p>
        </w:tc>
      </w:tr>
      <w:tr w:rsidR="00A70C6A" w:rsidRPr="00E57C74" w14:paraId="19E4D2E9" w14:textId="77777777" w:rsidTr="00C8164B">
        <w:trPr>
          <w:trHeight w:val="97"/>
        </w:trPr>
        <w:tc>
          <w:tcPr>
            <w:tcW w:w="918" w:type="dxa"/>
            <w:hideMark/>
          </w:tcPr>
          <w:p w14:paraId="794A3735"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ZR</w:t>
            </w:r>
          </w:p>
        </w:tc>
        <w:tc>
          <w:tcPr>
            <w:tcW w:w="5042" w:type="dxa"/>
            <w:hideMark/>
          </w:tcPr>
          <w:p w14:paraId="2F34DBE6" w14:textId="77777777" w:rsidR="00A70C6A" w:rsidRPr="00E57C74" w:rsidRDefault="00A70C6A" w:rsidP="00C8164B">
            <w:pPr>
              <w:spacing w:after="0"/>
              <w:rPr>
                <w:rFonts w:asciiTheme="minorHAnsi" w:hAnsiTheme="minorHAnsi" w:cstheme="minorHAnsi"/>
              </w:rPr>
            </w:pPr>
            <w:r w:rsidRPr="00E57C74">
              <w:rPr>
                <w:rFonts w:asciiTheme="minorHAnsi" w:hAnsiTheme="minorHAnsi" w:cstheme="minorHAnsi"/>
              </w:rPr>
              <w:t>Zigbee Router</w:t>
            </w:r>
          </w:p>
        </w:tc>
      </w:tr>
    </w:tbl>
    <w:p w14:paraId="7A7BEBA3" w14:textId="77777777" w:rsidR="00A70C6A" w:rsidRPr="00E57C74" w:rsidRDefault="00A70C6A" w:rsidP="00A70C6A">
      <w:pPr>
        <w:rPr>
          <w:rFonts w:asciiTheme="minorHAnsi" w:eastAsia="Arial" w:hAnsiTheme="minorHAnsi" w:cstheme="minorHAnsi"/>
          <w:b/>
          <w:bCs/>
          <w:color w:val="31849B" w:themeColor="accent5" w:themeShade="BF"/>
          <w:sz w:val="44"/>
          <w:szCs w:val="25"/>
          <w:u w:val="single"/>
          <w:lang w:val="en-IN"/>
        </w:rPr>
      </w:pPr>
    </w:p>
    <w:p w14:paraId="7F0BD8DA" w14:textId="77777777" w:rsidR="00A70C6A" w:rsidRPr="00E57C74" w:rsidRDefault="00A70C6A" w:rsidP="00A70C6A">
      <w:pPr>
        <w:jc w:val="center"/>
        <w:rPr>
          <w:rFonts w:asciiTheme="minorHAnsi" w:hAnsiTheme="minorHAnsi" w:cstheme="minorHAnsi"/>
        </w:rPr>
      </w:pPr>
    </w:p>
    <w:p w14:paraId="048B2127" w14:textId="77777777" w:rsidR="00A70C6A" w:rsidRPr="00E57C74" w:rsidRDefault="00A70C6A" w:rsidP="00A70C6A">
      <w:pPr>
        <w:rPr>
          <w:rFonts w:asciiTheme="minorHAnsi" w:hAnsiTheme="minorHAnsi" w:cstheme="minorHAnsi"/>
        </w:rPr>
      </w:pPr>
      <w:r w:rsidRPr="00E57C74">
        <w:rPr>
          <w:rFonts w:asciiTheme="minorHAnsi" w:hAnsiTheme="minorHAnsi" w:cstheme="minorHAnsi"/>
        </w:rPr>
        <w:br w:type="page"/>
      </w:r>
    </w:p>
    <w:p w14:paraId="688395AE" w14:textId="77777777" w:rsidR="00A70C6A" w:rsidRPr="00E57C74" w:rsidRDefault="00A70C6A" w:rsidP="00383138">
      <w:pPr>
        <w:pStyle w:val="Heading1"/>
      </w:pPr>
      <w:bookmarkStart w:id="1143" w:name="_Ref38705026"/>
      <w:bookmarkStart w:id="1144" w:name="_Toc38568251"/>
      <w:bookmarkStart w:id="1145" w:name="_Toc38458152"/>
      <w:bookmarkStart w:id="1146" w:name="_Toc38448456"/>
      <w:bookmarkStart w:id="1147" w:name="_Toc45871384"/>
      <w:r w:rsidRPr="00E57C74">
        <w:lastRenderedPageBreak/>
        <w:t>Introduction</w:t>
      </w:r>
      <w:bookmarkEnd w:id="1143"/>
      <w:bookmarkEnd w:id="1144"/>
      <w:bookmarkEnd w:id="1145"/>
      <w:bookmarkEnd w:id="1146"/>
      <w:bookmarkEnd w:id="1147"/>
    </w:p>
    <w:p w14:paraId="1B121D1D" w14:textId="223CDE27" w:rsidR="00A70C6A" w:rsidRPr="00E57C74" w:rsidRDefault="00A70C6A" w:rsidP="00B417FF">
      <w:pPr>
        <w:spacing w:before="120" w:after="0" w:line="240" w:lineRule="auto"/>
        <w:ind w:left="709"/>
        <w:jc w:val="both"/>
        <w:rPr>
          <w:rFonts w:asciiTheme="minorHAnsi" w:hAnsiTheme="minorHAnsi" w:cstheme="minorHAnsi"/>
          <w:lang w:val="en-IN" w:eastAsia="en-IN"/>
        </w:rPr>
      </w:pPr>
      <w:r w:rsidRPr="00E57C74">
        <w:rPr>
          <w:rFonts w:asciiTheme="minorHAnsi" w:hAnsiTheme="minorHAnsi" w:cstheme="minorHAnsi"/>
          <w:lang w:val="en-IN" w:eastAsia="en-IN"/>
        </w:rPr>
        <w:t xml:space="preserve">INSPIRONICS Corporations intends to develop a new product hereafter called </w:t>
      </w:r>
      <w:del w:id="1148" w:author="singh qmax" w:date="2020-07-17T00:19:00Z">
        <w:r w:rsidRPr="00E57C74" w:rsidDel="00FF6AD8">
          <w:rPr>
            <w:rFonts w:asciiTheme="minorHAnsi" w:hAnsiTheme="minorHAnsi" w:cstheme="minorHAnsi"/>
            <w:lang w:val="en-IN" w:eastAsia="en-IN"/>
          </w:rPr>
          <w:delText>AMENOS</w:delText>
        </w:r>
      </w:del>
      <w:proofErr w:type="spellStart"/>
      <w:ins w:id="1149" w:author="singh qmax" w:date="2020-07-17T00:19:00Z">
        <w:r w:rsidR="00FF6AD8">
          <w:rPr>
            <w:rFonts w:asciiTheme="minorHAnsi" w:hAnsiTheme="minorHAnsi" w:cstheme="minorHAnsi"/>
            <w:lang w:val="en-IN" w:eastAsia="en-IN"/>
          </w:rPr>
          <w:t>Amenos</w:t>
        </w:r>
      </w:ins>
      <w:proofErr w:type="spellEnd"/>
      <w:r w:rsidRPr="00E57C74">
        <w:rPr>
          <w:rFonts w:asciiTheme="minorHAnsi" w:hAnsiTheme="minorHAnsi" w:cstheme="minorHAnsi"/>
          <w:lang w:val="en-IN" w:eastAsia="en-IN"/>
        </w:rPr>
        <w:t xml:space="preserve"> which is an IOT connected device used for controlling AC and lighting devices in rooms. </w:t>
      </w:r>
    </w:p>
    <w:p w14:paraId="20F3A067" w14:textId="77777777" w:rsidR="00A70C6A" w:rsidRPr="00E57C74" w:rsidRDefault="00A70C6A" w:rsidP="00B417FF">
      <w:pPr>
        <w:spacing w:before="120" w:after="0" w:line="240" w:lineRule="auto"/>
        <w:ind w:left="709"/>
        <w:jc w:val="both"/>
        <w:rPr>
          <w:rFonts w:asciiTheme="minorHAnsi" w:hAnsiTheme="minorHAnsi" w:cstheme="minorHAnsi"/>
          <w:lang w:val="en-IN" w:eastAsia="en-IN"/>
        </w:rPr>
      </w:pPr>
      <w:r w:rsidRPr="00E57C74">
        <w:rPr>
          <w:rFonts w:asciiTheme="minorHAnsi" w:hAnsiTheme="minorHAnsi" w:cstheme="minorHAnsi"/>
          <w:lang w:val="en-IN" w:eastAsia="en-IN"/>
        </w:rPr>
        <w:t xml:space="preserve">QMAX Systems India </w:t>
      </w:r>
      <w:proofErr w:type="spellStart"/>
      <w:r w:rsidRPr="00E57C74">
        <w:rPr>
          <w:rFonts w:asciiTheme="minorHAnsi" w:hAnsiTheme="minorHAnsi" w:cstheme="minorHAnsi"/>
          <w:lang w:val="en-IN" w:eastAsia="en-IN"/>
        </w:rPr>
        <w:t>Pvt.</w:t>
      </w:r>
      <w:proofErr w:type="spellEnd"/>
      <w:r w:rsidRPr="00E57C74">
        <w:rPr>
          <w:rFonts w:asciiTheme="minorHAnsi" w:hAnsiTheme="minorHAnsi" w:cstheme="minorHAnsi"/>
          <w:lang w:val="en-IN" w:eastAsia="en-IN"/>
        </w:rPr>
        <w:t xml:space="preserve"> Ltd. is an Electronics Engineering and R&amp;D Services Company which will design, develop, test, and deliver the prototypes matching the requirements of INSPIRONICS Corporations.</w:t>
      </w:r>
    </w:p>
    <w:p w14:paraId="3D5D521B" w14:textId="77777777" w:rsidR="00A70C6A" w:rsidRPr="00E57C74" w:rsidRDefault="00A70C6A" w:rsidP="00C51197">
      <w:pPr>
        <w:pStyle w:val="Heading1"/>
      </w:pPr>
      <w:bookmarkStart w:id="1150" w:name="_Toc38568252"/>
      <w:bookmarkStart w:id="1151" w:name="_Toc38458153"/>
      <w:bookmarkStart w:id="1152" w:name="_Toc38448457"/>
      <w:bookmarkStart w:id="1153" w:name="_Toc45871385"/>
      <w:r w:rsidRPr="00E57C74">
        <w:t xml:space="preserve">Document </w:t>
      </w:r>
      <w:r w:rsidRPr="00C51197">
        <w:t>Purpose</w:t>
      </w:r>
      <w:bookmarkEnd w:id="1150"/>
      <w:bookmarkEnd w:id="1151"/>
      <w:bookmarkEnd w:id="1152"/>
      <w:bookmarkEnd w:id="1153"/>
    </w:p>
    <w:p w14:paraId="4023A29C" w14:textId="1423505E" w:rsidR="00A70C6A"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The purpose of this document is to describe the Software design details of the product </w:t>
      </w:r>
      <w:del w:id="1154" w:author="singh qmax" w:date="2020-07-17T00:19:00Z">
        <w:r w:rsidRPr="00E57C74" w:rsidDel="00FF6AD8">
          <w:rPr>
            <w:rFonts w:asciiTheme="minorHAnsi" w:hAnsiTheme="minorHAnsi" w:cstheme="minorHAnsi"/>
          </w:rPr>
          <w:delText>AMENOS</w:delText>
        </w:r>
      </w:del>
      <w:ins w:id="1155"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being developed by QMAX Systems India Pvt. Ltd. for INSPIRONICS Corporation</w:t>
      </w:r>
    </w:p>
    <w:p w14:paraId="32221B7B" w14:textId="77777777" w:rsidR="00A70C6A" w:rsidRPr="00E57C74" w:rsidRDefault="00A70C6A" w:rsidP="00A13ECC">
      <w:pPr>
        <w:pStyle w:val="Heading2"/>
        <w:ind w:left="0"/>
      </w:pPr>
      <w:bookmarkStart w:id="1156" w:name="_Toc38568253"/>
      <w:bookmarkStart w:id="1157" w:name="_Toc38458154"/>
      <w:bookmarkStart w:id="1158" w:name="_Toc38448458"/>
      <w:bookmarkStart w:id="1159" w:name="_Toc45871386"/>
      <w:r w:rsidRPr="00C51197">
        <w:t>Product</w:t>
      </w:r>
      <w:r w:rsidRPr="00E57C74">
        <w:t xml:space="preserve"> Brief</w:t>
      </w:r>
      <w:bookmarkEnd w:id="1156"/>
      <w:bookmarkEnd w:id="1157"/>
      <w:bookmarkEnd w:id="1158"/>
      <w:bookmarkEnd w:id="1159"/>
    </w:p>
    <w:p w14:paraId="61850B3C" w14:textId="55571AF9" w:rsidR="00A70C6A" w:rsidRPr="00E57C74" w:rsidRDefault="00A70C6A" w:rsidP="00A13ECC">
      <w:pPr>
        <w:spacing w:before="120" w:after="0" w:line="240" w:lineRule="auto"/>
        <w:ind w:left="709"/>
        <w:jc w:val="both"/>
        <w:rPr>
          <w:rFonts w:asciiTheme="minorHAnsi" w:eastAsia="SimSun" w:hAnsiTheme="minorHAnsi" w:cstheme="minorHAnsi"/>
          <w:color w:val="000000"/>
          <w:lang w:val="en-IN" w:eastAsia="en-IN"/>
        </w:rPr>
      </w:pPr>
      <w:r w:rsidRPr="00E57C74">
        <w:rPr>
          <w:rFonts w:asciiTheme="minorHAnsi" w:eastAsia="SimSun" w:hAnsiTheme="minorHAnsi" w:cstheme="minorHAnsi"/>
          <w:color w:val="000000"/>
          <w:lang w:val="en-IN" w:eastAsia="en-IN"/>
        </w:rPr>
        <w:t>The overall product is mainly used for controlling</w:t>
      </w:r>
      <w:r w:rsidR="00CB76D5">
        <w:rPr>
          <w:rFonts w:asciiTheme="minorHAnsi" w:eastAsia="SimSun" w:hAnsiTheme="minorHAnsi" w:cstheme="minorHAnsi"/>
          <w:color w:val="000000"/>
          <w:lang w:val="en-IN" w:eastAsia="en-IN"/>
        </w:rPr>
        <w:t xml:space="preserve"> and Room lighting and</w:t>
      </w:r>
      <w:r w:rsidRPr="00E57C74">
        <w:rPr>
          <w:rFonts w:asciiTheme="minorHAnsi" w:eastAsia="SimSun" w:hAnsiTheme="minorHAnsi" w:cstheme="minorHAnsi"/>
          <w:color w:val="000000"/>
          <w:lang w:val="en-IN" w:eastAsia="en-IN"/>
        </w:rPr>
        <w:t xml:space="preserve"> Air Conditioners which may be of either Legacy type HVAC or Split-AC. </w:t>
      </w:r>
    </w:p>
    <w:p w14:paraId="480CD690" w14:textId="4C3450D3" w:rsidR="00A70C6A" w:rsidRPr="00E57C74" w:rsidRDefault="00A70C6A" w:rsidP="00A13ECC">
      <w:pPr>
        <w:spacing w:before="120" w:after="0" w:line="240" w:lineRule="auto"/>
        <w:ind w:left="709"/>
        <w:jc w:val="both"/>
        <w:rPr>
          <w:rFonts w:asciiTheme="minorHAnsi" w:eastAsia="SimSun" w:hAnsiTheme="minorHAnsi" w:cstheme="minorHAnsi"/>
          <w:color w:val="000000"/>
          <w:lang w:val="en-IN" w:eastAsia="en-IN"/>
        </w:rPr>
      </w:pPr>
      <w:r w:rsidRPr="00E57C74">
        <w:rPr>
          <w:rFonts w:asciiTheme="minorHAnsi" w:eastAsia="SimSun" w:hAnsiTheme="minorHAnsi" w:cstheme="minorHAnsi"/>
          <w:color w:val="000000"/>
          <w:lang w:val="en-IN" w:eastAsia="en-IN"/>
        </w:rPr>
        <w:t xml:space="preserve">It uses </w:t>
      </w:r>
      <w:r w:rsidR="00DE38F5">
        <w:rPr>
          <w:rFonts w:asciiTheme="minorHAnsi" w:eastAsia="SimSun" w:hAnsiTheme="minorHAnsi" w:cstheme="minorHAnsi"/>
          <w:color w:val="000000"/>
          <w:lang w:val="en-IN" w:eastAsia="en-IN"/>
        </w:rPr>
        <w:t>ESP32WROOM32U</w:t>
      </w:r>
      <w:r w:rsidR="00DE38F5" w:rsidRPr="00BB5CAD">
        <w:rPr>
          <w:rFonts w:asciiTheme="minorHAnsi" w:eastAsia="SimSun" w:hAnsiTheme="minorHAnsi" w:cstheme="minorHAnsi"/>
          <w:color w:val="000000"/>
          <w:lang w:val="en-IN" w:eastAsia="en-IN"/>
        </w:rPr>
        <w:t xml:space="preserve"> </w:t>
      </w:r>
      <w:r w:rsidRPr="00E57C74">
        <w:rPr>
          <w:rFonts w:asciiTheme="minorHAnsi" w:eastAsia="SimSun" w:hAnsiTheme="minorHAnsi" w:cstheme="minorHAnsi"/>
          <w:color w:val="000000"/>
          <w:lang w:val="en-IN" w:eastAsia="en-IN"/>
        </w:rPr>
        <w:t xml:space="preserve">module which has in-built with Wi-Fi and Bluetooth peripheral for wireless connectivity. </w:t>
      </w:r>
    </w:p>
    <w:p w14:paraId="2F901D04" w14:textId="77777777" w:rsidR="00A70C6A" w:rsidRPr="00E57C74" w:rsidRDefault="00A70C6A" w:rsidP="00A13ECC">
      <w:pPr>
        <w:spacing w:before="120" w:after="0" w:line="240" w:lineRule="auto"/>
        <w:ind w:left="709"/>
        <w:jc w:val="both"/>
        <w:rPr>
          <w:rFonts w:asciiTheme="minorHAnsi" w:eastAsia="SimSun" w:hAnsiTheme="minorHAnsi" w:cstheme="minorHAnsi"/>
          <w:color w:val="000000"/>
          <w:lang w:val="en-IN" w:eastAsia="en-IN"/>
        </w:rPr>
      </w:pPr>
      <w:r w:rsidRPr="00E57C74">
        <w:rPr>
          <w:rFonts w:asciiTheme="minorHAnsi" w:eastAsia="SimSun" w:hAnsiTheme="minorHAnsi" w:cstheme="minorHAnsi"/>
          <w:color w:val="000000"/>
          <w:lang w:val="en-IN" w:eastAsia="en-IN"/>
        </w:rPr>
        <w:t>It acts as main controller as well and hence communicates to multiple peripherals through different interfaces.</w:t>
      </w:r>
    </w:p>
    <w:p w14:paraId="46B5FFF7" w14:textId="77777777" w:rsidR="00A70C6A" w:rsidRPr="00E57C74" w:rsidRDefault="00A70C6A" w:rsidP="00C51197">
      <w:pPr>
        <w:pStyle w:val="Heading1"/>
        <w:rPr>
          <w:lang w:val="en-IN" w:eastAsia="en-IN"/>
        </w:rPr>
      </w:pPr>
      <w:bookmarkStart w:id="1160" w:name="_Ref45810271"/>
      <w:bookmarkStart w:id="1161" w:name="_Toc45871387"/>
      <w:r w:rsidRPr="00E57C74">
        <w:rPr>
          <w:lang w:val="en-IN" w:eastAsia="en-IN"/>
        </w:rPr>
        <w:t xml:space="preserve">System </w:t>
      </w:r>
      <w:r w:rsidRPr="00C51197">
        <w:t>Overview</w:t>
      </w:r>
      <w:bookmarkEnd w:id="1160"/>
      <w:bookmarkEnd w:id="1161"/>
    </w:p>
    <w:p w14:paraId="2328CA53" w14:textId="00FDEF9A" w:rsidR="003D7E9B" w:rsidRPr="00492B96" w:rsidRDefault="00A70C6A" w:rsidP="003D7E9B">
      <w:pPr>
        <w:ind w:left="709"/>
        <w:jc w:val="both"/>
        <w:rPr>
          <w:rFonts w:asciiTheme="minorHAnsi" w:eastAsia="SimSun" w:hAnsiTheme="minorHAnsi" w:cstheme="minorHAnsi"/>
          <w:color w:val="000000"/>
          <w:lang w:val="en-IN" w:eastAsia="en-IN"/>
        </w:rPr>
      </w:pPr>
      <w:del w:id="1162" w:author="singh qmax" w:date="2020-07-17T00:19:00Z">
        <w:r w:rsidRPr="00492B96" w:rsidDel="00FF6AD8">
          <w:rPr>
            <w:rFonts w:asciiTheme="minorHAnsi" w:eastAsia="SimSun" w:hAnsiTheme="minorHAnsi" w:cstheme="minorHAnsi"/>
            <w:color w:val="000000"/>
            <w:lang w:val="en-IN" w:eastAsia="en-IN"/>
          </w:rPr>
          <w:delText>AMENOS</w:delText>
        </w:r>
      </w:del>
      <w:proofErr w:type="spellStart"/>
      <w:ins w:id="1163" w:author="singh qmax" w:date="2020-07-17T00:19:00Z">
        <w:r w:rsidR="00FF6AD8">
          <w:rPr>
            <w:rFonts w:asciiTheme="minorHAnsi" w:eastAsia="SimSun" w:hAnsiTheme="minorHAnsi" w:cstheme="minorHAnsi"/>
            <w:color w:val="000000"/>
            <w:lang w:val="en-IN" w:eastAsia="en-IN"/>
          </w:rPr>
          <w:t>Amenos</w:t>
        </w:r>
      </w:ins>
      <w:proofErr w:type="spellEnd"/>
      <w:r w:rsidRPr="00492B96">
        <w:rPr>
          <w:rFonts w:asciiTheme="minorHAnsi" w:eastAsia="SimSun" w:hAnsiTheme="minorHAnsi" w:cstheme="minorHAnsi"/>
          <w:color w:val="000000"/>
          <w:lang w:val="en-IN" w:eastAsia="en-IN"/>
        </w:rPr>
        <w:t xml:space="preserve"> is one of the sensors, in the CALEIDO product line. </w:t>
      </w:r>
      <w:del w:id="1164" w:author="singh qmax" w:date="2020-07-17T00:19:00Z">
        <w:r w:rsidRPr="00492B96" w:rsidDel="00FF6AD8">
          <w:rPr>
            <w:rFonts w:asciiTheme="minorHAnsi" w:eastAsia="SimSun" w:hAnsiTheme="minorHAnsi" w:cstheme="minorHAnsi"/>
            <w:color w:val="000000"/>
            <w:lang w:val="en-IN" w:eastAsia="en-IN"/>
          </w:rPr>
          <w:delText>AMENOS</w:delText>
        </w:r>
      </w:del>
      <w:proofErr w:type="spellStart"/>
      <w:ins w:id="1165" w:author="singh qmax" w:date="2020-07-17T00:19:00Z">
        <w:r w:rsidR="00FF6AD8">
          <w:rPr>
            <w:rFonts w:asciiTheme="minorHAnsi" w:eastAsia="SimSun" w:hAnsiTheme="minorHAnsi" w:cstheme="minorHAnsi"/>
            <w:color w:val="000000"/>
            <w:lang w:val="en-IN" w:eastAsia="en-IN"/>
          </w:rPr>
          <w:t>Amenos</w:t>
        </w:r>
      </w:ins>
      <w:proofErr w:type="spellEnd"/>
      <w:r w:rsidRPr="00492B96">
        <w:rPr>
          <w:rFonts w:asciiTheme="minorHAnsi" w:eastAsia="SimSun" w:hAnsiTheme="minorHAnsi" w:cstheme="minorHAnsi"/>
          <w:color w:val="000000"/>
          <w:lang w:val="en-IN" w:eastAsia="en-IN"/>
        </w:rPr>
        <w:t xml:space="preserve"> main functionality is to control room temperature through HVAC or Air conditioner</w:t>
      </w:r>
      <w:r w:rsidR="00CB76D5" w:rsidRPr="00492B96">
        <w:rPr>
          <w:rFonts w:asciiTheme="minorHAnsi" w:eastAsia="SimSun" w:hAnsiTheme="minorHAnsi" w:cstheme="minorHAnsi"/>
          <w:color w:val="000000"/>
          <w:lang w:val="en-IN" w:eastAsia="en-IN"/>
        </w:rPr>
        <w:t xml:space="preserve"> and </w:t>
      </w:r>
      <w:commentRangeStart w:id="1166"/>
      <w:r w:rsidR="00CB76D5" w:rsidRPr="00492B96">
        <w:rPr>
          <w:rFonts w:asciiTheme="minorHAnsi" w:eastAsia="SimSun" w:hAnsiTheme="minorHAnsi" w:cstheme="minorHAnsi"/>
          <w:color w:val="000000"/>
          <w:lang w:val="en-IN" w:eastAsia="en-IN"/>
        </w:rPr>
        <w:t>room lighting through Zigbee devices(light)</w:t>
      </w:r>
      <w:commentRangeEnd w:id="1166"/>
      <w:r w:rsidR="004311B6" w:rsidRPr="00D969A5">
        <w:rPr>
          <w:rStyle w:val="CommentReference"/>
          <w:rFonts w:asciiTheme="minorHAnsi" w:hAnsiTheme="minorHAnsi" w:cstheme="minorHAnsi"/>
        </w:rPr>
        <w:commentReference w:id="1166"/>
      </w:r>
      <w:r w:rsidRPr="00492B96">
        <w:rPr>
          <w:rFonts w:asciiTheme="minorHAnsi" w:eastAsia="SimSun" w:hAnsiTheme="minorHAnsi" w:cstheme="minorHAnsi"/>
          <w:color w:val="000000"/>
          <w:lang w:val="en-IN" w:eastAsia="en-IN"/>
        </w:rPr>
        <w:t>. As shown in</w:t>
      </w:r>
      <w:r w:rsidR="003D7E9B" w:rsidRPr="00492B96">
        <w:rPr>
          <w:rFonts w:asciiTheme="minorHAnsi" w:eastAsia="SimSun" w:hAnsiTheme="minorHAnsi" w:cstheme="minorHAnsi"/>
          <w:color w:val="000000"/>
          <w:lang w:val="en-IN" w:eastAsia="en-IN"/>
        </w:rPr>
        <w:t xml:space="preserve"> </w:t>
      </w:r>
      <w:r w:rsidR="007F5F72" w:rsidRPr="00D969A5">
        <w:rPr>
          <w:rFonts w:asciiTheme="minorHAnsi" w:eastAsia="SimSun" w:hAnsiTheme="minorHAnsi" w:cstheme="minorHAnsi"/>
          <w:color w:val="000000"/>
          <w:lang w:val="en-IN" w:eastAsia="en-IN"/>
        </w:rPr>
        <w:fldChar w:fldCharType="begin"/>
      </w:r>
      <w:r w:rsidR="007F5F72" w:rsidRPr="00492B96">
        <w:rPr>
          <w:rFonts w:asciiTheme="minorHAnsi" w:eastAsia="SimSun" w:hAnsiTheme="minorHAnsi" w:cstheme="minorHAnsi"/>
          <w:color w:val="000000"/>
          <w:lang w:val="en-IN" w:eastAsia="en-IN"/>
        </w:rPr>
        <w:instrText xml:space="preserve"> REF _Ref45805993 \h </w:instrText>
      </w:r>
      <w:r w:rsidR="00492B96">
        <w:rPr>
          <w:rFonts w:asciiTheme="minorHAnsi" w:eastAsia="SimSun" w:hAnsiTheme="minorHAnsi" w:cstheme="minorHAnsi"/>
          <w:color w:val="000000"/>
          <w:lang w:val="en-IN" w:eastAsia="en-IN"/>
        </w:rPr>
        <w:instrText xml:space="preserve"> \* MERGEFORMAT </w:instrText>
      </w:r>
      <w:r w:rsidR="007F5F72" w:rsidRPr="00D969A5">
        <w:rPr>
          <w:rFonts w:asciiTheme="minorHAnsi" w:eastAsia="SimSun" w:hAnsiTheme="minorHAnsi" w:cstheme="minorHAnsi"/>
          <w:color w:val="000000"/>
          <w:lang w:val="en-IN" w:eastAsia="en-IN"/>
        </w:rPr>
      </w:r>
      <w:r w:rsidR="007F5F72" w:rsidRPr="00D969A5">
        <w:rPr>
          <w:rFonts w:asciiTheme="minorHAnsi" w:eastAsia="SimSun" w:hAnsiTheme="minorHAnsi" w:cstheme="minorHAnsi"/>
          <w:color w:val="000000"/>
          <w:lang w:val="en-IN" w:eastAsia="en-IN"/>
        </w:rPr>
        <w:fldChar w:fldCharType="separate"/>
      </w:r>
      <w:r w:rsidR="007F5F72" w:rsidRPr="00D969A5">
        <w:rPr>
          <w:rFonts w:asciiTheme="minorHAnsi" w:hAnsiTheme="minorHAnsi" w:cstheme="minorHAnsi"/>
        </w:rPr>
        <w:t xml:space="preserve">Figure </w:t>
      </w:r>
      <w:r w:rsidR="007F5F72" w:rsidRPr="00D969A5">
        <w:rPr>
          <w:rFonts w:asciiTheme="minorHAnsi" w:hAnsiTheme="minorHAnsi" w:cstheme="minorHAnsi"/>
          <w:noProof/>
        </w:rPr>
        <w:t>1</w:t>
      </w:r>
      <w:r w:rsidR="007F5F72" w:rsidRPr="00D969A5">
        <w:rPr>
          <w:rFonts w:asciiTheme="minorHAnsi" w:eastAsia="SimSun" w:hAnsiTheme="minorHAnsi" w:cstheme="minorHAnsi"/>
          <w:color w:val="000000"/>
          <w:lang w:val="en-IN" w:eastAsia="en-IN"/>
        </w:rPr>
        <w:fldChar w:fldCharType="end"/>
      </w:r>
    </w:p>
    <w:p w14:paraId="046A4768" w14:textId="56C226B1" w:rsidR="00A70C6A" w:rsidRPr="00492B96" w:rsidRDefault="00A70C6A" w:rsidP="00A13ECC">
      <w:pPr>
        <w:ind w:left="709"/>
        <w:jc w:val="both"/>
        <w:rPr>
          <w:rFonts w:asciiTheme="minorHAnsi" w:eastAsia="SimSun" w:hAnsiTheme="minorHAnsi" w:cstheme="minorHAnsi"/>
          <w:color w:val="000000"/>
          <w:lang w:val="en-IN" w:eastAsia="en-IN"/>
        </w:rPr>
      </w:pPr>
      <w:del w:id="1167" w:author="singh qmax" w:date="2020-07-17T00:19:00Z">
        <w:r w:rsidRPr="00492B96" w:rsidDel="00FF6AD8">
          <w:rPr>
            <w:rFonts w:asciiTheme="minorHAnsi" w:eastAsia="SimSun" w:hAnsiTheme="minorHAnsi" w:cstheme="minorHAnsi"/>
            <w:color w:val="000000"/>
            <w:lang w:val="en-IN" w:eastAsia="en-IN"/>
          </w:rPr>
          <w:delText>AMENOS</w:delText>
        </w:r>
      </w:del>
      <w:proofErr w:type="spellStart"/>
      <w:ins w:id="1168" w:author="singh qmax" w:date="2020-07-17T00:19:00Z">
        <w:r w:rsidR="00FF6AD8">
          <w:rPr>
            <w:rFonts w:asciiTheme="minorHAnsi" w:eastAsia="SimSun" w:hAnsiTheme="minorHAnsi" w:cstheme="minorHAnsi"/>
            <w:color w:val="000000"/>
            <w:lang w:val="en-IN" w:eastAsia="en-IN"/>
          </w:rPr>
          <w:t>Amenos</w:t>
        </w:r>
      </w:ins>
      <w:proofErr w:type="spellEnd"/>
      <w:r w:rsidRPr="00492B96">
        <w:rPr>
          <w:rFonts w:asciiTheme="minorHAnsi" w:eastAsia="SimSun" w:hAnsiTheme="minorHAnsi" w:cstheme="minorHAnsi"/>
          <w:color w:val="000000"/>
          <w:lang w:val="en-IN" w:eastAsia="en-IN"/>
        </w:rPr>
        <w:t xml:space="preserve"> uses Wi-Fi and BLE for communication. Wi-Fi is used for communication to the Hub in the vicinity. Hub communicates to the Hotel Wi-Fi Access Point which then communicates to the cloud server. </w:t>
      </w:r>
      <w:del w:id="1169" w:author="singh qmax" w:date="2020-07-17T00:19:00Z">
        <w:r w:rsidRPr="00492B96" w:rsidDel="00FF6AD8">
          <w:rPr>
            <w:rFonts w:asciiTheme="minorHAnsi" w:eastAsia="SimSun" w:hAnsiTheme="minorHAnsi" w:cstheme="minorHAnsi"/>
            <w:color w:val="000000"/>
            <w:lang w:val="en-IN" w:eastAsia="en-IN"/>
          </w:rPr>
          <w:delText>AMENOS</w:delText>
        </w:r>
      </w:del>
      <w:proofErr w:type="spellStart"/>
      <w:ins w:id="1170" w:author="singh qmax" w:date="2020-07-17T00:19:00Z">
        <w:r w:rsidR="00FF6AD8">
          <w:rPr>
            <w:rFonts w:asciiTheme="minorHAnsi" w:eastAsia="SimSun" w:hAnsiTheme="minorHAnsi" w:cstheme="minorHAnsi"/>
            <w:color w:val="000000"/>
            <w:lang w:val="en-IN" w:eastAsia="en-IN"/>
          </w:rPr>
          <w:t>Amenos</w:t>
        </w:r>
      </w:ins>
      <w:proofErr w:type="spellEnd"/>
      <w:r w:rsidRPr="00492B96">
        <w:rPr>
          <w:rFonts w:asciiTheme="minorHAnsi" w:eastAsia="SimSun" w:hAnsiTheme="minorHAnsi" w:cstheme="minorHAnsi"/>
          <w:color w:val="000000"/>
          <w:lang w:val="en-IN" w:eastAsia="en-IN"/>
        </w:rPr>
        <w:t xml:space="preserve"> implements TCP for communication to the Hub over Wi-Fi. </w:t>
      </w:r>
    </w:p>
    <w:p w14:paraId="7C421AFF" w14:textId="77777777" w:rsidR="00A70C6A" w:rsidRPr="00492B96" w:rsidRDefault="00A70C6A" w:rsidP="00A13ECC">
      <w:pPr>
        <w:ind w:left="709"/>
        <w:jc w:val="both"/>
        <w:rPr>
          <w:rFonts w:asciiTheme="minorHAnsi" w:eastAsia="SimSun" w:hAnsiTheme="minorHAnsi" w:cstheme="minorHAnsi"/>
          <w:color w:val="000000"/>
          <w:lang w:val="en-IN" w:eastAsia="en-IN"/>
        </w:rPr>
      </w:pPr>
      <w:r w:rsidRPr="00492B96">
        <w:rPr>
          <w:rFonts w:asciiTheme="minorHAnsi" w:eastAsia="SimSun" w:hAnsiTheme="minorHAnsi" w:cstheme="minorHAnsi"/>
          <w:color w:val="000000"/>
          <w:lang w:val="en-IN" w:eastAsia="en-IN"/>
        </w:rPr>
        <w:t>It adds provision for connecting to mobile ILL App (TIRISI) through Bluetooth. Mobile App is mainly used for provisioning the Wi-Fi network through Bluetooth communication.</w:t>
      </w:r>
    </w:p>
    <w:p w14:paraId="0F12AE03" w14:textId="608512BB" w:rsidR="00A70C6A" w:rsidRPr="00492B96" w:rsidRDefault="00A70C6A" w:rsidP="00A13ECC">
      <w:pPr>
        <w:autoSpaceDE w:val="0"/>
        <w:autoSpaceDN w:val="0"/>
        <w:adjustRightInd w:val="0"/>
        <w:spacing w:after="0" w:line="240" w:lineRule="auto"/>
        <w:ind w:left="709"/>
        <w:jc w:val="both"/>
        <w:rPr>
          <w:rFonts w:asciiTheme="minorHAnsi" w:eastAsia="SimSun" w:hAnsiTheme="minorHAnsi" w:cstheme="minorHAnsi"/>
          <w:color w:val="000000"/>
          <w:lang w:val="en-IN" w:eastAsia="en-IN"/>
        </w:rPr>
      </w:pPr>
      <w:r w:rsidRPr="00492B96">
        <w:rPr>
          <w:rFonts w:asciiTheme="minorHAnsi" w:eastAsia="SimSun" w:hAnsiTheme="minorHAnsi" w:cstheme="minorHAnsi"/>
          <w:color w:val="000000"/>
          <w:lang w:val="en-IN" w:eastAsia="en-IN"/>
        </w:rPr>
        <w:t xml:space="preserve">Beside this, it also has provision for collecting proximity data from another IIL product called </w:t>
      </w:r>
      <w:del w:id="1171" w:author="singh qmax" w:date="2020-07-17T00:19:00Z">
        <w:r w:rsidRPr="00492B96" w:rsidDel="00FF6AD8">
          <w:rPr>
            <w:rFonts w:asciiTheme="minorHAnsi" w:eastAsia="SimSun" w:hAnsiTheme="minorHAnsi" w:cstheme="minorHAnsi"/>
            <w:color w:val="000000"/>
            <w:lang w:val="en-IN" w:eastAsia="en-IN"/>
          </w:rPr>
          <w:delText>KINISI</w:delText>
        </w:r>
      </w:del>
      <w:proofErr w:type="spellStart"/>
      <w:ins w:id="1172" w:author="singh qmax" w:date="2020-07-17T00:19:00Z">
        <w:r w:rsidR="00FF6AD8">
          <w:rPr>
            <w:rFonts w:asciiTheme="minorHAnsi" w:eastAsia="SimSun" w:hAnsiTheme="minorHAnsi" w:cstheme="minorHAnsi"/>
            <w:color w:val="000000"/>
            <w:lang w:val="en-IN" w:eastAsia="en-IN"/>
          </w:rPr>
          <w:t>Kinisi</w:t>
        </w:r>
      </w:ins>
      <w:proofErr w:type="spellEnd"/>
      <w:r w:rsidRPr="00492B96">
        <w:rPr>
          <w:rFonts w:asciiTheme="minorHAnsi" w:eastAsia="SimSun" w:hAnsiTheme="minorHAnsi" w:cstheme="minorHAnsi"/>
          <w:color w:val="000000"/>
          <w:lang w:val="en-IN" w:eastAsia="en-IN"/>
        </w:rPr>
        <w:t xml:space="preserve"> which is an Infrared Proximity Detector. </w:t>
      </w:r>
      <w:del w:id="1173" w:author="singh qmax" w:date="2020-07-17T00:19:00Z">
        <w:r w:rsidRPr="00492B96" w:rsidDel="00FF6AD8">
          <w:rPr>
            <w:rFonts w:asciiTheme="minorHAnsi" w:eastAsia="SimSun" w:hAnsiTheme="minorHAnsi" w:cstheme="minorHAnsi"/>
            <w:color w:val="000000"/>
            <w:lang w:val="en-IN" w:eastAsia="en-IN"/>
          </w:rPr>
          <w:delText>KINISI</w:delText>
        </w:r>
      </w:del>
      <w:proofErr w:type="spellStart"/>
      <w:ins w:id="1174" w:author="singh qmax" w:date="2020-07-17T00:19:00Z">
        <w:r w:rsidR="00FF6AD8">
          <w:rPr>
            <w:rFonts w:asciiTheme="minorHAnsi" w:eastAsia="SimSun" w:hAnsiTheme="minorHAnsi" w:cstheme="minorHAnsi"/>
            <w:color w:val="000000"/>
            <w:lang w:val="en-IN" w:eastAsia="en-IN"/>
          </w:rPr>
          <w:t>Kinisi</w:t>
        </w:r>
      </w:ins>
      <w:proofErr w:type="spellEnd"/>
      <w:r w:rsidRPr="00492B96">
        <w:rPr>
          <w:rFonts w:asciiTheme="minorHAnsi" w:eastAsia="SimSun" w:hAnsiTheme="minorHAnsi" w:cstheme="minorHAnsi"/>
          <w:color w:val="000000"/>
          <w:lang w:val="en-IN" w:eastAsia="en-IN"/>
        </w:rPr>
        <w:t xml:space="preserve"> senses any movement in proximity and transmits the data via Bluetooth Beacon Technology. The transmitted proximity data gets scanned by the nearby </w:t>
      </w:r>
      <w:del w:id="1175" w:author="singh qmax" w:date="2020-07-17T00:19:00Z">
        <w:r w:rsidRPr="00492B96" w:rsidDel="00FF6AD8">
          <w:rPr>
            <w:rFonts w:asciiTheme="minorHAnsi" w:eastAsia="SimSun" w:hAnsiTheme="minorHAnsi" w:cstheme="minorHAnsi"/>
            <w:color w:val="000000"/>
            <w:lang w:val="en-IN" w:eastAsia="en-IN"/>
          </w:rPr>
          <w:delText>AMENOS</w:delText>
        </w:r>
      </w:del>
      <w:proofErr w:type="spellStart"/>
      <w:ins w:id="1176" w:author="singh qmax" w:date="2020-07-17T00:19:00Z">
        <w:r w:rsidR="00FF6AD8">
          <w:rPr>
            <w:rFonts w:asciiTheme="minorHAnsi" w:eastAsia="SimSun" w:hAnsiTheme="minorHAnsi" w:cstheme="minorHAnsi"/>
            <w:color w:val="000000"/>
            <w:lang w:val="en-IN" w:eastAsia="en-IN"/>
          </w:rPr>
          <w:t>Amenos</w:t>
        </w:r>
      </w:ins>
      <w:proofErr w:type="spellEnd"/>
      <w:r w:rsidRPr="00492B96">
        <w:rPr>
          <w:rFonts w:asciiTheme="minorHAnsi" w:eastAsia="SimSun" w:hAnsiTheme="minorHAnsi" w:cstheme="minorHAnsi"/>
          <w:color w:val="000000"/>
          <w:lang w:val="en-IN" w:eastAsia="en-IN"/>
        </w:rPr>
        <w:t xml:space="preserve"> and it passes the information to the Hub in the vicinity for further action to be taken. </w:t>
      </w:r>
    </w:p>
    <w:p w14:paraId="5AAA68DA" w14:textId="56CC53AD" w:rsidR="0084607F" w:rsidRDefault="0084607F" w:rsidP="00A70C6A">
      <w:pPr>
        <w:autoSpaceDE w:val="0"/>
        <w:autoSpaceDN w:val="0"/>
        <w:adjustRightInd w:val="0"/>
        <w:spacing w:after="0" w:line="240" w:lineRule="auto"/>
        <w:jc w:val="both"/>
        <w:rPr>
          <w:rFonts w:asciiTheme="minorHAnsi" w:hAnsiTheme="minorHAnsi" w:cstheme="minorHAnsi"/>
          <w:noProof/>
          <w:lang w:val="en-IN" w:eastAsia="en-IN"/>
        </w:rPr>
      </w:pPr>
    </w:p>
    <w:p w14:paraId="77B2EF08" w14:textId="5C59502D" w:rsidR="00C66368" w:rsidRDefault="00C66368" w:rsidP="00A70C6A">
      <w:pPr>
        <w:autoSpaceDE w:val="0"/>
        <w:autoSpaceDN w:val="0"/>
        <w:adjustRightInd w:val="0"/>
        <w:spacing w:after="0" w:line="240" w:lineRule="auto"/>
        <w:jc w:val="both"/>
        <w:rPr>
          <w:rFonts w:asciiTheme="minorHAnsi" w:hAnsiTheme="minorHAnsi" w:cstheme="minorHAnsi"/>
          <w:noProof/>
          <w:lang w:val="en-IN" w:eastAsia="en-IN"/>
        </w:rPr>
      </w:pPr>
    </w:p>
    <w:p w14:paraId="6965B4FF" w14:textId="1E6DC9FC" w:rsidR="00C66368" w:rsidRDefault="00C66368" w:rsidP="00A70C6A">
      <w:pPr>
        <w:autoSpaceDE w:val="0"/>
        <w:autoSpaceDN w:val="0"/>
        <w:adjustRightInd w:val="0"/>
        <w:spacing w:after="0" w:line="240" w:lineRule="auto"/>
        <w:jc w:val="both"/>
        <w:rPr>
          <w:rFonts w:asciiTheme="minorHAnsi" w:hAnsiTheme="minorHAnsi" w:cstheme="minorHAnsi"/>
          <w:noProof/>
          <w:lang w:val="en-IN" w:eastAsia="en-IN"/>
        </w:rPr>
      </w:pPr>
    </w:p>
    <w:p w14:paraId="74EA9A71" w14:textId="027F896A" w:rsidR="00C66368" w:rsidRDefault="00C66368" w:rsidP="00A70C6A">
      <w:pPr>
        <w:autoSpaceDE w:val="0"/>
        <w:autoSpaceDN w:val="0"/>
        <w:adjustRightInd w:val="0"/>
        <w:spacing w:after="0" w:line="240" w:lineRule="auto"/>
        <w:jc w:val="both"/>
        <w:rPr>
          <w:rFonts w:asciiTheme="minorHAnsi" w:hAnsiTheme="minorHAnsi" w:cstheme="minorHAnsi"/>
          <w:noProof/>
          <w:lang w:val="en-IN" w:eastAsia="en-IN"/>
        </w:rPr>
      </w:pPr>
    </w:p>
    <w:p w14:paraId="71C74A92" w14:textId="4A09B90E" w:rsidR="00C66368" w:rsidRDefault="00C66368" w:rsidP="00A70C6A">
      <w:pPr>
        <w:autoSpaceDE w:val="0"/>
        <w:autoSpaceDN w:val="0"/>
        <w:adjustRightInd w:val="0"/>
        <w:spacing w:after="0" w:line="240" w:lineRule="auto"/>
        <w:jc w:val="both"/>
        <w:rPr>
          <w:rFonts w:asciiTheme="minorHAnsi" w:hAnsiTheme="minorHAnsi" w:cstheme="minorHAnsi"/>
          <w:noProof/>
          <w:lang w:val="en-IN" w:eastAsia="en-IN"/>
        </w:rPr>
      </w:pPr>
    </w:p>
    <w:p w14:paraId="720D320A" w14:textId="6EC185DF" w:rsidR="00C66368" w:rsidRDefault="00C66368" w:rsidP="00A70C6A">
      <w:pPr>
        <w:autoSpaceDE w:val="0"/>
        <w:autoSpaceDN w:val="0"/>
        <w:adjustRightInd w:val="0"/>
        <w:spacing w:after="0" w:line="240" w:lineRule="auto"/>
        <w:jc w:val="both"/>
        <w:rPr>
          <w:rFonts w:asciiTheme="minorHAnsi" w:hAnsiTheme="minorHAnsi" w:cstheme="minorHAnsi"/>
          <w:noProof/>
          <w:lang w:val="en-IN" w:eastAsia="en-IN"/>
        </w:rPr>
      </w:pPr>
    </w:p>
    <w:p w14:paraId="506937A2" w14:textId="288F97ED" w:rsidR="007561A5" w:rsidRDefault="00661411" w:rsidP="00A70C6A">
      <w:pPr>
        <w:autoSpaceDE w:val="0"/>
        <w:autoSpaceDN w:val="0"/>
        <w:adjustRightInd w:val="0"/>
        <w:spacing w:after="0" w:line="240" w:lineRule="auto"/>
        <w:jc w:val="both"/>
        <w:rPr>
          <w:rFonts w:asciiTheme="minorHAnsi" w:hAnsiTheme="minorHAnsi" w:cstheme="minorHAnsi"/>
          <w:noProof/>
          <w:lang w:val="en-IN" w:eastAsia="en-IN"/>
        </w:rPr>
      </w:pPr>
      <w:r>
        <w:rPr>
          <w:noProof/>
        </w:rPr>
        <w:pict w14:anchorId="1C53B8F3">
          <v:shape id="_x0000_s1083" type="#_x0000_t202" style="position:absolute;left:0;text-align:left;margin-left:50.4pt;margin-top:248.15pt;width:350.2pt;height:.05pt;z-index:251676672;mso-position-horizontal-relative:text;mso-position-vertical-relative:text" stroked="f">
            <v:textbox style="mso-next-textbox:#_x0000_s1083;mso-fit-shape-to-text:t" inset="0,0,0,0">
              <w:txbxContent>
                <w:p w14:paraId="52EB1021" w14:textId="47AD058C" w:rsidR="005661EF" w:rsidRPr="00121D7E" w:rsidRDefault="005661EF" w:rsidP="00D969A5">
                  <w:pPr>
                    <w:pStyle w:val="Caption"/>
                    <w:jc w:val="center"/>
                    <w:rPr>
                      <w:rFonts w:cstheme="minorHAnsi"/>
                      <w:noProof/>
                    </w:rPr>
                  </w:pPr>
                  <w:bookmarkStart w:id="1177" w:name="_Ref45805993"/>
                  <w:r>
                    <w:t xml:space="preserve">Figure </w:t>
                  </w:r>
                  <w:r>
                    <w:fldChar w:fldCharType="begin"/>
                  </w:r>
                  <w:r>
                    <w:instrText xml:space="preserve"> SEQ Figure \* ARABIC </w:instrText>
                  </w:r>
                  <w:r>
                    <w:fldChar w:fldCharType="separate"/>
                  </w:r>
                  <w:r w:rsidR="00AB6E26">
                    <w:rPr>
                      <w:noProof/>
                    </w:rPr>
                    <w:t>1</w:t>
                  </w:r>
                  <w:r>
                    <w:fldChar w:fldCharType="end"/>
                  </w:r>
                  <w:bookmarkEnd w:id="1177"/>
                  <w:r>
                    <w:t xml:space="preserve"> </w:t>
                  </w:r>
                  <w:r w:rsidRPr="00004F29">
                    <w:t>System Overview Block Diagram</w:t>
                  </w:r>
                </w:p>
              </w:txbxContent>
            </v:textbox>
            <w10:wrap type="square"/>
          </v:shape>
        </w:pict>
      </w:r>
      <w:r w:rsidR="007561A5" w:rsidRPr="00E05378">
        <w:rPr>
          <w:rFonts w:asciiTheme="minorHAnsi" w:hAnsiTheme="minorHAnsi" w:cstheme="minorHAnsi"/>
          <w:noProof/>
        </w:rPr>
        <w:drawing>
          <wp:anchor distT="0" distB="0" distL="114300" distR="114300" simplePos="0" relativeHeight="251633664" behindDoc="0" locked="0" layoutInCell="1" allowOverlap="1" wp14:anchorId="362C5B17" wp14:editId="506B5578">
            <wp:simplePos x="0" y="0"/>
            <wp:positionH relativeFrom="column">
              <wp:posOffset>640080</wp:posOffset>
            </wp:positionH>
            <wp:positionV relativeFrom="paragraph">
              <wp:posOffset>8255</wp:posOffset>
            </wp:positionV>
            <wp:extent cx="4447540" cy="3086100"/>
            <wp:effectExtent l="0" t="0" r="0" b="0"/>
            <wp:wrapSquare wrapText="bothSides"/>
            <wp:docPr id="24" name="Picture 3" descr="A close up of a map&#10;&#10;Description automatically generated">
              <a:extLst xmlns:a="http://schemas.openxmlformats.org/drawingml/2006/main">
                <a:ext uri="{FF2B5EF4-FFF2-40B4-BE49-F238E27FC236}">
                  <a16:creationId xmlns:a16="http://schemas.microsoft.com/office/drawing/2014/main" id="{D10E50D0-1969-47D5-B22A-1194DA3DA3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lose up of a map&#10;&#10;Description automatically generated">
                      <a:extLst>
                        <a:ext uri="{FF2B5EF4-FFF2-40B4-BE49-F238E27FC236}">
                          <a16:creationId xmlns:a16="http://schemas.microsoft.com/office/drawing/2014/main" id="{D10E50D0-1969-47D5-B22A-1194DA3DA3B5}"/>
                        </a:ext>
                      </a:extLst>
                    </pic:cNvPr>
                    <pic:cNvPicPr>
                      <a:picLocks noChangeAspect="1"/>
                    </pic:cNvPicPr>
                  </pic:nvPicPr>
                  <pic:blipFill>
                    <a:blip r:embed="rId13"/>
                    <a:stretch>
                      <a:fillRect/>
                    </a:stretch>
                  </pic:blipFill>
                  <pic:spPr>
                    <a:xfrm>
                      <a:off x="0" y="0"/>
                      <a:ext cx="4447540" cy="3086100"/>
                    </a:xfrm>
                    <a:prstGeom prst="rect">
                      <a:avLst/>
                    </a:prstGeom>
                  </pic:spPr>
                </pic:pic>
              </a:graphicData>
            </a:graphic>
            <wp14:sizeRelH relativeFrom="margin">
              <wp14:pctWidth>0</wp14:pctWidth>
            </wp14:sizeRelH>
            <wp14:sizeRelV relativeFrom="margin">
              <wp14:pctHeight>0</wp14:pctHeight>
            </wp14:sizeRelV>
          </wp:anchor>
        </w:drawing>
      </w:r>
    </w:p>
    <w:p w14:paraId="0FBBA84D" w14:textId="168E6D93" w:rsidR="007561A5" w:rsidRDefault="007561A5" w:rsidP="00A70C6A">
      <w:pPr>
        <w:autoSpaceDE w:val="0"/>
        <w:autoSpaceDN w:val="0"/>
        <w:adjustRightInd w:val="0"/>
        <w:spacing w:after="0" w:line="240" w:lineRule="auto"/>
        <w:jc w:val="both"/>
        <w:rPr>
          <w:rFonts w:asciiTheme="minorHAnsi" w:hAnsiTheme="minorHAnsi" w:cstheme="minorHAnsi"/>
          <w:noProof/>
          <w:lang w:val="en-IN" w:eastAsia="en-IN"/>
        </w:rPr>
      </w:pPr>
    </w:p>
    <w:p w14:paraId="340C287F" w14:textId="0FF470CB" w:rsidR="007561A5" w:rsidRDefault="007561A5" w:rsidP="00A70C6A">
      <w:pPr>
        <w:autoSpaceDE w:val="0"/>
        <w:autoSpaceDN w:val="0"/>
        <w:adjustRightInd w:val="0"/>
        <w:spacing w:after="0" w:line="240" w:lineRule="auto"/>
        <w:jc w:val="both"/>
        <w:rPr>
          <w:rFonts w:asciiTheme="minorHAnsi" w:hAnsiTheme="minorHAnsi" w:cstheme="minorHAnsi"/>
          <w:noProof/>
          <w:lang w:val="en-IN" w:eastAsia="en-IN"/>
        </w:rPr>
      </w:pPr>
    </w:p>
    <w:p w14:paraId="2F97DE95" w14:textId="3E4B1E21" w:rsidR="007561A5" w:rsidRDefault="007561A5" w:rsidP="00A70C6A">
      <w:pPr>
        <w:autoSpaceDE w:val="0"/>
        <w:autoSpaceDN w:val="0"/>
        <w:adjustRightInd w:val="0"/>
        <w:spacing w:after="0" w:line="240" w:lineRule="auto"/>
        <w:jc w:val="both"/>
        <w:rPr>
          <w:rFonts w:asciiTheme="minorHAnsi" w:hAnsiTheme="minorHAnsi" w:cstheme="minorHAnsi"/>
          <w:noProof/>
          <w:lang w:val="en-IN" w:eastAsia="en-IN"/>
        </w:rPr>
      </w:pPr>
    </w:p>
    <w:p w14:paraId="54DDD49F" w14:textId="77CEFB67" w:rsidR="007561A5" w:rsidRDefault="007561A5" w:rsidP="00A70C6A">
      <w:pPr>
        <w:autoSpaceDE w:val="0"/>
        <w:autoSpaceDN w:val="0"/>
        <w:adjustRightInd w:val="0"/>
        <w:spacing w:after="0" w:line="240" w:lineRule="auto"/>
        <w:jc w:val="both"/>
        <w:rPr>
          <w:rFonts w:asciiTheme="minorHAnsi" w:hAnsiTheme="minorHAnsi" w:cstheme="minorHAnsi"/>
          <w:noProof/>
          <w:lang w:val="en-IN" w:eastAsia="en-IN"/>
        </w:rPr>
      </w:pPr>
    </w:p>
    <w:p w14:paraId="5A8F8AB0" w14:textId="3E71884B" w:rsidR="007561A5" w:rsidRPr="00E57C74" w:rsidRDefault="007561A5" w:rsidP="00A70C6A">
      <w:pPr>
        <w:autoSpaceDE w:val="0"/>
        <w:autoSpaceDN w:val="0"/>
        <w:adjustRightInd w:val="0"/>
        <w:spacing w:after="0" w:line="240" w:lineRule="auto"/>
        <w:jc w:val="both"/>
        <w:rPr>
          <w:rFonts w:asciiTheme="minorHAnsi" w:hAnsiTheme="minorHAnsi" w:cstheme="minorHAnsi"/>
          <w:noProof/>
          <w:lang w:val="en-IN" w:eastAsia="en-IN"/>
        </w:rPr>
      </w:pPr>
    </w:p>
    <w:p w14:paraId="56856323" w14:textId="2BAD1975" w:rsidR="00A70C6A" w:rsidRPr="00D05FF7" w:rsidRDefault="00E05378" w:rsidP="00001541">
      <w:pPr>
        <w:pStyle w:val="Caption"/>
        <w:jc w:val="center"/>
        <w:rPr>
          <w:rFonts w:asciiTheme="minorHAnsi" w:hAnsiTheme="minorHAnsi" w:cstheme="minorHAnsi"/>
          <w:color w:val="auto"/>
        </w:rPr>
      </w:pPr>
      <w:bookmarkStart w:id="1178" w:name="_Ref38893263"/>
      <w:bookmarkStart w:id="1179" w:name="_Ref38654328"/>
      <w:commentRangeStart w:id="1180"/>
      <w:commentRangeEnd w:id="1180"/>
      <w:r>
        <w:rPr>
          <w:rStyle w:val="CommentReference"/>
          <w:rFonts w:ascii="Calibri" w:hAnsi="Calibri"/>
          <w:b w:val="0"/>
          <w:bCs w:val="0"/>
          <w:color w:val="auto"/>
        </w:rPr>
        <w:commentReference w:id="1180"/>
      </w:r>
      <w:bookmarkEnd w:id="1178"/>
    </w:p>
    <w:p w14:paraId="363CFDC1" w14:textId="34E34216" w:rsidR="007561A5" w:rsidRDefault="007561A5" w:rsidP="007561A5">
      <w:pPr>
        <w:pStyle w:val="Heading2"/>
        <w:numPr>
          <w:ilvl w:val="0"/>
          <w:numId w:val="0"/>
        </w:numPr>
      </w:pPr>
      <w:bookmarkStart w:id="1181" w:name="_Toc38568254"/>
      <w:bookmarkStart w:id="1182" w:name="_Toc38458155"/>
      <w:bookmarkStart w:id="1183" w:name="_Toc38448459"/>
      <w:bookmarkEnd w:id="1179"/>
    </w:p>
    <w:p w14:paraId="0D6B0F5A" w14:textId="5F389C80" w:rsidR="007561A5" w:rsidRDefault="007561A5" w:rsidP="007561A5"/>
    <w:p w14:paraId="19D8CC2B" w14:textId="2D1D5627" w:rsidR="007561A5" w:rsidRDefault="007561A5" w:rsidP="007561A5"/>
    <w:p w14:paraId="597EE969" w14:textId="74CD59C7" w:rsidR="007561A5" w:rsidRDefault="007561A5" w:rsidP="007561A5"/>
    <w:p w14:paraId="5352A585" w14:textId="77777777" w:rsidR="00CB5BE4" w:rsidRDefault="00CB5BE4" w:rsidP="007561A5"/>
    <w:p w14:paraId="688AAA61" w14:textId="49D3899A" w:rsidR="007561A5" w:rsidRPr="00D969A5" w:rsidRDefault="00661411" w:rsidP="00D969A5">
      <w:r>
        <w:rPr>
          <w:noProof/>
        </w:rPr>
        <w:pict w14:anchorId="1870109C">
          <v:shape id="_x0000_s1047" type="#_x0000_t202" style="position:absolute;margin-left:-10.55pt;margin-top:14.5pt;width:501pt;height:20.35pt;z-index:251656192;mso-position-horizontal-relative:text;mso-position-vertical-relative:text" wrapcoords="-32 0 -32 20661 21600 20661 21600 0 -32 0" stroked="f">
            <v:textbox style="mso-next-textbox:#_x0000_s1047;mso-fit-shape-to-text:t" inset="0,0,0,0">
              <w:txbxContent>
                <w:p w14:paraId="1E39F48F" w14:textId="58DB428D" w:rsidR="005661EF" w:rsidRPr="00420F4A" w:rsidRDefault="005661EF" w:rsidP="00411AE7">
                  <w:pPr>
                    <w:pStyle w:val="Caption"/>
                    <w:jc w:val="center"/>
                    <w:rPr>
                      <w:rFonts w:cstheme="minorHAnsi"/>
                      <w:noProof/>
                      <w:sz w:val="12"/>
                      <w:szCs w:val="12"/>
                    </w:rPr>
                  </w:pPr>
                </w:p>
              </w:txbxContent>
            </v:textbox>
            <w10:wrap type="tight"/>
          </v:shape>
        </w:pict>
      </w:r>
    </w:p>
    <w:p w14:paraId="56391DCA" w14:textId="5C524E9E" w:rsidR="00A70C6A" w:rsidRPr="00E57C74" w:rsidRDefault="00A70C6A" w:rsidP="00A06A3D">
      <w:pPr>
        <w:pStyle w:val="Heading2"/>
        <w:ind w:left="0"/>
      </w:pPr>
      <w:bookmarkStart w:id="1184" w:name="_Toc45871388"/>
      <w:r w:rsidRPr="00E57C74">
        <w:t xml:space="preserve">Hardware </w:t>
      </w:r>
      <w:r w:rsidRPr="00C51197">
        <w:t>Architecture</w:t>
      </w:r>
      <w:bookmarkEnd w:id="1181"/>
      <w:bookmarkEnd w:id="1182"/>
      <w:bookmarkEnd w:id="1183"/>
      <w:bookmarkEnd w:id="1184"/>
    </w:p>
    <w:p w14:paraId="6838B3AF" w14:textId="2C37EE45" w:rsidR="00A70C6A" w:rsidRPr="00492B96" w:rsidRDefault="00661411" w:rsidP="00A13ECC">
      <w:pPr>
        <w:spacing w:before="120" w:after="0" w:line="240" w:lineRule="auto"/>
        <w:ind w:left="709"/>
        <w:jc w:val="both"/>
        <w:rPr>
          <w:rFonts w:asciiTheme="minorHAnsi" w:hAnsiTheme="minorHAnsi" w:cstheme="minorHAnsi"/>
        </w:rPr>
      </w:pPr>
      <w:r>
        <w:rPr>
          <w:noProof/>
        </w:rPr>
        <w:pict w14:anchorId="1E128164">
          <v:shape id="_x0000_s1084" type="#_x0000_t202" style="position:absolute;left:0;text-align:left;margin-left:13.8pt;margin-top:305.6pt;width:487.3pt;height:.05pt;z-index:251677696;mso-position-horizontal-relative:text;mso-position-vertical-relative:text" wrapcoords="-33 0 -33 20769 21600 20769 21600 0 -33 0" stroked="f">
            <v:textbox style="mso-next-textbox:#_x0000_s1084;mso-fit-shape-to-text:t" inset="0,0,0,0">
              <w:txbxContent>
                <w:p w14:paraId="46FA8ED4" w14:textId="054673C9" w:rsidR="005661EF" w:rsidRPr="00555B1F" w:rsidRDefault="005661EF" w:rsidP="00D969A5">
                  <w:pPr>
                    <w:pStyle w:val="Caption"/>
                    <w:jc w:val="center"/>
                    <w:rPr>
                      <w:noProof/>
                    </w:rPr>
                  </w:pPr>
                  <w:bookmarkStart w:id="1185" w:name="_Ref45806003"/>
                  <w:r>
                    <w:t xml:space="preserve">Figure </w:t>
                  </w:r>
                  <w:r>
                    <w:fldChar w:fldCharType="begin"/>
                  </w:r>
                  <w:r>
                    <w:instrText xml:space="preserve"> SEQ Figure \* ARABIC </w:instrText>
                  </w:r>
                  <w:r>
                    <w:fldChar w:fldCharType="separate"/>
                  </w:r>
                  <w:r w:rsidR="00AB6E26">
                    <w:rPr>
                      <w:noProof/>
                    </w:rPr>
                    <w:t>2</w:t>
                  </w:r>
                  <w:r>
                    <w:fldChar w:fldCharType="end"/>
                  </w:r>
                  <w:bookmarkEnd w:id="1185"/>
                  <w:r>
                    <w:t xml:space="preserve"> </w:t>
                  </w:r>
                  <w:r w:rsidRPr="00C12D5C">
                    <w:t>Hardware Block Diagram</w:t>
                  </w:r>
                </w:p>
              </w:txbxContent>
            </v:textbox>
            <w10:wrap type="tight"/>
          </v:shape>
        </w:pict>
      </w:r>
      <w:r w:rsidR="00CB5BE4" w:rsidRPr="00913614">
        <w:rPr>
          <w:rFonts w:asciiTheme="minorHAnsi" w:hAnsiTheme="minorHAnsi" w:cstheme="minorHAnsi"/>
          <w:noProof/>
        </w:rPr>
        <w:drawing>
          <wp:anchor distT="0" distB="0" distL="114300" distR="114300" simplePos="0" relativeHeight="251632640" behindDoc="0" locked="0" layoutInCell="1" allowOverlap="1" wp14:anchorId="6836577A" wp14:editId="40BAB3A9">
            <wp:simplePos x="0" y="0"/>
            <wp:positionH relativeFrom="column">
              <wp:posOffset>175260</wp:posOffset>
            </wp:positionH>
            <wp:positionV relativeFrom="paragraph">
              <wp:posOffset>613410</wp:posOffset>
            </wp:positionV>
            <wp:extent cx="6188710" cy="3210560"/>
            <wp:effectExtent l="0" t="0" r="2540" b="8890"/>
            <wp:wrapTight wrapText="bothSides">
              <wp:wrapPolygon edited="0">
                <wp:start x="0" y="0"/>
                <wp:lineTo x="0" y="21532"/>
                <wp:lineTo x="21542" y="21532"/>
                <wp:lineTo x="21542" y="0"/>
                <wp:lineTo x="0" y="0"/>
              </wp:wrapPolygon>
            </wp:wrapTight>
            <wp:docPr id="18" name="Picture 1">
              <a:extLst xmlns:a="http://schemas.openxmlformats.org/drawingml/2006/main">
                <a:ext uri="{FF2B5EF4-FFF2-40B4-BE49-F238E27FC236}">
                  <a16:creationId xmlns:a16="http://schemas.microsoft.com/office/drawing/2014/main" id="{22058E8F-6743-4C78-9753-B7D69B0092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2058E8F-6743-4C78-9753-B7D69B0092C5}"/>
                        </a:ext>
                      </a:extLst>
                    </pic:cNvPr>
                    <pic:cNvPicPr>
                      <a:picLocks noChangeAspect="1"/>
                    </pic:cNvPicPr>
                  </pic:nvPicPr>
                  <pic:blipFill>
                    <a:blip r:embed="rId14"/>
                    <a:stretch>
                      <a:fillRect/>
                    </a:stretch>
                  </pic:blipFill>
                  <pic:spPr>
                    <a:xfrm>
                      <a:off x="0" y="0"/>
                      <a:ext cx="6188710" cy="3210560"/>
                    </a:xfrm>
                    <a:prstGeom prst="rect">
                      <a:avLst/>
                    </a:prstGeom>
                  </pic:spPr>
                </pic:pic>
              </a:graphicData>
            </a:graphic>
          </wp:anchor>
        </w:drawing>
      </w:r>
      <w:r w:rsidR="00971CFC" w:rsidRPr="00E57C74">
        <w:rPr>
          <w:rFonts w:asciiTheme="minorHAnsi" w:hAnsiTheme="minorHAnsi" w:cstheme="minorHAnsi"/>
        </w:rPr>
        <w:t xml:space="preserve">This </w:t>
      </w:r>
      <w:r w:rsidR="00971CFC" w:rsidRPr="00492B96">
        <w:rPr>
          <w:rFonts w:asciiTheme="minorHAnsi" w:hAnsiTheme="minorHAnsi" w:cstheme="minorHAnsi"/>
        </w:rPr>
        <w:t>section discusses about the peripherals and interfaces used in the design.</w:t>
      </w:r>
      <w:r w:rsidR="00971CFC" w:rsidRPr="00492B96">
        <w:rPr>
          <w:rFonts w:asciiTheme="minorHAnsi" w:eastAsia="SimSun" w:hAnsiTheme="minorHAnsi" w:cstheme="minorHAnsi"/>
          <w:color w:val="000000"/>
          <w:lang w:val="en-IN" w:eastAsia="en-IN"/>
        </w:rPr>
        <w:t xml:space="preserve"> ESP32WROOM32U </w:t>
      </w:r>
      <w:r w:rsidR="00971CFC" w:rsidRPr="00492B96">
        <w:rPr>
          <w:rFonts w:asciiTheme="minorHAnsi" w:hAnsiTheme="minorHAnsi" w:cstheme="minorHAnsi"/>
        </w:rPr>
        <w:t xml:space="preserve">is equipped with various interfaces like SPI, I2C, ADC, UART </w:t>
      </w:r>
      <w:r w:rsidR="00C25F3D" w:rsidRPr="00492B96">
        <w:rPr>
          <w:rFonts w:asciiTheme="minorHAnsi" w:hAnsiTheme="minorHAnsi" w:cstheme="minorHAnsi"/>
        </w:rPr>
        <w:t>etc.</w:t>
      </w:r>
      <w:r w:rsidR="00971CFC" w:rsidRPr="00492B96">
        <w:rPr>
          <w:rFonts w:asciiTheme="minorHAnsi" w:hAnsiTheme="minorHAnsi" w:cstheme="minorHAnsi"/>
        </w:rPr>
        <w:t xml:space="preserve"> which are being used here in the design as shown in </w:t>
      </w:r>
      <w:r w:rsidR="007F5F72" w:rsidRPr="00D969A5">
        <w:rPr>
          <w:rFonts w:asciiTheme="minorHAnsi" w:hAnsiTheme="minorHAnsi" w:cstheme="minorHAnsi"/>
        </w:rPr>
        <w:fldChar w:fldCharType="begin"/>
      </w:r>
      <w:r w:rsidR="007F5F72" w:rsidRPr="00492B96">
        <w:rPr>
          <w:rFonts w:asciiTheme="minorHAnsi" w:hAnsiTheme="minorHAnsi" w:cstheme="minorHAnsi"/>
        </w:rPr>
        <w:instrText xml:space="preserve"> REF _Ref45806003 \h </w:instrText>
      </w:r>
      <w:r w:rsidR="00492B96">
        <w:rPr>
          <w:rFonts w:asciiTheme="minorHAnsi" w:hAnsiTheme="minorHAnsi" w:cstheme="minorHAnsi"/>
        </w:rPr>
        <w:instrText xml:space="preserve"> \* MERGEFORMAT </w:instrText>
      </w:r>
      <w:r w:rsidR="007F5F72" w:rsidRPr="00D969A5">
        <w:rPr>
          <w:rFonts w:asciiTheme="minorHAnsi" w:hAnsiTheme="minorHAnsi" w:cstheme="minorHAnsi"/>
        </w:rPr>
      </w:r>
      <w:r w:rsidR="007F5F72" w:rsidRPr="00D969A5">
        <w:rPr>
          <w:rFonts w:asciiTheme="minorHAnsi" w:hAnsiTheme="minorHAnsi" w:cstheme="minorHAnsi"/>
        </w:rPr>
        <w:fldChar w:fldCharType="separate"/>
      </w:r>
      <w:r w:rsidR="007F5F72" w:rsidRPr="00D969A5">
        <w:rPr>
          <w:rFonts w:asciiTheme="minorHAnsi" w:hAnsiTheme="minorHAnsi" w:cstheme="minorHAnsi"/>
        </w:rPr>
        <w:t xml:space="preserve">Figure </w:t>
      </w:r>
      <w:r w:rsidR="007F5F72" w:rsidRPr="00D969A5">
        <w:rPr>
          <w:rFonts w:asciiTheme="minorHAnsi" w:hAnsiTheme="minorHAnsi" w:cstheme="minorHAnsi"/>
          <w:noProof/>
        </w:rPr>
        <w:t>2</w:t>
      </w:r>
      <w:r w:rsidR="007F5F72" w:rsidRPr="00D969A5">
        <w:rPr>
          <w:rFonts w:asciiTheme="minorHAnsi" w:hAnsiTheme="minorHAnsi" w:cstheme="minorHAnsi"/>
        </w:rPr>
        <w:fldChar w:fldCharType="end"/>
      </w:r>
    </w:p>
    <w:p w14:paraId="480D2A62" w14:textId="273ACF61" w:rsidR="00783AA6" w:rsidRDefault="00913614" w:rsidP="00D969A5">
      <w:pPr>
        <w:spacing w:before="120" w:after="0" w:line="240" w:lineRule="auto"/>
        <w:jc w:val="center"/>
        <w:rPr>
          <w:rFonts w:ascii="Calibri Light" w:hAnsi="Calibri Light"/>
          <w:b/>
          <w:color w:val="215868" w:themeColor="accent5" w:themeShade="80"/>
          <w:sz w:val="28"/>
        </w:rPr>
      </w:pPr>
      <w:commentRangeStart w:id="1186"/>
      <w:commentRangeEnd w:id="1186"/>
      <w:r>
        <w:rPr>
          <w:rStyle w:val="CommentReference"/>
          <w:rFonts w:ascii="Calibri" w:hAnsi="Calibri"/>
        </w:rPr>
        <w:commentReference w:id="1186"/>
      </w:r>
      <w:bookmarkStart w:id="1187" w:name="_Toc38568255"/>
      <w:bookmarkStart w:id="1188" w:name="_Toc38458156"/>
      <w:bookmarkStart w:id="1189" w:name="_Toc38448460"/>
    </w:p>
    <w:p w14:paraId="061EFFE7" w14:textId="5754ADA9" w:rsidR="00A70C6A" w:rsidRPr="00E57C74" w:rsidRDefault="00A70C6A">
      <w:pPr>
        <w:pStyle w:val="Heading2"/>
        <w:ind w:left="0"/>
      </w:pPr>
      <w:bookmarkStart w:id="1190" w:name="_Toc45807825"/>
      <w:bookmarkStart w:id="1191" w:name="_Toc45811031"/>
      <w:bookmarkStart w:id="1192" w:name="_Toc45813073"/>
      <w:bookmarkStart w:id="1193" w:name="_Toc45871389"/>
      <w:bookmarkEnd w:id="1190"/>
      <w:bookmarkEnd w:id="1191"/>
      <w:bookmarkEnd w:id="1192"/>
      <w:r w:rsidRPr="00E57C74">
        <w:lastRenderedPageBreak/>
        <w:t xml:space="preserve">Major </w:t>
      </w:r>
      <w:r w:rsidR="00805E0A">
        <w:t>C</w:t>
      </w:r>
      <w:r w:rsidRPr="00C51197">
        <w:t>omponents</w:t>
      </w:r>
      <w:bookmarkEnd w:id="1187"/>
      <w:bookmarkEnd w:id="1188"/>
      <w:bookmarkEnd w:id="1189"/>
      <w:bookmarkEnd w:id="1193"/>
    </w:p>
    <w:p w14:paraId="1F50AF29" w14:textId="77777777" w:rsidR="007B56EF" w:rsidRPr="00146A52" w:rsidRDefault="007B56EF" w:rsidP="007B56EF">
      <w:pPr>
        <w:pStyle w:val="ListParagraph"/>
        <w:numPr>
          <w:ilvl w:val="0"/>
          <w:numId w:val="56"/>
        </w:numPr>
        <w:spacing w:line="300" w:lineRule="auto"/>
        <w:ind w:hanging="40"/>
        <w:jc w:val="both"/>
        <w:rPr>
          <w:rFonts w:asciiTheme="minorHAnsi" w:hAnsiTheme="minorHAnsi" w:cstheme="minorHAnsi"/>
          <w:szCs w:val="24"/>
          <w:lang w:val="en-IN"/>
        </w:rPr>
      </w:pPr>
      <w:r w:rsidRPr="00146A52">
        <w:rPr>
          <w:rFonts w:asciiTheme="minorHAnsi" w:hAnsiTheme="minorHAnsi" w:cstheme="minorHAnsi"/>
          <w:szCs w:val="24"/>
          <w:lang w:val="en-IN"/>
        </w:rPr>
        <w:t>ESP32WROOM32U (8MB) Module with 8MB internal flash</w:t>
      </w:r>
    </w:p>
    <w:p w14:paraId="755C6CB7" w14:textId="77777777" w:rsidR="007B56EF" w:rsidRPr="00146A52" w:rsidRDefault="007B56EF" w:rsidP="007B56EF">
      <w:pPr>
        <w:pStyle w:val="ListParagraph"/>
        <w:numPr>
          <w:ilvl w:val="0"/>
          <w:numId w:val="56"/>
        </w:numPr>
        <w:spacing w:line="300" w:lineRule="auto"/>
        <w:ind w:hanging="40"/>
        <w:jc w:val="both"/>
        <w:rPr>
          <w:rFonts w:asciiTheme="minorHAnsi" w:hAnsiTheme="minorHAnsi" w:cstheme="minorHAnsi"/>
          <w:szCs w:val="24"/>
          <w:lang w:val="en-IN"/>
        </w:rPr>
      </w:pPr>
      <w:r w:rsidRPr="00146A52">
        <w:rPr>
          <w:rFonts w:asciiTheme="minorHAnsi" w:eastAsia="SimSun" w:hAnsiTheme="minorHAnsi" w:cstheme="minorHAnsi"/>
          <w:szCs w:val="24"/>
          <w:lang w:val="en-IN" w:eastAsia="en-IN"/>
        </w:rPr>
        <w:t>ETRX357HR Zigbee Module for lighting control and dimming</w:t>
      </w:r>
    </w:p>
    <w:p w14:paraId="75C3AADA" w14:textId="77777777" w:rsidR="007B56EF" w:rsidRPr="00146A52" w:rsidRDefault="007B56EF" w:rsidP="007B56EF">
      <w:pPr>
        <w:pStyle w:val="ListParagraph"/>
        <w:numPr>
          <w:ilvl w:val="0"/>
          <w:numId w:val="56"/>
        </w:numPr>
        <w:spacing w:line="300" w:lineRule="auto"/>
        <w:ind w:hanging="40"/>
        <w:jc w:val="both"/>
        <w:rPr>
          <w:rFonts w:asciiTheme="minorHAnsi" w:hAnsiTheme="minorHAnsi" w:cstheme="minorHAnsi"/>
          <w:szCs w:val="24"/>
          <w:lang w:val="en-IN"/>
        </w:rPr>
      </w:pPr>
      <w:r w:rsidRPr="00146A52">
        <w:rPr>
          <w:rFonts w:asciiTheme="minorHAnsi" w:hAnsiTheme="minorHAnsi" w:cstheme="minorHAnsi"/>
          <w:szCs w:val="24"/>
          <w:lang w:val="en-IN"/>
        </w:rPr>
        <w:t>Powered through UL-Certified Isolated Mains Power Supply</w:t>
      </w:r>
    </w:p>
    <w:p w14:paraId="0A358A77" w14:textId="4E79F165" w:rsidR="00A70C6A" w:rsidRPr="00E57C74"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8 x 16 Dot Matrix LED Display</w:t>
      </w:r>
      <w:r w:rsidR="007B56EF">
        <w:rPr>
          <w:rFonts w:asciiTheme="minorHAnsi" w:hAnsiTheme="minorHAnsi" w:cstheme="minorHAnsi"/>
        </w:rPr>
        <w:t xml:space="preserve"> </w:t>
      </w:r>
      <w:r w:rsidR="007B56EF" w:rsidRPr="00146A52">
        <w:rPr>
          <w:rFonts w:asciiTheme="minorHAnsi" w:hAnsiTheme="minorHAnsi" w:cstheme="minorHAnsi"/>
          <w:szCs w:val="24"/>
          <w:lang w:val="en-IN"/>
        </w:rPr>
        <w:t>for Temperature Display</w:t>
      </w:r>
    </w:p>
    <w:p w14:paraId="15FA2A27" w14:textId="77777777" w:rsidR="007B56EF" w:rsidRPr="00146A52" w:rsidRDefault="007B56EF" w:rsidP="007B56EF">
      <w:pPr>
        <w:pStyle w:val="ListParagraph"/>
        <w:numPr>
          <w:ilvl w:val="0"/>
          <w:numId w:val="26"/>
        </w:numPr>
        <w:spacing w:line="300" w:lineRule="auto"/>
        <w:jc w:val="both"/>
        <w:rPr>
          <w:rFonts w:asciiTheme="minorHAnsi" w:hAnsiTheme="minorHAnsi" w:cstheme="minorHAnsi"/>
          <w:szCs w:val="24"/>
          <w:lang w:val="en-IN"/>
        </w:rPr>
      </w:pPr>
      <w:r w:rsidRPr="00146A52">
        <w:rPr>
          <w:rFonts w:asciiTheme="minorHAnsi" w:hAnsiTheme="minorHAnsi" w:cstheme="minorHAnsi"/>
          <w:szCs w:val="24"/>
          <w:lang w:val="en-IN"/>
        </w:rPr>
        <w:t>Up &amp; Down Capacitive Touch Button for Temperature Control</w:t>
      </w:r>
    </w:p>
    <w:p w14:paraId="7C60CA2F" w14:textId="77777777" w:rsidR="00A70C6A" w:rsidRPr="00E57C74"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Digital Temperature Sensor</w:t>
      </w:r>
    </w:p>
    <w:p w14:paraId="2839693B" w14:textId="079EB067" w:rsidR="00A70C6A" w:rsidRPr="00E57C74" w:rsidRDefault="007B56EF"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146A52">
        <w:rPr>
          <w:rFonts w:asciiTheme="minorHAnsi" w:hAnsiTheme="minorHAnsi" w:cstheme="minorHAnsi"/>
          <w:szCs w:val="24"/>
          <w:lang w:val="en-IN"/>
        </w:rPr>
        <w:t>Ambient</w:t>
      </w:r>
      <w:r w:rsidRPr="00E57C74">
        <w:rPr>
          <w:rFonts w:asciiTheme="minorHAnsi" w:hAnsiTheme="minorHAnsi" w:cstheme="minorHAnsi"/>
        </w:rPr>
        <w:t xml:space="preserve"> </w:t>
      </w:r>
      <w:r w:rsidR="00A70C6A" w:rsidRPr="00E57C74">
        <w:rPr>
          <w:rFonts w:asciiTheme="minorHAnsi" w:hAnsiTheme="minorHAnsi" w:cstheme="minorHAnsi"/>
        </w:rPr>
        <w:t>Digital Light Sensor</w:t>
      </w:r>
    </w:p>
    <w:p w14:paraId="3D86D586" w14:textId="10B59C44" w:rsidR="00A70C6A" w:rsidRPr="00E57C74"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IR Transmitter</w:t>
      </w:r>
      <w:r w:rsidR="007B56EF" w:rsidRPr="007B56EF">
        <w:rPr>
          <w:rFonts w:asciiTheme="minorHAnsi" w:hAnsiTheme="minorHAnsi" w:cstheme="minorHAnsi"/>
          <w:szCs w:val="24"/>
          <w:lang w:val="en-IN"/>
        </w:rPr>
        <w:t xml:space="preserve"> </w:t>
      </w:r>
      <w:r w:rsidR="007B56EF" w:rsidRPr="00146A52">
        <w:rPr>
          <w:rFonts w:asciiTheme="minorHAnsi" w:hAnsiTheme="minorHAnsi" w:cstheme="minorHAnsi"/>
          <w:szCs w:val="24"/>
          <w:lang w:val="en-IN"/>
        </w:rPr>
        <w:t>for Split-AC Control</w:t>
      </w:r>
    </w:p>
    <w:p w14:paraId="78BA4E64" w14:textId="13346F7A" w:rsidR="00A70C6A" w:rsidRPr="00E57C74"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3-Relays</w:t>
      </w:r>
      <w:r w:rsidR="007B56EF">
        <w:rPr>
          <w:rFonts w:asciiTheme="minorHAnsi" w:hAnsiTheme="minorHAnsi" w:cstheme="minorHAnsi"/>
        </w:rPr>
        <w:t xml:space="preserve"> for HVAC Control</w:t>
      </w:r>
    </w:p>
    <w:p w14:paraId="1E5E54EE" w14:textId="77777777" w:rsidR="00A70C6A" w:rsidRPr="00E57C74"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Buzzer</w:t>
      </w:r>
    </w:p>
    <w:p w14:paraId="23ECF904" w14:textId="3B79B190" w:rsidR="00A70C6A" w:rsidRDefault="00A70C6A"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2-RGB Leds</w:t>
      </w:r>
    </w:p>
    <w:p w14:paraId="61A1BB21" w14:textId="752477F0" w:rsidR="00D855A8" w:rsidRDefault="00971CFC" w:rsidP="00164C78">
      <w:pPr>
        <w:pStyle w:val="ListParagraph"/>
        <w:numPr>
          <w:ilvl w:val="0"/>
          <w:numId w:val="26"/>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W</w:t>
      </w:r>
      <w:r w:rsidR="00D855A8">
        <w:rPr>
          <w:rFonts w:asciiTheme="minorHAnsi" w:hAnsiTheme="minorHAnsi" w:cstheme="minorHAnsi"/>
        </w:rPr>
        <w:t>atch Dog Timer</w:t>
      </w:r>
    </w:p>
    <w:p w14:paraId="1081A011" w14:textId="36781C2C" w:rsidR="00D855A8" w:rsidRPr="00E57C74" w:rsidRDefault="00D855A8" w:rsidP="0081027B">
      <w:pPr>
        <w:pStyle w:val="ListParagraph"/>
        <w:numPr>
          <w:ilvl w:val="0"/>
          <w:numId w:val="26"/>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Debug console</w:t>
      </w:r>
    </w:p>
    <w:p w14:paraId="5519DE07" w14:textId="77777777" w:rsidR="00A70C6A" w:rsidRPr="00E57C74" w:rsidRDefault="00A70C6A" w:rsidP="00A13ECC">
      <w:pPr>
        <w:pStyle w:val="Heading2"/>
        <w:ind w:left="0"/>
      </w:pPr>
      <w:bookmarkStart w:id="1194" w:name="_Toc45871390"/>
      <w:r w:rsidRPr="00C51197">
        <w:t>Hardware</w:t>
      </w:r>
      <w:r w:rsidRPr="00E57C74">
        <w:t xml:space="preserve"> Brief</w:t>
      </w:r>
      <w:bookmarkEnd w:id="1194"/>
    </w:p>
    <w:p w14:paraId="745103CF" w14:textId="77777777" w:rsidR="00DE38F5" w:rsidRDefault="00DE38F5" w:rsidP="00DE38F5">
      <w:pPr>
        <w:pStyle w:val="Heading3"/>
      </w:pPr>
      <w:bookmarkStart w:id="1195" w:name="_Toc43300389"/>
      <w:bookmarkStart w:id="1196" w:name="_Toc45871391"/>
      <w:r>
        <w:t>ESP32WROOM32U Module</w:t>
      </w:r>
      <w:bookmarkEnd w:id="1195"/>
      <w:bookmarkEnd w:id="1196"/>
    </w:p>
    <w:p w14:paraId="7FF74710" w14:textId="77777777" w:rsidR="00FE0E46" w:rsidRDefault="00DE38F5" w:rsidP="00A13ECC">
      <w:pPr>
        <w:spacing w:line="240" w:lineRule="auto"/>
        <w:ind w:left="709"/>
        <w:jc w:val="both"/>
        <w:rPr>
          <w:rFonts w:asciiTheme="minorHAnsi" w:hAnsiTheme="minorHAnsi" w:cstheme="minorHAnsi"/>
        </w:rPr>
      </w:pPr>
      <w:r w:rsidRPr="00EF1D6C">
        <w:rPr>
          <w:rFonts w:asciiTheme="minorHAnsi" w:eastAsia="SimSun" w:hAnsiTheme="minorHAnsi" w:cstheme="minorHAnsi"/>
          <w:szCs w:val="24"/>
          <w:lang w:val="en-IN" w:eastAsia="en-IN"/>
        </w:rPr>
        <w:t xml:space="preserve">ESP32 </w:t>
      </w:r>
      <w:r w:rsidRPr="00E57C74">
        <w:rPr>
          <w:rFonts w:asciiTheme="minorHAnsi" w:hAnsiTheme="minorHAnsi" w:cstheme="minorHAnsi"/>
        </w:rPr>
        <w:t xml:space="preserve">module is equipped with multiple Wireless architectures like </w:t>
      </w:r>
      <w:r>
        <w:rPr>
          <w:rFonts w:asciiTheme="minorHAnsi" w:hAnsiTheme="minorHAnsi" w:cstheme="minorHAnsi"/>
        </w:rPr>
        <w:t>single</w:t>
      </w:r>
      <w:r w:rsidRPr="00E57C74">
        <w:rPr>
          <w:rFonts w:asciiTheme="minorHAnsi" w:hAnsiTheme="minorHAnsi" w:cstheme="minorHAnsi"/>
        </w:rPr>
        <w:t xml:space="preserve"> Band Wi-Fi, Bluetooth, Connectivity. </w:t>
      </w:r>
    </w:p>
    <w:p w14:paraId="56FA754A" w14:textId="61727B76" w:rsidR="00FE0E46" w:rsidRDefault="00DE38F5" w:rsidP="00A13ECC">
      <w:pPr>
        <w:spacing w:line="240" w:lineRule="auto"/>
        <w:ind w:left="709"/>
        <w:jc w:val="both"/>
        <w:rPr>
          <w:rFonts w:asciiTheme="minorHAnsi" w:hAnsiTheme="minorHAnsi" w:cstheme="minorHAnsi"/>
        </w:rPr>
      </w:pPr>
      <w:r w:rsidRPr="00E57C74">
        <w:rPr>
          <w:rFonts w:asciiTheme="minorHAnsi" w:hAnsiTheme="minorHAnsi" w:cstheme="minorHAnsi"/>
        </w:rPr>
        <w:t xml:space="preserve">It also has multiple interfaces like SPI, I2C, UART, ADC, multiple GPIOs etc. to list few. It acts as the main control unit. </w:t>
      </w:r>
    </w:p>
    <w:p w14:paraId="7EAC79A7" w14:textId="07C8C464" w:rsidR="00DE38F5" w:rsidRDefault="00FE0E46" w:rsidP="00A13ECC">
      <w:pPr>
        <w:spacing w:line="240" w:lineRule="auto"/>
        <w:ind w:left="709"/>
        <w:jc w:val="both"/>
        <w:rPr>
          <w:rFonts w:asciiTheme="minorHAnsi" w:hAnsiTheme="minorHAnsi" w:cstheme="minorHAnsi"/>
        </w:rPr>
      </w:pPr>
      <w:r>
        <w:rPr>
          <w:rFonts w:asciiTheme="minorHAnsi" w:hAnsiTheme="minorHAnsi" w:cstheme="minorHAnsi"/>
        </w:rPr>
        <w:t xml:space="preserve">It interfaces multiple sensors through I2C interface, </w:t>
      </w:r>
      <w:proofErr w:type="spellStart"/>
      <w:r>
        <w:rPr>
          <w:rFonts w:asciiTheme="minorHAnsi" w:hAnsiTheme="minorHAnsi" w:cstheme="minorHAnsi"/>
        </w:rPr>
        <w:t>zigbee</w:t>
      </w:r>
      <w:proofErr w:type="spellEnd"/>
      <w:r>
        <w:rPr>
          <w:rFonts w:asciiTheme="minorHAnsi" w:hAnsiTheme="minorHAnsi" w:cstheme="minorHAnsi"/>
        </w:rPr>
        <w:t xml:space="preserve"> module through </w:t>
      </w:r>
      <w:proofErr w:type="spellStart"/>
      <w:r>
        <w:rPr>
          <w:rFonts w:asciiTheme="minorHAnsi" w:hAnsiTheme="minorHAnsi" w:cstheme="minorHAnsi"/>
        </w:rPr>
        <w:t>Uart</w:t>
      </w:r>
      <w:proofErr w:type="spellEnd"/>
      <w:r>
        <w:rPr>
          <w:rFonts w:asciiTheme="minorHAnsi" w:hAnsiTheme="minorHAnsi" w:cstheme="minorHAnsi"/>
        </w:rPr>
        <w:t xml:space="preserve"> interface and Dot Matrix Display through SPI interface</w:t>
      </w:r>
    </w:p>
    <w:p w14:paraId="5D7AAB8C" w14:textId="2171E9F4" w:rsidR="00E31AE5" w:rsidRDefault="00E31AE5" w:rsidP="00C51197">
      <w:pPr>
        <w:pStyle w:val="Heading3"/>
        <w:rPr>
          <w:lang w:val="en-IN"/>
        </w:rPr>
      </w:pPr>
      <w:bookmarkStart w:id="1197" w:name="_Toc45871392"/>
      <w:r>
        <w:rPr>
          <w:lang w:val="en-IN"/>
        </w:rPr>
        <w:t>Internal Flash</w:t>
      </w:r>
      <w:bookmarkEnd w:id="1197"/>
    </w:p>
    <w:p w14:paraId="4FC84F20" w14:textId="77777777" w:rsidR="00E31AE5" w:rsidRDefault="00E31AE5" w:rsidP="00E05378">
      <w:pPr>
        <w:ind w:left="709"/>
        <w:jc w:val="both"/>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 xml:space="preserve">ESP32 is equipped with 8MB internal flash for its application storage. </w:t>
      </w:r>
    </w:p>
    <w:p w14:paraId="2A28FB67" w14:textId="52906E6B" w:rsidR="00E31AE5" w:rsidRPr="00E05378" w:rsidRDefault="00E31AE5" w:rsidP="00E05378">
      <w:pPr>
        <w:ind w:left="709"/>
        <w:rPr>
          <w:lang w:val="en-IN"/>
        </w:rPr>
      </w:pPr>
      <w:r>
        <w:rPr>
          <w:rFonts w:asciiTheme="minorHAnsi" w:eastAsia="SimSun" w:hAnsiTheme="minorHAnsi" w:cstheme="minorHAnsi"/>
          <w:color w:val="000000"/>
          <w:lang w:val="en-IN" w:eastAsia="en-IN"/>
        </w:rPr>
        <w:t>8MB flash is used in design which is enough memory for future application update as well as OTAP.</w:t>
      </w:r>
    </w:p>
    <w:p w14:paraId="5C2F4868" w14:textId="0F3361E1" w:rsidR="00A70C6A" w:rsidRPr="00E57C74" w:rsidRDefault="00A70C6A" w:rsidP="00C51197">
      <w:pPr>
        <w:pStyle w:val="Heading3"/>
        <w:rPr>
          <w:lang w:val="en-IN"/>
        </w:rPr>
      </w:pPr>
      <w:bookmarkStart w:id="1198" w:name="_Toc45871393"/>
      <w:r w:rsidRPr="00E57C74">
        <w:rPr>
          <w:lang w:val="en-IN"/>
        </w:rPr>
        <w:t>Dot Matrix LED Display</w:t>
      </w:r>
      <w:bookmarkEnd w:id="1198"/>
    </w:p>
    <w:p w14:paraId="1CF99227" w14:textId="6FE94E0A" w:rsidR="00A70C6A" w:rsidRDefault="00A70C6A" w:rsidP="00A13ECC">
      <w:pPr>
        <w:spacing w:line="240" w:lineRule="auto"/>
        <w:ind w:left="709"/>
        <w:jc w:val="both"/>
        <w:rPr>
          <w:rFonts w:asciiTheme="minorHAnsi" w:eastAsia="SimSun" w:hAnsiTheme="minorHAnsi" w:cstheme="minorHAnsi"/>
          <w:color w:val="000000"/>
          <w:lang w:val="en-IN" w:eastAsia="en-IN"/>
        </w:rPr>
      </w:pPr>
      <w:r w:rsidRPr="00E57C74">
        <w:rPr>
          <w:rFonts w:asciiTheme="minorHAnsi" w:hAnsiTheme="minorHAnsi" w:cstheme="minorHAnsi"/>
          <w:lang w:val="en-IN"/>
        </w:rPr>
        <w:t>8x16 Dot matrix display (white colour) is mainly used to display the</w:t>
      </w:r>
      <w:r w:rsidR="00164C78">
        <w:rPr>
          <w:rFonts w:asciiTheme="minorHAnsi" w:hAnsiTheme="minorHAnsi" w:cstheme="minorHAnsi"/>
          <w:lang w:val="en-IN"/>
        </w:rPr>
        <w:t xml:space="preserve"> set</w:t>
      </w:r>
      <w:r w:rsidRPr="00E57C74">
        <w:rPr>
          <w:rFonts w:asciiTheme="minorHAnsi" w:hAnsiTheme="minorHAnsi" w:cstheme="minorHAnsi"/>
          <w:lang w:val="en-IN"/>
        </w:rPr>
        <w:t xml:space="preserve"> room temperature in</w:t>
      </w:r>
      <w:r w:rsidR="00164C78">
        <w:rPr>
          <w:rFonts w:asciiTheme="minorHAnsi" w:hAnsiTheme="minorHAnsi" w:cstheme="minorHAnsi"/>
          <w:lang w:val="en-IN"/>
        </w:rPr>
        <w:t xml:space="preserve"> either</w:t>
      </w:r>
      <w:r w:rsidRPr="00E57C74">
        <w:rPr>
          <w:rFonts w:asciiTheme="minorHAnsi" w:hAnsiTheme="minorHAnsi" w:cstheme="minorHAnsi"/>
          <w:lang w:val="en-IN"/>
        </w:rPr>
        <w:t xml:space="preserve"> centigrade </w:t>
      </w:r>
      <w:r w:rsidR="00AF6FC8">
        <w:rPr>
          <w:rFonts w:asciiTheme="minorHAnsi" w:hAnsiTheme="minorHAnsi" w:cstheme="minorHAnsi"/>
          <w:lang w:val="en-IN"/>
        </w:rPr>
        <w:t>or</w:t>
      </w:r>
      <w:r w:rsidR="00AF6FC8" w:rsidRPr="00E57C74">
        <w:rPr>
          <w:rFonts w:asciiTheme="minorHAnsi" w:hAnsiTheme="minorHAnsi" w:cstheme="minorHAnsi"/>
          <w:lang w:val="en-IN"/>
        </w:rPr>
        <w:t xml:space="preserve"> </w:t>
      </w:r>
      <w:r w:rsidRPr="00E57C74">
        <w:rPr>
          <w:rFonts w:asciiTheme="minorHAnsi" w:hAnsiTheme="minorHAnsi" w:cstheme="minorHAnsi"/>
          <w:lang w:val="en-IN"/>
        </w:rPr>
        <w:t xml:space="preserve">Fahrenheit as per user </w:t>
      </w:r>
      <w:r w:rsidR="00C118F3">
        <w:rPr>
          <w:rFonts w:asciiTheme="minorHAnsi" w:eastAsia="SimSun" w:hAnsiTheme="minorHAnsi" w:cstheme="minorHAnsi"/>
          <w:color w:val="000000"/>
          <w:lang w:val="en-IN" w:eastAsia="en-IN"/>
        </w:rPr>
        <w:t xml:space="preserve">requirement. It can display alphanumeric data on it. Brightness level can be controlled up to 16 steps in software. </w:t>
      </w:r>
    </w:p>
    <w:p w14:paraId="3E934784" w14:textId="77777777" w:rsidR="00AA6E87" w:rsidRDefault="00AA6E87"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Matrix Display requires driver to display data. MAX7219 display driver is used for this purpose. It is Interfaced to MCU through SPI interface.</w:t>
      </w:r>
    </w:p>
    <w:p w14:paraId="028EBFB1" w14:textId="77777777" w:rsidR="00AA6E87" w:rsidRPr="00E57C74" w:rsidRDefault="00AA6E87" w:rsidP="00A13ECC">
      <w:pPr>
        <w:spacing w:line="240" w:lineRule="auto"/>
        <w:ind w:left="709"/>
        <w:jc w:val="both"/>
        <w:rPr>
          <w:rFonts w:asciiTheme="minorHAnsi" w:hAnsiTheme="minorHAnsi" w:cstheme="minorHAnsi"/>
          <w:lang w:val="en-IN"/>
        </w:rPr>
      </w:pPr>
    </w:p>
    <w:p w14:paraId="76C4F120" w14:textId="77777777" w:rsidR="00D855A8" w:rsidRDefault="00AA6E87" w:rsidP="00D855A8">
      <w:pPr>
        <w:spacing w:line="259" w:lineRule="auto"/>
        <w:rPr>
          <w:lang w:val="en-IN"/>
        </w:rPr>
      </w:pPr>
      <w:r>
        <w:rPr>
          <w:noProof/>
        </w:rPr>
        <w:lastRenderedPageBreak/>
        <w:drawing>
          <wp:anchor distT="0" distB="0" distL="114300" distR="114300" simplePos="0" relativeHeight="251626496" behindDoc="0" locked="0" layoutInCell="1" allowOverlap="1" wp14:anchorId="02D34FAB" wp14:editId="558B36C8">
            <wp:simplePos x="0" y="0"/>
            <wp:positionH relativeFrom="column">
              <wp:posOffset>2194560</wp:posOffset>
            </wp:positionH>
            <wp:positionV relativeFrom="paragraph">
              <wp:posOffset>155575</wp:posOffset>
            </wp:positionV>
            <wp:extent cx="1800225" cy="763270"/>
            <wp:effectExtent l="0" t="0" r="0" b="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a:extLst>
                        <a:ext uri="{28A0092B-C50C-407E-A947-70E740481C1C}">
                          <a14:useLocalDpi xmlns:a14="http://schemas.microsoft.com/office/drawing/2010/main" val="0"/>
                        </a:ext>
                      </a:extLst>
                    </a:blip>
                    <a:stretch>
                      <a:fillRect/>
                    </a:stretch>
                  </pic:blipFill>
                  <pic:spPr>
                    <a:xfrm>
                      <a:off x="0" y="0"/>
                      <a:ext cx="1800225" cy="763270"/>
                    </a:xfrm>
                    <a:prstGeom prst="rect">
                      <a:avLst/>
                    </a:prstGeom>
                  </pic:spPr>
                </pic:pic>
              </a:graphicData>
            </a:graphic>
          </wp:anchor>
        </w:drawing>
      </w:r>
    </w:p>
    <w:p w14:paraId="08AFE1A6" w14:textId="77777777" w:rsidR="00D855A8" w:rsidRDefault="00D855A8" w:rsidP="00D855A8">
      <w:pPr>
        <w:spacing w:line="259" w:lineRule="auto"/>
        <w:rPr>
          <w:lang w:val="en-IN"/>
        </w:rPr>
      </w:pPr>
    </w:p>
    <w:p w14:paraId="150323E7" w14:textId="77777777" w:rsidR="00D855A8" w:rsidRDefault="00D855A8" w:rsidP="00D855A8">
      <w:pPr>
        <w:spacing w:line="259" w:lineRule="auto"/>
        <w:rPr>
          <w:lang w:val="en-IN"/>
        </w:rPr>
      </w:pPr>
    </w:p>
    <w:p w14:paraId="090A472A" w14:textId="77777777" w:rsidR="00D855A8" w:rsidRDefault="00D855A8" w:rsidP="00D855A8">
      <w:pPr>
        <w:spacing w:line="259" w:lineRule="auto"/>
        <w:rPr>
          <w:lang w:val="en-IN"/>
        </w:rPr>
      </w:pPr>
    </w:p>
    <w:p w14:paraId="2D68A9E0" w14:textId="3D0878AD" w:rsidR="00A70C6A" w:rsidRPr="00D855A8" w:rsidRDefault="00A70C6A">
      <w:pPr>
        <w:pStyle w:val="Heading3"/>
        <w:rPr>
          <w:lang w:val="en-IN"/>
        </w:rPr>
      </w:pPr>
      <w:bookmarkStart w:id="1199" w:name="_Toc45871394"/>
      <w:r w:rsidRPr="00E57C74">
        <w:rPr>
          <w:lang w:val="en-IN"/>
        </w:rPr>
        <w:t xml:space="preserve">Capacitive </w:t>
      </w:r>
      <w:r w:rsidRPr="00C51197">
        <w:t>Touch</w:t>
      </w:r>
      <w:r w:rsidRPr="00E57C74">
        <w:rPr>
          <w:lang w:val="en-IN"/>
        </w:rPr>
        <w:t xml:space="preserve"> Button</w:t>
      </w:r>
      <w:bookmarkEnd w:id="1199"/>
    </w:p>
    <w:p w14:paraId="2C516B58" w14:textId="77777777" w:rsidR="00AA6E87" w:rsidRDefault="00AA6E87" w:rsidP="00E05378">
      <w:pPr>
        <w:ind w:left="709"/>
        <w:jc w:val="both"/>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As per requirement, system uses 2 Capacitive Touch Buttons which are used for setting AC temperature. CTHS15CIC04 capacitive touch button has been used for this purpose. Overlay will be placed on top of it to indicate the Up/Down Indications. It embeds light in it which glows when Touch Button is pressed.</w:t>
      </w:r>
    </w:p>
    <w:p w14:paraId="4A8FCF42" w14:textId="636E7750" w:rsidR="00AA6E87" w:rsidRDefault="00AA6E87" w:rsidP="00E05378">
      <w:pPr>
        <w:ind w:left="709"/>
        <w:jc w:val="both"/>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 xml:space="preserve">Based on the Up/Down button is pressed, </w:t>
      </w:r>
      <w:proofErr w:type="spellStart"/>
      <w:r w:rsidR="00164C78">
        <w:rPr>
          <w:rFonts w:asciiTheme="minorHAnsi" w:eastAsia="SimSun" w:hAnsiTheme="minorHAnsi" w:cstheme="minorHAnsi"/>
          <w:color w:val="000000"/>
          <w:lang w:val="en-IN" w:eastAsia="en-IN"/>
        </w:rPr>
        <w:t>Amenos</w:t>
      </w:r>
      <w:proofErr w:type="spellEnd"/>
      <w:r w:rsidR="00164C78">
        <w:rPr>
          <w:rFonts w:asciiTheme="minorHAnsi" w:eastAsia="SimSun" w:hAnsiTheme="minorHAnsi" w:cstheme="minorHAnsi"/>
          <w:color w:val="000000"/>
          <w:lang w:val="en-IN" w:eastAsia="en-IN"/>
        </w:rPr>
        <w:t xml:space="preserve"> will set the required temperature </w:t>
      </w:r>
      <w:r>
        <w:rPr>
          <w:rFonts w:asciiTheme="minorHAnsi" w:eastAsia="SimSun" w:hAnsiTheme="minorHAnsi" w:cstheme="minorHAnsi"/>
          <w:color w:val="000000"/>
          <w:lang w:val="en-IN" w:eastAsia="en-IN"/>
        </w:rPr>
        <w:t xml:space="preserve">in Air Conditioner. </w:t>
      </w:r>
      <w:r w:rsidR="00164C78">
        <w:rPr>
          <w:rFonts w:asciiTheme="minorHAnsi" w:eastAsia="SimSun" w:hAnsiTheme="minorHAnsi" w:cstheme="minorHAnsi"/>
          <w:color w:val="000000"/>
          <w:lang w:val="en-IN" w:eastAsia="en-IN"/>
        </w:rPr>
        <w:t>It will notify to the Hub about the set temperature by user.</w:t>
      </w:r>
    </w:p>
    <w:p w14:paraId="7B9CA691" w14:textId="10E4FF2A" w:rsidR="00A70C6A" w:rsidRPr="00E57C74" w:rsidRDefault="0068422A" w:rsidP="00D969A5">
      <w:pPr>
        <w:spacing w:line="240" w:lineRule="auto"/>
        <w:ind w:left="567"/>
        <w:jc w:val="both"/>
        <w:rPr>
          <w:rFonts w:asciiTheme="minorHAnsi" w:hAnsiTheme="minorHAnsi" w:cstheme="minorHAnsi"/>
          <w:lang w:val="en-IN"/>
        </w:rPr>
      </w:pPr>
      <w:r w:rsidRPr="00E57C74">
        <w:rPr>
          <w:rFonts w:asciiTheme="minorHAnsi" w:hAnsiTheme="minorHAnsi" w:cstheme="minorHAnsi"/>
          <w:noProof/>
          <w:color w:val="215868" w:themeColor="accent5" w:themeShade="80"/>
          <w:lang w:val="en-IN" w:eastAsia="en-IN"/>
        </w:rPr>
        <w:drawing>
          <wp:anchor distT="0" distB="0" distL="114300" distR="114300" simplePos="0" relativeHeight="251625472" behindDoc="1" locked="0" layoutInCell="1" allowOverlap="1" wp14:anchorId="675992D7" wp14:editId="58C16F12">
            <wp:simplePos x="0" y="0"/>
            <wp:positionH relativeFrom="column">
              <wp:posOffset>2190750</wp:posOffset>
            </wp:positionH>
            <wp:positionV relativeFrom="paragraph">
              <wp:posOffset>53975</wp:posOffset>
            </wp:positionV>
            <wp:extent cx="1809750" cy="1249680"/>
            <wp:effectExtent l="0" t="0" r="0" b="7620"/>
            <wp:wrapTight wrapText="bothSides">
              <wp:wrapPolygon edited="0">
                <wp:start x="0" y="0"/>
                <wp:lineTo x="0" y="21402"/>
                <wp:lineTo x="21373" y="21402"/>
                <wp:lineTo x="2137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809750" cy="1249680"/>
                    </a:xfrm>
                    <a:prstGeom prst="rect">
                      <a:avLst/>
                    </a:prstGeom>
                  </pic:spPr>
                </pic:pic>
              </a:graphicData>
            </a:graphic>
          </wp:anchor>
        </w:drawing>
      </w:r>
    </w:p>
    <w:p w14:paraId="43AF0309" w14:textId="77777777" w:rsidR="00A70C6A" w:rsidRPr="00E57C74" w:rsidRDefault="00A70C6A" w:rsidP="00A70C6A">
      <w:pPr>
        <w:spacing w:line="240" w:lineRule="auto"/>
        <w:jc w:val="both"/>
        <w:rPr>
          <w:rFonts w:asciiTheme="minorHAnsi" w:hAnsiTheme="minorHAnsi" w:cstheme="minorHAnsi"/>
          <w:lang w:val="en-IN"/>
        </w:rPr>
      </w:pPr>
    </w:p>
    <w:p w14:paraId="6BF3F52B" w14:textId="60CFCF27" w:rsidR="00AA6E87" w:rsidRDefault="00AA6E87">
      <w:pPr>
        <w:spacing w:line="259" w:lineRule="auto"/>
        <w:rPr>
          <w:rFonts w:asciiTheme="minorHAnsi" w:hAnsiTheme="minorHAnsi" w:cstheme="minorHAnsi"/>
          <w:lang w:val="en-IN"/>
        </w:rPr>
      </w:pPr>
    </w:p>
    <w:p w14:paraId="1F4AE72F" w14:textId="1793ABA7" w:rsidR="00FD550F" w:rsidRDefault="00FD550F">
      <w:pPr>
        <w:spacing w:line="259" w:lineRule="auto"/>
        <w:rPr>
          <w:rFonts w:asciiTheme="minorHAnsi" w:hAnsiTheme="minorHAnsi" w:cstheme="minorHAnsi"/>
          <w:lang w:val="en-IN"/>
        </w:rPr>
      </w:pPr>
    </w:p>
    <w:p w14:paraId="172CD447" w14:textId="77777777" w:rsidR="00FD550F" w:rsidRDefault="00FD550F">
      <w:pPr>
        <w:spacing w:line="259" w:lineRule="auto"/>
        <w:rPr>
          <w:rFonts w:asciiTheme="minorHAnsi" w:hAnsiTheme="minorHAnsi" w:cstheme="minorHAnsi"/>
          <w:lang w:val="en-IN"/>
        </w:rPr>
      </w:pPr>
    </w:p>
    <w:p w14:paraId="1D896180" w14:textId="77777777" w:rsidR="00787AE9" w:rsidRDefault="00787AE9" w:rsidP="00787AE9">
      <w:pPr>
        <w:pStyle w:val="Heading4"/>
        <w:rPr>
          <w:rFonts w:eastAsia="SimSun"/>
          <w:lang w:val="en-IN" w:eastAsia="en-IN"/>
        </w:rPr>
      </w:pPr>
      <w:r>
        <w:rPr>
          <w:rFonts w:eastAsia="SimSun"/>
          <w:lang w:val="en-IN" w:eastAsia="en-IN"/>
        </w:rPr>
        <w:t>Up Button Pressed</w:t>
      </w:r>
    </w:p>
    <w:p w14:paraId="3A6E3861" w14:textId="70F0967B" w:rsidR="00787AE9" w:rsidRDefault="00787AE9" w:rsidP="000741EC">
      <w:pPr>
        <w:spacing w:line="259" w:lineRule="auto"/>
        <w:ind w:left="720"/>
        <w:rPr>
          <w:rFonts w:asciiTheme="minorHAnsi" w:hAnsiTheme="minorHAnsi" w:cstheme="minorHAnsi"/>
          <w:lang w:val="en-IN"/>
        </w:rPr>
      </w:pPr>
      <w:r>
        <w:rPr>
          <w:rFonts w:asciiTheme="minorHAnsi" w:hAnsiTheme="minorHAnsi" w:cstheme="minorHAnsi"/>
          <w:lang w:val="en-IN"/>
        </w:rPr>
        <w:t>When user presses Up button, set temperature is incremented by 1 degree. Temperature can be set up to 28 degree Celsius. Trying to set temperature beyond 26 degree Celsius is ignored.</w:t>
      </w:r>
      <w:r w:rsidR="00626186">
        <w:rPr>
          <w:rFonts w:asciiTheme="minorHAnsi" w:hAnsiTheme="minorHAnsi" w:cstheme="minorHAnsi"/>
          <w:lang w:val="en-IN"/>
        </w:rPr>
        <w:t xml:space="preserve"> </w:t>
      </w:r>
    </w:p>
    <w:p w14:paraId="3175A2A7" w14:textId="0D49DAD9" w:rsidR="00787AE9" w:rsidRDefault="00787AE9" w:rsidP="00787AE9">
      <w:pPr>
        <w:pStyle w:val="Heading4"/>
        <w:rPr>
          <w:rFonts w:eastAsia="SimSun"/>
          <w:lang w:val="en-IN" w:eastAsia="en-IN"/>
        </w:rPr>
      </w:pPr>
      <w:r>
        <w:rPr>
          <w:rFonts w:eastAsia="SimSun"/>
          <w:lang w:val="en-IN" w:eastAsia="en-IN"/>
        </w:rPr>
        <w:t>Down Button Pressed</w:t>
      </w:r>
    </w:p>
    <w:p w14:paraId="08EDAA1A" w14:textId="1E29F5BE" w:rsidR="00787AE9" w:rsidRDefault="00787AE9" w:rsidP="00787AE9">
      <w:pPr>
        <w:spacing w:line="259" w:lineRule="auto"/>
        <w:ind w:left="720"/>
        <w:rPr>
          <w:rFonts w:asciiTheme="minorHAnsi" w:hAnsiTheme="minorHAnsi" w:cstheme="minorHAnsi"/>
          <w:lang w:val="en-IN"/>
        </w:rPr>
      </w:pPr>
      <w:r>
        <w:rPr>
          <w:rFonts w:asciiTheme="minorHAnsi" w:hAnsiTheme="minorHAnsi" w:cstheme="minorHAnsi"/>
          <w:lang w:val="en-IN"/>
        </w:rPr>
        <w:t>When user presses Down button, set temperature is decremented by 1 degree. Temperature can be set to minimum 16 degree Celsius. Trying to set temperature below 16 degree Celsius is ignored.</w:t>
      </w:r>
    </w:p>
    <w:p w14:paraId="0C15E066" w14:textId="3440E8D9" w:rsidR="000E29B6" w:rsidRDefault="00626186" w:rsidP="001B2894">
      <w:pPr>
        <w:spacing w:line="259" w:lineRule="auto"/>
        <w:ind w:left="720"/>
        <w:rPr>
          <w:rFonts w:asciiTheme="minorHAnsi" w:hAnsiTheme="minorHAnsi" w:cstheme="minorHAnsi"/>
          <w:lang w:val="en-IN"/>
        </w:rPr>
      </w:pPr>
      <w:r>
        <w:rPr>
          <w:rFonts w:asciiTheme="minorHAnsi" w:hAnsiTheme="minorHAnsi" w:cstheme="minorHAnsi"/>
          <w:lang w:val="en-IN"/>
        </w:rPr>
        <w:t xml:space="preserve">In both cases i.e. either Up/Down button pressed, </w:t>
      </w:r>
      <w:proofErr w:type="spellStart"/>
      <w:r>
        <w:rPr>
          <w:rFonts w:asciiTheme="minorHAnsi" w:hAnsiTheme="minorHAnsi" w:cstheme="minorHAnsi"/>
          <w:lang w:val="en-IN"/>
        </w:rPr>
        <w:t>Amenos</w:t>
      </w:r>
      <w:proofErr w:type="spellEnd"/>
      <w:r>
        <w:rPr>
          <w:rFonts w:asciiTheme="minorHAnsi" w:hAnsiTheme="minorHAnsi" w:cstheme="minorHAnsi"/>
          <w:lang w:val="en-IN"/>
        </w:rPr>
        <w:t xml:space="preserve"> will send command to Split AC to set the desired temperature or in case of HVAC</w:t>
      </w:r>
      <w:ins w:id="1200" w:author="singh qmax" w:date="2020-07-16T20:41:00Z">
        <w:r w:rsidR="00014792">
          <w:rPr>
            <w:rFonts w:asciiTheme="minorHAnsi" w:hAnsiTheme="minorHAnsi" w:cstheme="minorHAnsi"/>
            <w:lang w:val="en-IN"/>
          </w:rPr>
          <w:t>, it</w:t>
        </w:r>
      </w:ins>
      <w:r>
        <w:rPr>
          <w:rFonts w:asciiTheme="minorHAnsi" w:hAnsiTheme="minorHAnsi" w:cstheme="minorHAnsi"/>
          <w:lang w:val="en-IN"/>
        </w:rPr>
        <w:t xml:space="preserve"> will switch on </w:t>
      </w:r>
      <w:r w:rsidR="00D05A4A">
        <w:rPr>
          <w:rFonts w:asciiTheme="minorHAnsi" w:hAnsiTheme="minorHAnsi" w:cstheme="minorHAnsi"/>
          <w:lang w:val="en-IN"/>
        </w:rPr>
        <w:t>relay</w:t>
      </w:r>
      <w:r>
        <w:rPr>
          <w:rFonts w:asciiTheme="minorHAnsi" w:hAnsiTheme="minorHAnsi" w:cstheme="minorHAnsi"/>
          <w:lang w:val="en-IN"/>
        </w:rPr>
        <w:t xml:space="preserve"> to set the desired temperature. </w:t>
      </w:r>
    </w:p>
    <w:p w14:paraId="2C26E2AD" w14:textId="7C15FC46" w:rsidR="00787AE9" w:rsidRDefault="000E29B6">
      <w:pPr>
        <w:spacing w:line="259" w:lineRule="auto"/>
        <w:ind w:left="720"/>
        <w:rPr>
          <w:rFonts w:asciiTheme="minorHAnsi" w:hAnsiTheme="minorHAnsi" w:cstheme="minorHAnsi"/>
          <w:lang w:val="en-IN"/>
        </w:rPr>
      </w:pPr>
      <w:proofErr w:type="spellStart"/>
      <w:r>
        <w:rPr>
          <w:rFonts w:asciiTheme="minorHAnsi" w:hAnsiTheme="minorHAnsi" w:cstheme="minorHAnsi"/>
          <w:lang w:val="en-IN"/>
        </w:rPr>
        <w:t>Amenos</w:t>
      </w:r>
      <w:proofErr w:type="spellEnd"/>
      <w:r>
        <w:rPr>
          <w:rFonts w:asciiTheme="minorHAnsi" w:hAnsiTheme="minorHAnsi" w:cstheme="minorHAnsi"/>
          <w:lang w:val="en-IN"/>
        </w:rPr>
        <w:t xml:space="preserve"> will also </w:t>
      </w:r>
      <w:r w:rsidR="00626186">
        <w:rPr>
          <w:rFonts w:asciiTheme="minorHAnsi" w:hAnsiTheme="minorHAnsi" w:cstheme="minorHAnsi"/>
          <w:lang w:val="en-IN"/>
        </w:rPr>
        <w:t>send corresponding set temperature to Hub</w:t>
      </w:r>
      <w:r>
        <w:rPr>
          <w:rFonts w:asciiTheme="minorHAnsi" w:hAnsiTheme="minorHAnsi" w:cstheme="minorHAnsi"/>
          <w:lang w:val="en-IN"/>
        </w:rPr>
        <w:t xml:space="preserve"> as an acknowledgement.</w:t>
      </w:r>
    </w:p>
    <w:p w14:paraId="727BF121" w14:textId="3EC22B61" w:rsidR="00B32F07" w:rsidRPr="0011456C" w:rsidRDefault="00B32F07">
      <w:pPr>
        <w:pStyle w:val="Heading4"/>
        <w:rPr>
          <w:lang w:val="en-IN"/>
        </w:rPr>
        <w:pPrChange w:id="1201" w:author="singh qmax" w:date="2020-07-16T17:53:00Z">
          <w:pPr>
            <w:spacing w:line="259" w:lineRule="auto"/>
            <w:ind w:left="720"/>
          </w:pPr>
        </w:pPrChange>
      </w:pPr>
      <w:r w:rsidRPr="00D969A5">
        <w:rPr>
          <w:lang w:val="en-IN"/>
        </w:rPr>
        <w:t>Capacitive Button Lock</w:t>
      </w:r>
    </w:p>
    <w:p w14:paraId="0EF85797" w14:textId="118A7990" w:rsidR="0068422A" w:rsidRDefault="00B32F07" w:rsidP="00D969A5">
      <w:pPr>
        <w:pStyle w:val="TableParagraph"/>
        <w:ind w:left="709"/>
        <w:rPr>
          <w:lang w:val="en-IN"/>
        </w:rPr>
      </w:pPr>
      <w:r>
        <w:rPr>
          <w:b/>
          <w:bCs/>
          <w:lang w:val="en-IN"/>
        </w:rPr>
        <w:tab/>
      </w:r>
      <w:r w:rsidR="00E82A5A" w:rsidRPr="00FD550F">
        <w:rPr>
          <w:rFonts w:asciiTheme="minorHAnsi" w:hAnsiTheme="minorHAnsi" w:cstheme="minorHAnsi"/>
          <w:lang w:val="en-IN"/>
        </w:rPr>
        <w:t>To</w:t>
      </w:r>
      <w:r w:rsidRPr="00D969A5">
        <w:rPr>
          <w:rFonts w:asciiTheme="minorHAnsi" w:hAnsiTheme="minorHAnsi" w:cstheme="minorHAnsi"/>
          <w:lang w:val="en-IN"/>
        </w:rPr>
        <w:t xml:space="preserve"> restrict guests from setting desired temperature especially as per government restriction of Covid19 measures, </w:t>
      </w:r>
      <w:proofErr w:type="spellStart"/>
      <w:r w:rsidRPr="00D969A5">
        <w:rPr>
          <w:rFonts w:asciiTheme="minorHAnsi" w:hAnsiTheme="minorHAnsi" w:cstheme="minorHAnsi"/>
          <w:lang w:val="en-IN"/>
        </w:rPr>
        <w:t>Amenos</w:t>
      </w:r>
      <w:proofErr w:type="spellEnd"/>
      <w:r w:rsidRPr="00D969A5">
        <w:rPr>
          <w:rFonts w:asciiTheme="minorHAnsi" w:hAnsiTheme="minorHAnsi" w:cstheme="minorHAnsi"/>
          <w:lang w:val="en-IN"/>
        </w:rPr>
        <w:t xml:space="preserve"> stops sensing these </w:t>
      </w:r>
      <w:r w:rsidRPr="00D969A5">
        <w:rPr>
          <w:rFonts w:asciiTheme="minorHAnsi" w:hAnsiTheme="minorHAnsi" w:cstheme="minorHAnsi"/>
        </w:rPr>
        <w:t>buttons</w:t>
      </w:r>
      <w:r w:rsidRPr="00D969A5">
        <w:rPr>
          <w:rFonts w:asciiTheme="minorHAnsi" w:hAnsiTheme="minorHAnsi" w:cstheme="minorHAnsi"/>
          <w:lang w:val="en-IN"/>
        </w:rPr>
        <w:t xml:space="preserve"> press. This lock is enabled by packets from hub which can be disabled also by packets from hub.</w:t>
      </w:r>
    </w:p>
    <w:p w14:paraId="079F32B6" w14:textId="01693701" w:rsidR="0068422A" w:rsidRPr="00CE4C01" w:rsidRDefault="00CE4C01" w:rsidP="00D969A5">
      <w:pPr>
        <w:spacing w:line="259" w:lineRule="auto"/>
        <w:rPr>
          <w:lang w:val="en-IN"/>
        </w:rPr>
      </w:pPr>
      <w:r>
        <w:rPr>
          <w:lang w:val="en-IN"/>
        </w:rPr>
        <w:br w:type="page"/>
      </w:r>
    </w:p>
    <w:p w14:paraId="1F3E3EEF" w14:textId="39F22C14" w:rsidR="00A70C6A" w:rsidRPr="00D969A5" w:rsidRDefault="00A70C6A">
      <w:pPr>
        <w:pStyle w:val="Heading3"/>
        <w:rPr>
          <w:lang w:val="en-IN"/>
        </w:rPr>
      </w:pPr>
      <w:bookmarkStart w:id="1202" w:name="_Toc44786587"/>
      <w:bookmarkStart w:id="1203" w:name="_Toc45218186"/>
      <w:bookmarkStart w:id="1204" w:name="_Toc45871395"/>
      <w:bookmarkEnd w:id="1202"/>
      <w:bookmarkEnd w:id="1203"/>
      <w:r w:rsidRPr="0068422A">
        <w:rPr>
          <w:lang w:val="en-IN"/>
        </w:rPr>
        <w:lastRenderedPageBreak/>
        <w:t xml:space="preserve">Temperature </w:t>
      </w:r>
      <w:r w:rsidRPr="00383138">
        <w:t>Sensor</w:t>
      </w:r>
      <w:bookmarkEnd w:id="1204"/>
    </w:p>
    <w:p w14:paraId="1A91CEF7" w14:textId="5F5E93B5" w:rsidR="00AC08C2" w:rsidRDefault="00AC08C2" w:rsidP="00E05378">
      <w:pPr>
        <w:ind w:left="709"/>
        <w:rPr>
          <w:ins w:id="1205" w:author="singh qmax" w:date="2020-07-16T20:37:00Z"/>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Temperature sensor is used in design to read the Ambient Room Temperature. Temperature read from sensor is sent to the hub</w:t>
      </w:r>
      <w:r w:rsidR="003741CD">
        <w:rPr>
          <w:rFonts w:asciiTheme="minorHAnsi" w:eastAsia="SimSun" w:hAnsiTheme="minorHAnsi" w:cstheme="minorHAnsi"/>
          <w:color w:val="000000"/>
          <w:lang w:val="en-IN" w:eastAsia="en-IN"/>
        </w:rPr>
        <w:t xml:space="preserve"> through sensor and health packet</w:t>
      </w:r>
      <w:r>
        <w:rPr>
          <w:rFonts w:asciiTheme="minorHAnsi" w:eastAsia="SimSun" w:hAnsiTheme="minorHAnsi" w:cstheme="minorHAnsi"/>
          <w:color w:val="000000"/>
          <w:lang w:val="en-IN" w:eastAsia="en-IN"/>
        </w:rPr>
        <w:t xml:space="preserve">. Based on </w:t>
      </w:r>
      <w:r w:rsidR="003741CD">
        <w:rPr>
          <w:rFonts w:asciiTheme="minorHAnsi" w:eastAsia="SimSun" w:hAnsiTheme="minorHAnsi" w:cstheme="minorHAnsi"/>
          <w:color w:val="000000"/>
          <w:lang w:val="en-IN" w:eastAsia="en-IN"/>
        </w:rPr>
        <w:t xml:space="preserve">sensed </w:t>
      </w:r>
      <w:r>
        <w:rPr>
          <w:rFonts w:asciiTheme="minorHAnsi" w:eastAsia="SimSun" w:hAnsiTheme="minorHAnsi" w:cstheme="minorHAnsi"/>
          <w:color w:val="000000"/>
          <w:lang w:val="en-IN" w:eastAsia="en-IN"/>
        </w:rPr>
        <w:t xml:space="preserve">temperature, hub </w:t>
      </w:r>
      <w:r w:rsidR="003741CD">
        <w:rPr>
          <w:rFonts w:asciiTheme="minorHAnsi" w:eastAsia="SimSun" w:hAnsiTheme="minorHAnsi" w:cstheme="minorHAnsi"/>
          <w:color w:val="000000"/>
          <w:lang w:val="en-IN" w:eastAsia="en-IN"/>
        </w:rPr>
        <w:t xml:space="preserve">can </w:t>
      </w:r>
      <w:r>
        <w:rPr>
          <w:rFonts w:asciiTheme="minorHAnsi" w:eastAsia="SimSun" w:hAnsiTheme="minorHAnsi" w:cstheme="minorHAnsi"/>
          <w:color w:val="000000"/>
          <w:lang w:val="en-IN" w:eastAsia="en-IN"/>
        </w:rPr>
        <w:t xml:space="preserve">send command to increase/decrease room cooling. </w:t>
      </w:r>
      <w:del w:id="1206" w:author="singh qmax" w:date="2020-07-16T20:45:00Z">
        <w:r w:rsidR="003741CD" w:rsidDel="002B4453">
          <w:rPr>
            <w:rFonts w:asciiTheme="minorHAnsi" w:eastAsia="SimSun" w:hAnsiTheme="minorHAnsi" w:cstheme="minorHAnsi"/>
            <w:color w:val="000000"/>
            <w:lang w:val="en-IN" w:eastAsia="en-IN"/>
          </w:rPr>
          <w:delText xml:space="preserve">As desired, </w:delText>
        </w:r>
      </w:del>
      <w:ins w:id="1207" w:author="singh qmax" w:date="2020-07-16T20:45:00Z">
        <w:r w:rsidR="002B4453">
          <w:rPr>
            <w:rFonts w:asciiTheme="minorHAnsi" w:eastAsia="SimSun" w:hAnsiTheme="minorHAnsi" w:cstheme="minorHAnsi"/>
            <w:color w:val="000000"/>
            <w:lang w:val="en-IN" w:eastAsia="en-IN"/>
          </w:rPr>
          <w:t>T</w:t>
        </w:r>
      </w:ins>
      <w:del w:id="1208" w:author="singh qmax" w:date="2020-07-16T20:45:00Z">
        <w:r w:rsidR="000741EC" w:rsidDel="002B4453">
          <w:rPr>
            <w:rFonts w:asciiTheme="minorHAnsi" w:eastAsia="SimSun" w:hAnsiTheme="minorHAnsi" w:cstheme="minorHAnsi"/>
            <w:color w:val="000000"/>
            <w:lang w:val="en-IN" w:eastAsia="en-IN"/>
          </w:rPr>
          <w:delText>t</w:delText>
        </w:r>
      </w:del>
      <w:r w:rsidR="000741EC">
        <w:rPr>
          <w:rFonts w:asciiTheme="minorHAnsi" w:eastAsia="SimSun" w:hAnsiTheme="minorHAnsi" w:cstheme="minorHAnsi"/>
          <w:color w:val="000000"/>
          <w:lang w:val="en-IN" w:eastAsia="en-IN"/>
        </w:rPr>
        <w:t xml:space="preserve">emperature </w:t>
      </w:r>
      <w:r>
        <w:rPr>
          <w:rFonts w:asciiTheme="minorHAnsi" w:eastAsia="SimSun" w:hAnsiTheme="minorHAnsi" w:cstheme="minorHAnsi"/>
          <w:color w:val="000000"/>
          <w:lang w:val="en-IN" w:eastAsia="en-IN"/>
        </w:rPr>
        <w:t>measurement is available in both Centigrade and Fahrenheit.</w:t>
      </w:r>
    </w:p>
    <w:p w14:paraId="6A618B6D" w14:textId="6F4194B8" w:rsidR="00B512FD" w:rsidRPr="003363AF" w:rsidDel="00AB5C62" w:rsidRDefault="00723882" w:rsidP="00AB5C62">
      <w:pPr>
        <w:pStyle w:val="Heading3"/>
        <w:ind w:left="709"/>
        <w:rPr>
          <w:del w:id="1209" w:author="singh qmax" w:date="2020-07-17T09:46:00Z"/>
          <w:rFonts w:asciiTheme="minorHAnsi" w:eastAsia="SimSun" w:hAnsiTheme="minorHAnsi" w:cstheme="minorHAnsi"/>
          <w:bCs/>
          <w:color w:val="000000"/>
          <w:lang w:val="en-IN" w:eastAsia="en-IN"/>
          <w:rPrChange w:id="1210" w:author="hari prasath" w:date="2020-07-17T13:21:00Z">
            <w:rPr>
              <w:del w:id="1211" w:author="singh qmax" w:date="2020-07-17T09:46:00Z"/>
              <w:rFonts w:asciiTheme="minorHAnsi" w:eastAsia="SimSun" w:hAnsiTheme="minorHAnsi" w:cstheme="minorHAnsi"/>
              <w:color w:val="000000"/>
              <w:lang w:val="en-IN" w:eastAsia="en-IN"/>
            </w:rPr>
          </w:rPrChange>
        </w:rPr>
        <w:pPrChange w:id="1212" w:author="hari prasath" w:date="2020-07-17T13:20:00Z">
          <w:pPr>
            <w:pStyle w:val="Heading3"/>
          </w:pPr>
        </w:pPrChange>
      </w:pPr>
      <w:ins w:id="1213" w:author="singh qmax" w:date="2020-07-17T10:14:00Z">
        <w:r w:rsidRPr="003363AF">
          <w:rPr>
            <w:rFonts w:asciiTheme="minorHAnsi" w:eastAsia="SimSun" w:hAnsiTheme="minorHAnsi" w:cstheme="minorHAnsi"/>
            <w:bCs/>
            <w:color w:val="000000"/>
            <w:lang w:val="en-IN" w:eastAsia="en-IN"/>
            <w:rPrChange w:id="1214" w:author="hari prasath" w:date="2020-07-17T13:21:00Z">
              <w:rPr>
                <w:rFonts w:asciiTheme="minorHAnsi" w:eastAsia="SimSun" w:hAnsiTheme="minorHAnsi" w:cstheme="minorHAnsi"/>
                <w:color w:val="000000"/>
                <w:lang w:val="en-IN" w:eastAsia="en-IN"/>
              </w:rPr>
            </w:rPrChange>
          </w:rPr>
          <w:t>It can measure both positive and negative temperature. Same will be sent to Hub also in health packet.</w:t>
        </w:r>
      </w:ins>
    </w:p>
    <w:p w14:paraId="41F349EF" w14:textId="77777777" w:rsidR="00AB5C62" w:rsidRPr="00AB5C62" w:rsidRDefault="00AB5C62" w:rsidP="00AB5C62">
      <w:pPr>
        <w:ind w:left="709"/>
        <w:rPr>
          <w:ins w:id="1215" w:author="hari prasath" w:date="2020-07-17T13:20:00Z"/>
          <w:lang w:val="en-IN" w:eastAsia="en-IN"/>
          <w:rPrChange w:id="1216" w:author="hari prasath" w:date="2020-07-17T13:20:00Z">
            <w:rPr>
              <w:ins w:id="1217" w:author="hari prasath" w:date="2020-07-17T13:20:00Z"/>
            </w:rPr>
          </w:rPrChange>
        </w:rPr>
        <w:pPrChange w:id="1218" w:author="hari prasath" w:date="2020-07-17T13:20:00Z">
          <w:pPr>
            <w:ind w:left="709"/>
          </w:pPr>
        </w:pPrChange>
      </w:pPr>
    </w:p>
    <w:p w14:paraId="3252DDF9" w14:textId="77777777" w:rsidR="00A70C6A" w:rsidRPr="00E57C74" w:rsidRDefault="00A70C6A" w:rsidP="0042268D">
      <w:pPr>
        <w:pStyle w:val="Heading3"/>
        <w:rPr>
          <w:lang w:val="en-IN"/>
        </w:rPr>
      </w:pPr>
      <w:bookmarkStart w:id="1219" w:name="_Toc44786589"/>
      <w:bookmarkStart w:id="1220" w:name="_Toc45218188"/>
      <w:bookmarkStart w:id="1221" w:name="_Toc44786590"/>
      <w:bookmarkStart w:id="1222" w:name="_Toc45218189"/>
      <w:bookmarkStart w:id="1223" w:name="_Toc45871396"/>
      <w:bookmarkEnd w:id="1219"/>
      <w:bookmarkEnd w:id="1220"/>
      <w:bookmarkEnd w:id="1221"/>
      <w:bookmarkEnd w:id="1222"/>
      <w:r w:rsidRPr="00E57C74">
        <w:rPr>
          <w:lang w:val="en-IN"/>
        </w:rPr>
        <w:t xml:space="preserve">Light </w:t>
      </w:r>
      <w:r w:rsidRPr="00383138">
        <w:t>Sensor</w:t>
      </w:r>
      <w:bookmarkEnd w:id="1223"/>
    </w:p>
    <w:p w14:paraId="361446E8" w14:textId="54FE494F" w:rsidR="00AC08C2" w:rsidRDefault="00AC08C2"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Light Sensor is used for sensing Ambient light which interfaces to the MCU through I2C interface. Based on light intensity, brightness of Dot matrix display can be controlled up to 16 steps.</w:t>
      </w:r>
    </w:p>
    <w:p w14:paraId="3A4F4367" w14:textId="6286A55C" w:rsidR="00542C47" w:rsidRDefault="00542C47"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It is mainly used to detect ambient light and accordingly adjust the brightness of the Dot matrix display to give pleased view.</w:t>
      </w:r>
    </w:p>
    <w:p w14:paraId="62829994" w14:textId="1D38851B" w:rsidR="00542C47" w:rsidRDefault="00542C47"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It may also be used for controlling room lighting in future</w:t>
      </w:r>
      <w:r w:rsidR="00781BD9">
        <w:rPr>
          <w:rFonts w:asciiTheme="minorHAnsi" w:eastAsia="SimSun" w:hAnsiTheme="minorHAnsi" w:cstheme="minorHAnsi"/>
          <w:color w:val="000000"/>
          <w:lang w:val="en-IN" w:eastAsia="en-IN"/>
        </w:rPr>
        <w:t>.</w:t>
      </w:r>
    </w:p>
    <w:p w14:paraId="00DA46E4" w14:textId="77777777" w:rsidR="00A70C6A" w:rsidRPr="00E57C74" w:rsidRDefault="00A70C6A" w:rsidP="0042268D">
      <w:pPr>
        <w:pStyle w:val="Heading3"/>
        <w:rPr>
          <w:lang w:val="en-IN"/>
        </w:rPr>
      </w:pPr>
      <w:bookmarkStart w:id="1224" w:name="_Toc44786592"/>
      <w:bookmarkStart w:id="1225" w:name="_Toc45218191"/>
      <w:bookmarkStart w:id="1226" w:name="_Toc45871397"/>
      <w:bookmarkEnd w:id="1224"/>
      <w:bookmarkEnd w:id="1225"/>
      <w:r w:rsidRPr="00E57C74">
        <w:rPr>
          <w:lang w:val="en-IN"/>
        </w:rPr>
        <w:t>IR Transmitter</w:t>
      </w:r>
      <w:bookmarkEnd w:id="1226"/>
    </w:p>
    <w:p w14:paraId="4B46A512" w14:textId="77777777" w:rsidR="00D855A8" w:rsidRDefault="00D855A8"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 xml:space="preserve">For Split AC Temperature Control, IR transmitters have been used. </w:t>
      </w:r>
    </w:p>
    <w:p w14:paraId="70378731" w14:textId="635CC5B3" w:rsidR="00D855A8" w:rsidRDefault="00D855A8"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These are driven using transistor-based driver.</w:t>
      </w:r>
    </w:p>
    <w:p w14:paraId="1D4A52F9" w14:textId="5285EF96" w:rsidR="00D855A8" w:rsidRDefault="00781BD9" w:rsidP="00D855A8">
      <w:pPr>
        <w:rPr>
          <w:rFonts w:asciiTheme="minorHAnsi" w:eastAsia="SimSun" w:hAnsiTheme="minorHAnsi" w:cstheme="minorHAnsi"/>
          <w:color w:val="000000"/>
          <w:lang w:val="en-IN" w:eastAsia="en-IN"/>
        </w:rPr>
      </w:pPr>
      <w:r>
        <w:rPr>
          <w:noProof/>
        </w:rPr>
        <w:drawing>
          <wp:anchor distT="0" distB="0" distL="114300" distR="114300" simplePos="0" relativeHeight="251628544" behindDoc="1" locked="0" layoutInCell="1" allowOverlap="1" wp14:anchorId="42EE4E82" wp14:editId="0FCEEC45">
            <wp:simplePos x="0" y="0"/>
            <wp:positionH relativeFrom="margin">
              <wp:posOffset>1049655</wp:posOffset>
            </wp:positionH>
            <wp:positionV relativeFrom="paragraph">
              <wp:posOffset>106680</wp:posOffset>
            </wp:positionV>
            <wp:extent cx="4084320" cy="1082040"/>
            <wp:effectExtent l="0" t="0" r="0" b="0"/>
            <wp:wrapTight wrapText="bothSides">
              <wp:wrapPolygon edited="0">
                <wp:start x="0" y="0"/>
                <wp:lineTo x="0" y="20934"/>
                <wp:lineTo x="21415" y="20934"/>
                <wp:lineTo x="214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84320" cy="1082040"/>
                    </a:xfrm>
                    <a:prstGeom prst="rect">
                      <a:avLst/>
                    </a:prstGeom>
                    <a:noFill/>
                  </pic:spPr>
                </pic:pic>
              </a:graphicData>
            </a:graphic>
            <wp14:sizeRelH relativeFrom="margin">
              <wp14:pctWidth>0</wp14:pctWidth>
            </wp14:sizeRelH>
            <wp14:sizeRelV relativeFrom="margin">
              <wp14:pctHeight>0</wp14:pctHeight>
            </wp14:sizeRelV>
          </wp:anchor>
        </w:drawing>
      </w:r>
    </w:p>
    <w:p w14:paraId="475DCAC9" w14:textId="7FF3DC95" w:rsidR="00D855A8" w:rsidRDefault="00D855A8" w:rsidP="00D855A8">
      <w:pPr>
        <w:rPr>
          <w:rFonts w:asciiTheme="minorHAnsi" w:eastAsia="SimSun" w:hAnsiTheme="minorHAnsi" w:cstheme="minorHAnsi"/>
          <w:color w:val="000000"/>
          <w:lang w:val="en-IN" w:eastAsia="en-IN"/>
        </w:rPr>
      </w:pPr>
    </w:p>
    <w:p w14:paraId="743960ED" w14:textId="2F650BE4" w:rsidR="00D855A8" w:rsidRDefault="00D855A8" w:rsidP="00D855A8">
      <w:pPr>
        <w:rPr>
          <w:rFonts w:asciiTheme="minorHAnsi" w:eastAsia="SimSun" w:hAnsiTheme="minorHAnsi" w:cstheme="minorHAnsi"/>
          <w:color w:val="000000"/>
          <w:lang w:val="en-IN" w:eastAsia="en-IN"/>
        </w:rPr>
      </w:pPr>
    </w:p>
    <w:p w14:paraId="5848511E" w14:textId="48245704" w:rsidR="00D855A8" w:rsidRDefault="00D855A8" w:rsidP="00D855A8">
      <w:pPr>
        <w:rPr>
          <w:rFonts w:asciiTheme="minorHAnsi" w:eastAsia="SimSun" w:hAnsiTheme="minorHAnsi" w:cstheme="minorHAnsi"/>
          <w:color w:val="000000"/>
          <w:lang w:val="en-IN" w:eastAsia="en-IN"/>
        </w:rPr>
      </w:pPr>
    </w:p>
    <w:p w14:paraId="6B8FB18D" w14:textId="45134BA7" w:rsidR="00D855A8" w:rsidRDefault="00D855A8" w:rsidP="00D855A8">
      <w:pPr>
        <w:rPr>
          <w:rFonts w:asciiTheme="minorHAnsi" w:eastAsia="SimSun" w:hAnsiTheme="minorHAnsi" w:cstheme="minorHAnsi"/>
          <w:color w:val="000000"/>
          <w:lang w:val="en-IN" w:eastAsia="en-IN"/>
        </w:rPr>
      </w:pPr>
    </w:p>
    <w:p w14:paraId="695CD0D3" w14:textId="437DC8F5" w:rsidR="00D855A8" w:rsidRPr="00E34AB7" w:rsidRDefault="00D855A8" w:rsidP="00E05378">
      <w:pPr>
        <w:ind w:left="709"/>
        <w:rPr>
          <w:rFonts w:asciiTheme="minorHAnsi" w:eastAsia="SimSun" w:hAnsiTheme="minorHAnsi" w:cstheme="minorHAnsi"/>
          <w:color w:val="000000"/>
          <w:lang w:val="en-IN" w:eastAsia="en-IN"/>
        </w:rPr>
      </w:pPr>
      <w:r w:rsidRPr="00E34AB7">
        <w:rPr>
          <w:rFonts w:asciiTheme="minorHAnsi" w:eastAsia="SimSun" w:hAnsiTheme="minorHAnsi" w:cstheme="minorHAnsi"/>
          <w:color w:val="000000"/>
          <w:lang w:val="en-IN" w:eastAsia="en-IN"/>
        </w:rPr>
        <w:t xml:space="preserve">All the IR </w:t>
      </w:r>
      <w:proofErr w:type="spellStart"/>
      <w:r w:rsidRPr="00E34AB7">
        <w:rPr>
          <w:rFonts w:asciiTheme="minorHAnsi" w:eastAsia="SimSun" w:hAnsiTheme="minorHAnsi" w:cstheme="minorHAnsi"/>
          <w:color w:val="000000"/>
          <w:lang w:val="en-IN" w:eastAsia="en-IN"/>
        </w:rPr>
        <w:t>leds</w:t>
      </w:r>
      <w:proofErr w:type="spellEnd"/>
      <w:r w:rsidRPr="00E34AB7">
        <w:rPr>
          <w:rFonts w:asciiTheme="minorHAnsi" w:eastAsia="SimSun" w:hAnsiTheme="minorHAnsi" w:cstheme="minorHAnsi"/>
          <w:color w:val="000000"/>
          <w:lang w:val="en-IN" w:eastAsia="en-IN"/>
        </w:rPr>
        <w:t xml:space="preserve"> are driven from common </w:t>
      </w:r>
      <w:proofErr w:type="spellStart"/>
      <w:r w:rsidRPr="00E34AB7">
        <w:rPr>
          <w:rFonts w:asciiTheme="minorHAnsi" w:eastAsia="SimSun" w:hAnsiTheme="minorHAnsi" w:cstheme="minorHAnsi"/>
          <w:color w:val="000000"/>
          <w:lang w:val="en-IN" w:eastAsia="en-IN"/>
        </w:rPr>
        <w:t>gpio</w:t>
      </w:r>
      <w:proofErr w:type="spellEnd"/>
      <w:r w:rsidRPr="00E34AB7">
        <w:rPr>
          <w:rFonts w:asciiTheme="minorHAnsi" w:eastAsia="SimSun" w:hAnsiTheme="minorHAnsi" w:cstheme="minorHAnsi"/>
          <w:color w:val="000000"/>
          <w:lang w:val="en-IN" w:eastAsia="en-IN"/>
        </w:rPr>
        <w:t xml:space="preserve"> in MCU.</w:t>
      </w:r>
    </w:p>
    <w:p w14:paraId="28C42232" w14:textId="2DA3E01D" w:rsidR="00D855A8" w:rsidRPr="00E34AB7" w:rsidRDefault="00D855A8" w:rsidP="00E05378">
      <w:pPr>
        <w:ind w:left="709"/>
        <w:rPr>
          <w:rFonts w:asciiTheme="minorHAnsi" w:eastAsia="SimSun" w:hAnsiTheme="minorHAnsi" w:cstheme="minorHAnsi"/>
          <w:color w:val="000000"/>
          <w:lang w:val="en-IN" w:eastAsia="en-IN"/>
        </w:rPr>
      </w:pPr>
      <w:r w:rsidRPr="00E34AB7">
        <w:rPr>
          <w:rFonts w:asciiTheme="minorHAnsi" w:eastAsia="SimSun" w:hAnsiTheme="minorHAnsi" w:cstheme="minorHAnsi"/>
          <w:color w:val="000000"/>
          <w:lang w:val="en-IN" w:eastAsia="en-IN"/>
        </w:rPr>
        <w:t xml:space="preserve">Multiple of transmitters on design ensures data to be transmitter in different angles and directions. </w:t>
      </w:r>
    </w:p>
    <w:p w14:paraId="07608F17" w14:textId="033E79F6" w:rsidR="00D855A8" w:rsidRPr="00E34AB7" w:rsidRDefault="00D855A8" w:rsidP="00E05378">
      <w:pPr>
        <w:ind w:left="709"/>
        <w:rPr>
          <w:rFonts w:asciiTheme="minorHAnsi" w:eastAsia="SimSun" w:hAnsiTheme="minorHAnsi" w:cstheme="minorHAnsi"/>
          <w:color w:val="000000"/>
          <w:lang w:val="en-IN" w:eastAsia="en-IN"/>
        </w:rPr>
      </w:pPr>
      <w:r w:rsidRPr="00E34AB7">
        <w:rPr>
          <w:rFonts w:asciiTheme="minorHAnsi" w:eastAsia="SimSun" w:hAnsiTheme="minorHAnsi" w:cstheme="minorHAnsi"/>
          <w:color w:val="000000"/>
          <w:lang w:val="en-IN" w:eastAsia="en-IN"/>
        </w:rPr>
        <w:t>Proper IR filters have been used in design for filtering Spurious emissions.</w:t>
      </w:r>
    </w:p>
    <w:p w14:paraId="4E691F33" w14:textId="3ACF9681" w:rsidR="004A3DA0" w:rsidRPr="002B4453" w:rsidRDefault="00C63956" w:rsidP="00D969A5">
      <w:pPr>
        <w:pStyle w:val="Heading5"/>
        <w:numPr>
          <w:ilvl w:val="0"/>
          <w:numId w:val="0"/>
        </w:numPr>
        <w:ind w:firstLine="709"/>
        <w:rPr>
          <w:rFonts w:eastAsia="SimSun"/>
          <w:sz w:val="24"/>
          <w:szCs w:val="22"/>
          <w:lang w:val="en-IN" w:eastAsia="en-IN"/>
          <w:rPrChange w:id="1227" w:author="singh qmax" w:date="2020-07-16T20:47:00Z">
            <w:rPr>
              <w:rFonts w:eastAsia="SimSun"/>
              <w:lang w:val="en-IN" w:eastAsia="en-IN"/>
            </w:rPr>
          </w:rPrChange>
        </w:rPr>
      </w:pPr>
      <w:r w:rsidRPr="002B4453">
        <w:rPr>
          <w:rFonts w:eastAsia="SimSun" w:cstheme="minorHAnsi"/>
          <w:color w:val="000000"/>
          <w:sz w:val="24"/>
          <w:szCs w:val="22"/>
          <w:lang w:val="en-IN" w:eastAsia="en-IN"/>
          <w:rPrChange w:id="1228" w:author="singh qmax" w:date="2020-07-16T20:47:00Z">
            <w:rPr>
              <w:rFonts w:eastAsia="SimSun" w:cstheme="minorHAnsi"/>
              <w:color w:val="000000"/>
              <w:lang w:val="en-IN" w:eastAsia="en-IN"/>
            </w:rPr>
          </w:rPrChange>
        </w:rPr>
        <w:t>For more details</w:t>
      </w:r>
      <w:r w:rsidR="004A3DA0" w:rsidRPr="002B4453">
        <w:rPr>
          <w:rFonts w:eastAsia="SimSun" w:cstheme="minorHAnsi"/>
          <w:color w:val="000000"/>
          <w:sz w:val="24"/>
          <w:szCs w:val="22"/>
          <w:lang w:val="en-IN" w:eastAsia="en-IN"/>
          <w:rPrChange w:id="1229" w:author="singh qmax" w:date="2020-07-16T20:47:00Z">
            <w:rPr>
              <w:rFonts w:eastAsia="SimSun" w:cstheme="minorHAnsi"/>
              <w:color w:val="000000"/>
              <w:lang w:val="en-IN" w:eastAsia="en-IN"/>
            </w:rPr>
          </w:rPrChange>
        </w:rPr>
        <w:t xml:space="preserve"> on Split AC control</w:t>
      </w:r>
      <w:r w:rsidRPr="002B4453">
        <w:rPr>
          <w:rFonts w:eastAsia="SimSun" w:cstheme="minorHAnsi"/>
          <w:color w:val="000000"/>
          <w:sz w:val="24"/>
          <w:szCs w:val="22"/>
          <w:lang w:val="en-IN" w:eastAsia="en-IN"/>
          <w:rPrChange w:id="1230" w:author="singh qmax" w:date="2020-07-16T20:47:00Z">
            <w:rPr>
              <w:rFonts w:eastAsia="SimSun" w:cstheme="minorHAnsi"/>
              <w:color w:val="000000"/>
              <w:lang w:val="en-IN" w:eastAsia="en-IN"/>
            </w:rPr>
          </w:rPrChange>
        </w:rPr>
        <w:t xml:space="preserve">, </w:t>
      </w:r>
      <w:r w:rsidR="004A3DA0" w:rsidRPr="002B4453">
        <w:rPr>
          <w:rFonts w:eastAsia="SimSun" w:cstheme="minorHAnsi"/>
          <w:color w:val="000000"/>
          <w:sz w:val="24"/>
          <w:szCs w:val="22"/>
          <w:lang w:val="en-IN" w:eastAsia="en-IN"/>
          <w:rPrChange w:id="1231" w:author="singh qmax" w:date="2020-07-16T20:47:00Z">
            <w:rPr>
              <w:rFonts w:eastAsia="SimSun" w:cstheme="minorHAnsi"/>
              <w:color w:val="000000"/>
              <w:lang w:val="en-IN" w:eastAsia="en-IN"/>
            </w:rPr>
          </w:rPrChange>
        </w:rPr>
        <w:t xml:space="preserve">refer section </w:t>
      </w:r>
      <w:r w:rsidR="00D32912" w:rsidRPr="00974219">
        <w:rPr>
          <w:rFonts w:cstheme="minorHAnsi"/>
          <w:sz w:val="24"/>
          <w:szCs w:val="22"/>
          <w:rPrChange w:id="1232" w:author="singh qmax" w:date="2020-07-16T20:57:00Z">
            <w:rPr>
              <w:rFonts w:cstheme="minorHAnsi"/>
            </w:rPr>
          </w:rPrChange>
        </w:rPr>
        <w:fldChar w:fldCharType="begin"/>
      </w:r>
      <w:r w:rsidR="00D32912" w:rsidRPr="00974219">
        <w:rPr>
          <w:rFonts w:eastAsia="SimSun" w:cstheme="minorHAnsi"/>
          <w:sz w:val="24"/>
          <w:szCs w:val="22"/>
          <w:lang w:val="en-IN" w:eastAsia="en-IN"/>
          <w:rPrChange w:id="1233" w:author="singh qmax" w:date="2020-07-16T20:57:00Z">
            <w:rPr>
              <w:rFonts w:eastAsia="SimSun" w:cstheme="minorHAnsi"/>
              <w:color w:val="000000"/>
              <w:lang w:val="en-IN" w:eastAsia="en-IN"/>
            </w:rPr>
          </w:rPrChange>
        </w:rPr>
        <w:instrText xml:space="preserve"> REF _Ref45800561 \r \h </w:instrText>
      </w:r>
      <w:r w:rsidR="00E34AB7" w:rsidRPr="00974219">
        <w:rPr>
          <w:rFonts w:cstheme="minorHAnsi"/>
          <w:sz w:val="24"/>
          <w:szCs w:val="22"/>
          <w:rPrChange w:id="1234" w:author="singh qmax" w:date="2020-07-16T20:57:00Z">
            <w:rPr>
              <w:rFonts w:cstheme="minorHAnsi"/>
            </w:rPr>
          </w:rPrChange>
        </w:rPr>
        <w:instrText xml:space="preserve"> \* MERGEFORMAT </w:instrText>
      </w:r>
      <w:r w:rsidR="00D32912" w:rsidRPr="00974219">
        <w:rPr>
          <w:rFonts w:cstheme="minorHAnsi"/>
          <w:sz w:val="24"/>
          <w:szCs w:val="22"/>
          <w:rPrChange w:id="1235" w:author="singh qmax" w:date="2020-07-16T20:57:00Z">
            <w:rPr>
              <w:rFonts w:cstheme="minorHAnsi"/>
              <w:sz w:val="24"/>
              <w:szCs w:val="22"/>
            </w:rPr>
          </w:rPrChange>
        </w:rPr>
      </w:r>
      <w:r w:rsidR="00D32912" w:rsidRPr="00974219">
        <w:rPr>
          <w:rFonts w:cstheme="minorHAnsi"/>
          <w:sz w:val="24"/>
          <w:szCs w:val="22"/>
          <w:rPrChange w:id="1236" w:author="singh qmax" w:date="2020-07-16T20:57:00Z">
            <w:rPr>
              <w:rFonts w:cstheme="minorHAnsi"/>
            </w:rPr>
          </w:rPrChange>
        </w:rPr>
        <w:fldChar w:fldCharType="separate"/>
      </w:r>
      <w:r w:rsidR="00D32912" w:rsidRPr="00974219">
        <w:rPr>
          <w:rFonts w:eastAsia="SimSun" w:cstheme="minorHAnsi"/>
          <w:sz w:val="24"/>
          <w:szCs w:val="22"/>
          <w:lang w:val="en-IN" w:eastAsia="en-IN"/>
          <w:rPrChange w:id="1237" w:author="singh qmax" w:date="2020-07-16T20:57:00Z">
            <w:rPr>
              <w:rFonts w:eastAsia="SimSun" w:cstheme="minorHAnsi"/>
              <w:color w:val="000000"/>
              <w:lang w:val="en-IN" w:eastAsia="en-IN"/>
            </w:rPr>
          </w:rPrChange>
        </w:rPr>
        <w:t>4.3.3.2.2</w:t>
      </w:r>
      <w:r w:rsidR="00D32912" w:rsidRPr="00974219">
        <w:rPr>
          <w:rFonts w:cstheme="minorHAnsi"/>
          <w:sz w:val="24"/>
          <w:szCs w:val="22"/>
          <w:rPrChange w:id="1238" w:author="singh qmax" w:date="2020-07-16T20:57:00Z">
            <w:rPr>
              <w:rFonts w:cstheme="minorHAnsi"/>
            </w:rPr>
          </w:rPrChange>
        </w:rPr>
        <w:fldChar w:fldCharType="end"/>
      </w:r>
    </w:p>
    <w:p w14:paraId="2C47D33B" w14:textId="5A7F56FF" w:rsidR="004A3DA0" w:rsidRDefault="00E34AB7" w:rsidP="00D969A5">
      <w:pPr>
        <w:spacing w:line="259" w:lineRule="auto"/>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br w:type="page"/>
      </w:r>
    </w:p>
    <w:p w14:paraId="79F72B75" w14:textId="66612428" w:rsidR="00A70C6A" w:rsidRPr="00E57C74" w:rsidRDefault="00A70C6A" w:rsidP="0042268D">
      <w:pPr>
        <w:pStyle w:val="Heading3"/>
        <w:rPr>
          <w:lang w:val="en-IN"/>
        </w:rPr>
      </w:pPr>
      <w:bookmarkStart w:id="1239" w:name="_Toc44786594"/>
      <w:bookmarkStart w:id="1240" w:name="_Toc45218193"/>
      <w:bookmarkStart w:id="1241" w:name="_Toc45871398"/>
      <w:bookmarkEnd w:id="1239"/>
      <w:bookmarkEnd w:id="1240"/>
      <w:r w:rsidRPr="00E57C74">
        <w:rPr>
          <w:lang w:val="en-IN"/>
        </w:rPr>
        <w:lastRenderedPageBreak/>
        <w:t>Relays</w:t>
      </w:r>
      <w:bookmarkEnd w:id="1241"/>
    </w:p>
    <w:p w14:paraId="4F69F21F" w14:textId="77777777" w:rsidR="00D855A8" w:rsidRDefault="00D855A8"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 xml:space="preserve">3 Relays have been used in design to control Fan and Cooling of HVAC system. Each relay is rated at 250V@10A. </w:t>
      </w:r>
    </w:p>
    <w:p w14:paraId="2E7A5C5D" w14:textId="190F88BD" w:rsidR="00D855A8" w:rsidRDefault="00D855A8" w:rsidP="00E05378">
      <w:pPr>
        <w:ind w:left="709"/>
        <w:rPr>
          <w:rFonts w:asciiTheme="minorHAnsi" w:eastAsia="SimSun" w:hAnsiTheme="minorHAnsi" w:cstheme="minorHAnsi"/>
          <w:color w:val="000000"/>
          <w:lang w:val="en-IN" w:eastAsia="en-IN"/>
        </w:rPr>
      </w:pPr>
      <w:r>
        <w:rPr>
          <w:rFonts w:asciiTheme="minorHAnsi" w:eastAsia="SimSun" w:hAnsiTheme="minorHAnsi" w:cstheme="minorHAnsi"/>
          <w:color w:val="000000"/>
          <w:lang w:val="en-IN" w:eastAsia="en-IN"/>
        </w:rPr>
        <w:t xml:space="preserve">Individual transistor </w:t>
      </w:r>
      <w:r w:rsidR="00881FED">
        <w:rPr>
          <w:rFonts w:asciiTheme="minorHAnsi" w:eastAsia="SimSun" w:hAnsiTheme="minorHAnsi" w:cstheme="minorHAnsi"/>
          <w:color w:val="000000"/>
          <w:lang w:val="en-IN" w:eastAsia="en-IN"/>
        </w:rPr>
        <w:t>driver (</w:t>
      </w:r>
      <w:r>
        <w:rPr>
          <w:rFonts w:asciiTheme="minorHAnsi" w:eastAsia="SimSun" w:hAnsiTheme="minorHAnsi" w:cstheme="minorHAnsi"/>
          <w:color w:val="000000"/>
          <w:lang w:val="en-IN" w:eastAsia="en-IN"/>
        </w:rPr>
        <w:t>Darlington pair) has been used for each relay drive.</w:t>
      </w:r>
    </w:p>
    <w:p w14:paraId="2736321B" w14:textId="6B58D22C" w:rsidR="00D855A8" w:rsidRDefault="00D855A8" w:rsidP="00D855A8">
      <w:pPr>
        <w:rPr>
          <w:rFonts w:asciiTheme="minorHAnsi" w:eastAsia="SimSun" w:hAnsiTheme="minorHAnsi" w:cstheme="minorHAnsi"/>
          <w:color w:val="000000"/>
          <w:lang w:val="en-IN" w:eastAsia="en-IN"/>
        </w:rPr>
      </w:pPr>
      <w:r>
        <w:rPr>
          <w:noProof/>
        </w:rPr>
        <w:drawing>
          <wp:anchor distT="0" distB="0" distL="114300" distR="114300" simplePos="0" relativeHeight="251616256" behindDoc="1" locked="0" layoutInCell="1" allowOverlap="1" wp14:anchorId="4957FBF6" wp14:editId="104AC7AB">
            <wp:simplePos x="0" y="0"/>
            <wp:positionH relativeFrom="margin">
              <wp:align>center</wp:align>
            </wp:positionH>
            <wp:positionV relativeFrom="paragraph">
              <wp:posOffset>67945</wp:posOffset>
            </wp:positionV>
            <wp:extent cx="4358640" cy="750570"/>
            <wp:effectExtent l="0" t="0" r="0" b="0"/>
            <wp:wrapTight wrapText="bothSides">
              <wp:wrapPolygon edited="0">
                <wp:start x="0" y="0"/>
                <wp:lineTo x="0" y="20832"/>
                <wp:lineTo x="21524" y="20832"/>
                <wp:lineTo x="2152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8640" cy="750570"/>
                    </a:xfrm>
                    <a:prstGeom prst="rect">
                      <a:avLst/>
                    </a:prstGeom>
                    <a:noFill/>
                  </pic:spPr>
                </pic:pic>
              </a:graphicData>
            </a:graphic>
            <wp14:sizeRelH relativeFrom="margin">
              <wp14:pctWidth>0</wp14:pctWidth>
            </wp14:sizeRelH>
            <wp14:sizeRelV relativeFrom="margin">
              <wp14:pctHeight>0</wp14:pctHeight>
            </wp14:sizeRelV>
          </wp:anchor>
        </w:drawing>
      </w:r>
    </w:p>
    <w:p w14:paraId="652CF2E0" w14:textId="77777777" w:rsidR="00D855A8" w:rsidRDefault="00D855A8" w:rsidP="00D855A8">
      <w:pPr>
        <w:rPr>
          <w:rFonts w:asciiTheme="minorHAnsi" w:eastAsia="SimSun" w:hAnsiTheme="minorHAnsi" w:cstheme="minorHAnsi"/>
          <w:color w:val="000000"/>
          <w:lang w:val="en-IN" w:eastAsia="en-IN"/>
        </w:rPr>
      </w:pPr>
    </w:p>
    <w:p w14:paraId="086E56A4" w14:textId="77777777" w:rsidR="00D855A8" w:rsidRDefault="00D855A8" w:rsidP="00D855A8">
      <w:pPr>
        <w:rPr>
          <w:rFonts w:asciiTheme="minorHAnsi" w:eastAsia="SimSun" w:hAnsiTheme="minorHAnsi" w:cstheme="minorHAnsi"/>
          <w:color w:val="000000"/>
          <w:lang w:val="en-IN" w:eastAsia="en-IN"/>
        </w:rPr>
      </w:pPr>
    </w:p>
    <w:p w14:paraId="0BFE8E33" w14:textId="4983C590" w:rsidR="00D855A8" w:rsidRPr="00E34AB7" w:rsidRDefault="00D855A8" w:rsidP="00E05378">
      <w:pPr>
        <w:ind w:left="709"/>
        <w:jc w:val="both"/>
        <w:rPr>
          <w:rFonts w:asciiTheme="minorHAnsi" w:eastAsia="SimSun" w:hAnsiTheme="minorHAnsi" w:cstheme="minorHAnsi"/>
          <w:color w:val="000000"/>
          <w:lang w:val="en-IN" w:eastAsia="en-IN"/>
        </w:rPr>
      </w:pPr>
      <w:r w:rsidRPr="00E34AB7">
        <w:rPr>
          <w:rFonts w:asciiTheme="minorHAnsi" w:eastAsia="SimSun" w:hAnsiTheme="minorHAnsi" w:cstheme="minorHAnsi"/>
          <w:color w:val="000000"/>
          <w:lang w:val="en-IN" w:eastAsia="en-IN"/>
        </w:rPr>
        <w:t>Relays output are terminated to Terminal Block.</w:t>
      </w:r>
    </w:p>
    <w:p w14:paraId="5A8DEB2B" w14:textId="77777777" w:rsidR="00D855A8" w:rsidRPr="00E34AB7" w:rsidRDefault="00D855A8" w:rsidP="00E05378">
      <w:pPr>
        <w:ind w:left="709"/>
        <w:jc w:val="both"/>
        <w:rPr>
          <w:rFonts w:asciiTheme="minorHAnsi" w:hAnsiTheme="minorHAnsi" w:cstheme="minorHAnsi"/>
          <w:lang w:val="en-IN"/>
        </w:rPr>
      </w:pPr>
      <w:r w:rsidRPr="00E34AB7">
        <w:rPr>
          <w:rFonts w:asciiTheme="minorHAnsi" w:hAnsiTheme="minorHAnsi" w:cstheme="minorHAnsi"/>
          <w:lang w:val="en-IN"/>
        </w:rPr>
        <w:t>Each of the 3 Relay contacts are protected using capacitor.</w:t>
      </w:r>
    </w:p>
    <w:p w14:paraId="1183BD0C" w14:textId="77777777" w:rsidR="00D855A8" w:rsidRPr="00E34AB7" w:rsidRDefault="00D855A8" w:rsidP="00E05378">
      <w:pPr>
        <w:ind w:left="709"/>
        <w:jc w:val="both"/>
        <w:rPr>
          <w:rFonts w:asciiTheme="minorHAnsi" w:hAnsiTheme="minorHAnsi" w:cstheme="minorHAnsi"/>
          <w:lang w:val="en-IN"/>
        </w:rPr>
      </w:pPr>
      <w:r w:rsidRPr="00E34AB7">
        <w:rPr>
          <w:rFonts w:asciiTheme="minorHAnsi" w:hAnsiTheme="minorHAnsi" w:cstheme="minorHAnsi"/>
          <w:lang w:val="en-IN"/>
        </w:rPr>
        <w:t>Depending on the required AC temperature in HVAC system, relays can be turned on and off in software.</w:t>
      </w:r>
    </w:p>
    <w:p w14:paraId="404F4BB9" w14:textId="30738E04" w:rsidR="00042B76" w:rsidRPr="00D969A5" w:rsidRDefault="002C1CD6" w:rsidP="00D969A5">
      <w:pPr>
        <w:rPr>
          <w:rFonts w:asciiTheme="minorHAnsi" w:hAnsiTheme="minorHAnsi" w:cstheme="minorHAnsi"/>
        </w:rPr>
      </w:pPr>
      <w:r w:rsidRPr="00D969A5">
        <w:rPr>
          <w:rFonts w:asciiTheme="minorHAnsi" w:eastAsia="SimSun" w:hAnsiTheme="minorHAnsi" w:cstheme="minorHAnsi"/>
          <w:lang w:val="en-IN" w:eastAsia="en-IN"/>
        </w:rPr>
        <w:tab/>
        <w:t xml:space="preserve">For more details </w:t>
      </w:r>
      <w:r w:rsidR="00781BD9" w:rsidRPr="00D969A5">
        <w:rPr>
          <w:rFonts w:asciiTheme="minorHAnsi" w:eastAsia="SimSun" w:hAnsiTheme="minorHAnsi" w:cstheme="minorHAnsi"/>
          <w:lang w:val="en-IN" w:eastAsia="en-IN"/>
        </w:rPr>
        <w:t xml:space="preserve">on relay operation, </w:t>
      </w:r>
      <w:r w:rsidR="00042B76" w:rsidRPr="00D969A5">
        <w:rPr>
          <w:rFonts w:asciiTheme="minorHAnsi" w:eastAsia="SimSun" w:hAnsiTheme="minorHAnsi" w:cstheme="minorHAnsi"/>
          <w:lang w:val="en-IN" w:eastAsia="en-IN"/>
        </w:rPr>
        <w:t>refer section</w:t>
      </w:r>
      <w:r w:rsidR="00D32912" w:rsidRPr="00D969A5">
        <w:rPr>
          <w:rFonts w:asciiTheme="minorHAnsi" w:eastAsia="SimSun" w:hAnsiTheme="minorHAnsi" w:cstheme="minorHAnsi"/>
          <w:lang w:val="en-IN" w:eastAsia="en-IN"/>
        </w:rPr>
        <w:t xml:space="preserve"> </w:t>
      </w:r>
      <w:r w:rsidR="00D32912" w:rsidRPr="00974219">
        <w:rPr>
          <w:rFonts w:asciiTheme="minorHAnsi" w:eastAsia="SimSun" w:hAnsiTheme="minorHAnsi" w:cstheme="minorHAnsi"/>
          <w:color w:val="215868" w:themeColor="accent5" w:themeShade="80"/>
          <w:lang w:val="en-IN" w:eastAsia="en-IN"/>
          <w:rPrChange w:id="1242" w:author="singh qmax" w:date="2020-07-16T20:57:00Z">
            <w:rPr>
              <w:rFonts w:asciiTheme="minorHAnsi" w:eastAsia="SimSun" w:hAnsiTheme="minorHAnsi" w:cstheme="minorHAnsi"/>
              <w:lang w:val="en-IN" w:eastAsia="en-IN"/>
            </w:rPr>
          </w:rPrChange>
        </w:rPr>
        <w:fldChar w:fldCharType="begin"/>
      </w:r>
      <w:r w:rsidR="00D32912" w:rsidRPr="00974219">
        <w:rPr>
          <w:rFonts w:asciiTheme="minorHAnsi" w:eastAsia="SimSun" w:hAnsiTheme="minorHAnsi" w:cstheme="minorHAnsi"/>
          <w:color w:val="215868" w:themeColor="accent5" w:themeShade="80"/>
          <w:lang w:val="en-IN" w:eastAsia="en-IN"/>
          <w:rPrChange w:id="1243" w:author="singh qmax" w:date="2020-07-16T20:57:00Z">
            <w:rPr>
              <w:rFonts w:asciiTheme="minorHAnsi" w:eastAsia="SimSun" w:hAnsiTheme="minorHAnsi" w:cstheme="minorHAnsi"/>
              <w:lang w:val="en-IN" w:eastAsia="en-IN"/>
            </w:rPr>
          </w:rPrChange>
        </w:rPr>
        <w:instrText xml:space="preserve"> REF _Ref45800615 \r \h </w:instrText>
      </w:r>
      <w:r w:rsidR="00E34AB7" w:rsidRPr="00974219">
        <w:rPr>
          <w:rFonts w:asciiTheme="minorHAnsi" w:eastAsia="SimSun" w:hAnsiTheme="minorHAnsi" w:cstheme="minorHAnsi"/>
          <w:color w:val="215868" w:themeColor="accent5" w:themeShade="80"/>
          <w:lang w:val="en-IN" w:eastAsia="en-IN"/>
          <w:rPrChange w:id="1244" w:author="singh qmax" w:date="2020-07-16T20:57:00Z">
            <w:rPr>
              <w:rFonts w:asciiTheme="minorHAnsi" w:eastAsia="SimSun" w:hAnsiTheme="minorHAnsi" w:cstheme="minorHAnsi"/>
              <w:lang w:val="en-IN" w:eastAsia="en-IN"/>
            </w:rPr>
          </w:rPrChange>
        </w:rPr>
        <w:instrText xml:space="preserve"> \* MERGEFORMAT </w:instrText>
      </w:r>
      <w:r w:rsidR="00D32912" w:rsidRPr="00974219">
        <w:rPr>
          <w:rFonts w:asciiTheme="minorHAnsi" w:eastAsia="SimSun" w:hAnsiTheme="minorHAnsi" w:cstheme="minorHAnsi"/>
          <w:color w:val="215868" w:themeColor="accent5" w:themeShade="80"/>
          <w:lang w:val="en-IN" w:eastAsia="en-IN"/>
          <w:rPrChange w:id="1245" w:author="singh qmax" w:date="2020-07-16T20:57:00Z">
            <w:rPr>
              <w:rFonts w:asciiTheme="minorHAnsi" w:eastAsia="SimSun" w:hAnsiTheme="minorHAnsi" w:cstheme="minorHAnsi"/>
              <w:color w:val="215868" w:themeColor="accent5" w:themeShade="80"/>
              <w:lang w:val="en-IN" w:eastAsia="en-IN"/>
            </w:rPr>
          </w:rPrChange>
        </w:rPr>
      </w:r>
      <w:r w:rsidR="00D32912" w:rsidRPr="00974219">
        <w:rPr>
          <w:rFonts w:asciiTheme="minorHAnsi" w:eastAsia="SimSun" w:hAnsiTheme="minorHAnsi" w:cstheme="minorHAnsi"/>
          <w:color w:val="215868" w:themeColor="accent5" w:themeShade="80"/>
          <w:lang w:val="en-IN" w:eastAsia="en-IN"/>
          <w:rPrChange w:id="1246" w:author="singh qmax" w:date="2020-07-16T20:57:00Z">
            <w:rPr>
              <w:rFonts w:asciiTheme="minorHAnsi" w:eastAsia="SimSun" w:hAnsiTheme="minorHAnsi" w:cstheme="minorHAnsi"/>
              <w:lang w:val="en-IN" w:eastAsia="en-IN"/>
            </w:rPr>
          </w:rPrChange>
        </w:rPr>
        <w:fldChar w:fldCharType="separate"/>
      </w:r>
      <w:r w:rsidR="00D32912" w:rsidRPr="00974219">
        <w:rPr>
          <w:rFonts w:asciiTheme="minorHAnsi" w:eastAsia="SimSun" w:hAnsiTheme="minorHAnsi" w:cstheme="minorHAnsi"/>
          <w:color w:val="215868" w:themeColor="accent5" w:themeShade="80"/>
          <w:lang w:val="en-IN" w:eastAsia="en-IN"/>
          <w:rPrChange w:id="1247" w:author="singh qmax" w:date="2020-07-16T20:57:00Z">
            <w:rPr>
              <w:rFonts w:asciiTheme="minorHAnsi" w:eastAsia="SimSun" w:hAnsiTheme="minorHAnsi" w:cstheme="minorHAnsi"/>
              <w:lang w:val="en-IN" w:eastAsia="en-IN"/>
            </w:rPr>
          </w:rPrChange>
        </w:rPr>
        <w:t>4.3.3.2.1</w:t>
      </w:r>
      <w:r w:rsidR="00D32912" w:rsidRPr="00974219">
        <w:rPr>
          <w:rFonts w:asciiTheme="minorHAnsi" w:eastAsia="SimSun" w:hAnsiTheme="minorHAnsi" w:cstheme="minorHAnsi"/>
          <w:color w:val="215868" w:themeColor="accent5" w:themeShade="80"/>
          <w:lang w:val="en-IN" w:eastAsia="en-IN"/>
          <w:rPrChange w:id="1248" w:author="singh qmax" w:date="2020-07-16T20:57:00Z">
            <w:rPr>
              <w:rFonts w:asciiTheme="minorHAnsi" w:eastAsia="SimSun" w:hAnsiTheme="minorHAnsi" w:cstheme="minorHAnsi"/>
              <w:lang w:val="en-IN" w:eastAsia="en-IN"/>
            </w:rPr>
          </w:rPrChange>
        </w:rPr>
        <w:fldChar w:fldCharType="end"/>
      </w:r>
      <w:commentRangeStart w:id="1249"/>
      <w:commentRangeEnd w:id="1249"/>
      <w:r w:rsidR="000741EC" w:rsidRPr="00974219">
        <w:rPr>
          <w:rStyle w:val="CommentReference"/>
          <w:rFonts w:ascii="Calibri" w:hAnsi="Calibri"/>
          <w:color w:val="215868" w:themeColor="accent5" w:themeShade="80"/>
          <w:rPrChange w:id="1250" w:author="singh qmax" w:date="2020-07-16T20:57:00Z">
            <w:rPr>
              <w:rStyle w:val="CommentReference"/>
              <w:rFonts w:ascii="Calibri" w:hAnsi="Calibri"/>
            </w:rPr>
          </w:rPrChange>
        </w:rPr>
        <w:commentReference w:id="1249"/>
      </w:r>
    </w:p>
    <w:p w14:paraId="4D22E066" w14:textId="77777777" w:rsidR="00A70C6A" w:rsidRPr="00E57C74" w:rsidRDefault="00A70C6A" w:rsidP="0042268D">
      <w:pPr>
        <w:pStyle w:val="Heading3"/>
        <w:rPr>
          <w:lang w:val="en-IN"/>
        </w:rPr>
      </w:pPr>
      <w:bookmarkStart w:id="1251" w:name="_Toc45807836"/>
      <w:bookmarkStart w:id="1252" w:name="_Toc45811042"/>
      <w:bookmarkStart w:id="1253" w:name="_Toc45813084"/>
      <w:bookmarkStart w:id="1254" w:name="_Toc44786596"/>
      <w:bookmarkStart w:id="1255" w:name="_Toc45218195"/>
      <w:bookmarkStart w:id="1256" w:name="_Toc45871399"/>
      <w:bookmarkEnd w:id="1251"/>
      <w:bookmarkEnd w:id="1252"/>
      <w:bookmarkEnd w:id="1253"/>
      <w:bookmarkEnd w:id="1254"/>
      <w:bookmarkEnd w:id="1255"/>
      <w:r w:rsidRPr="00E57C74">
        <w:rPr>
          <w:lang w:val="en-IN"/>
        </w:rPr>
        <w:t>Buzzer</w:t>
      </w:r>
      <w:bookmarkEnd w:id="1256"/>
    </w:p>
    <w:p w14:paraId="4E078704" w14:textId="441B7231" w:rsidR="00A70C6A" w:rsidRDefault="00A70C6A" w:rsidP="00A13ECC">
      <w:pPr>
        <w:spacing w:line="240" w:lineRule="auto"/>
        <w:ind w:left="709"/>
        <w:jc w:val="both"/>
        <w:rPr>
          <w:rFonts w:asciiTheme="minorHAnsi" w:hAnsiTheme="minorHAnsi" w:cstheme="minorHAnsi"/>
          <w:lang w:val="en-IN"/>
        </w:rPr>
      </w:pPr>
      <w:r w:rsidRPr="00E57C74">
        <w:rPr>
          <w:rFonts w:asciiTheme="minorHAnsi" w:hAnsiTheme="minorHAnsi" w:cstheme="minorHAnsi"/>
          <w:lang w:val="en-IN"/>
        </w:rPr>
        <w:t>Buzzer has been added to the design for Alarm as well as capacitive button press confirmation.</w:t>
      </w:r>
    </w:p>
    <w:p w14:paraId="31213D6F" w14:textId="77777777" w:rsidR="00D855A8" w:rsidRDefault="00D855A8" w:rsidP="00E05378">
      <w:pPr>
        <w:ind w:left="709"/>
        <w:jc w:val="both"/>
        <w:rPr>
          <w:rFonts w:asciiTheme="minorHAnsi" w:hAnsiTheme="minorHAnsi" w:cstheme="minorHAnsi"/>
          <w:lang w:val="en-IN"/>
        </w:rPr>
      </w:pPr>
      <w:r>
        <w:rPr>
          <w:rFonts w:asciiTheme="minorHAnsi" w:hAnsiTheme="minorHAnsi" w:cstheme="minorHAnsi"/>
          <w:lang w:val="en-IN"/>
        </w:rPr>
        <w:t>Transistor driver is used for driving the buzzer.</w:t>
      </w:r>
    </w:p>
    <w:p w14:paraId="633E9C8B" w14:textId="7742B06E" w:rsidR="00D855A8" w:rsidRDefault="00D855A8" w:rsidP="00D855A8">
      <w:pPr>
        <w:jc w:val="both"/>
        <w:rPr>
          <w:rFonts w:asciiTheme="minorHAnsi" w:hAnsiTheme="minorHAnsi" w:cstheme="minorHAnsi"/>
          <w:lang w:val="en-IN"/>
        </w:rPr>
      </w:pPr>
      <w:r>
        <w:rPr>
          <w:noProof/>
        </w:rPr>
        <w:drawing>
          <wp:anchor distT="0" distB="0" distL="114300" distR="114300" simplePos="0" relativeHeight="251617280" behindDoc="1" locked="0" layoutInCell="1" allowOverlap="1" wp14:anchorId="0DCDF449" wp14:editId="1FDAB23B">
            <wp:simplePos x="0" y="0"/>
            <wp:positionH relativeFrom="margin">
              <wp:align>center</wp:align>
            </wp:positionH>
            <wp:positionV relativeFrom="paragraph">
              <wp:posOffset>10160</wp:posOffset>
            </wp:positionV>
            <wp:extent cx="4455160" cy="692150"/>
            <wp:effectExtent l="0" t="0" r="0" b="0"/>
            <wp:wrapTight wrapText="bothSides">
              <wp:wrapPolygon edited="0">
                <wp:start x="0" y="0"/>
                <wp:lineTo x="0" y="20807"/>
                <wp:lineTo x="21520" y="20807"/>
                <wp:lineTo x="2152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5160" cy="692150"/>
                    </a:xfrm>
                    <a:prstGeom prst="rect">
                      <a:avLst/>
                    </a:prstGeom>
                    <a:noFill/>
                  </pic:spPr>
                </pic:pic>
              </a:graphicData>
            </a:graphic>
            <wp14:sizeRelH relativeFrom="margin">
              <wp14:pctWidth>0</wp14:pctWidth>
            </wp14:sizeRelH>
            <wp14:sizeRelV relativeFrom="margin">
              <wp14:pctHeight>0</wp14:pctHeight>
            </wp14:sizeRelV>
          </wp:anchor>
        </w:drawing>
      </w:r>
    </w:p>
    <w:p w14:paraId="6BF8968B" w14:textId="77777777" w:rsidR="00D855A8" w:rsidRDefault="00D855A8" w:rsidP="00A13ECC">
      <w:pPr>
        <w:spacing w:line="240" w:lineRule="auto"/>
        <w:ind w:left="709"/>
        <w:jc w:val="both"/>
        <w:rPr>
          <w:rFonts w:asciiTheme="minorHAnsi" w:hAnsiTheme="minorHAnsi" w:cstheme="minorHAnsi"/>
          <w:lang w:val="en-IN"/>
        </w:rPr>
      </w:pPr>
    </w:p>
    <w:p w14:paraId="589D38BB" w14:textId="77777777" w:rsidR="00AE6CDB" w:rsidRDefault="00AE6CDB">
      <w:pPr>
        <w:spacing w:line="259" w:lineRule="auto"/>
        <w:rPr>
          <w:lang w:val="en-IN"/>
        </w:rPr>
      </w:pPr>
      <w:bookmarkStart w:id="1257" w:name="_Toc43309567"/>
      <w:r>
        <w:rPr>
          <w:lang w:val="en-IN"/>
        </w:rPr>
        <w:tab/>
      </w:r>
    </w:p>
    <w:p w14:paraId="41F588FF" w14:textId="03956440" w:rsidR="00AE6CDB" w:rsidRPr="00D969A5" w:rsidRDefault="00AE6CDB" w:rsidP="00D969A5">
      <w:pPr>
        <w:spacing w:line="259" w:lineRule="auto"/>
        <w:ind w:firstLine="709"/>
        <w:rPr>
          <w:rFonts w:ascii="Calibri Light" w:hAnsi="Calibri Light" w:cs="Calibri Light"/>
          <w:b/>
          <w:bCs/>
          <w:lang w:val="en-IN"/>
        </w:rPr>
      </w:pPr>
      <w:r w:rsidRPr="00D969A5">
        <w:rPr>
          <w:rFonts w:ascii="Calibri Light" w:hAnsi="Calibri Light" w:cs="Calibri Light"/>
          <w:b/>
          <w:bCs/>
          <w:lang w:val="en-IN"/>
        </w:rPr>
        <w:t>Use Cases</w:t>
      </w:r>
    </w:p>
    <w:p w14:paraId="4A41B6DF" w14:textId="77777777" w:rsidR="00AE6CDB" w:rsidRPr="00D969A5" w:rsidRDefault="00AE6CDB" w:rsidP="00D969A5">
      <w:pPr>
        <w:pStyle w:val="ListParagraph"/>
        <w:numPr>
          <w:ilvl w:val="0"/>
          <w:numId w:val="67"/>
        </w:numPr>
        <w:spacing w:line="259" w:lineRule="auto"/>
        <w:ind w:left="709"/>
        <w:rPr>
          <w:lang w:val="en-IN"/>
        </w:rPr>
      </w:pPr>
      <w:r w:rsidRPr="00D969A5">
        <w:rPr>
          <w:rFonts w:asciiTheme="minorHAnsi" w:hAnsiTheme="minorHAnsi" w:cstheme="minorHAnsi"/>
          <w:lang w:val="en-IN"/>
        </w:rPr>
        <w:t>Buzzer alarm can be used for multiple case like when capacitive up/down button is pressed, it will raise single beep to acknowledge that switch has been pressed</w:t>
      </w:r>
    </w:p>
    <w:p w14:paraId="05F30832" w14:textId="1DC0DFF4" w:rsidR="00D855A8" w:rsidRPr="00F91993" w:rsidRDefault="00AE6CDB" w:rsidP="00D969A5">
      <w:pPr>
        <w:pStyle w:val="ListParagraph"/>
        <w:numPr>
          <w:ilvl w:val="0"/>
          <w:numId w:val="67"/>
        </w:numPr>
        <w:spacing w:line="259" w:lineRule="auto"/>
        <w:ind w:left="709"/>
        <w:rPr>
          <w:lang w:val="en-IN"/>
        </w:rPr>
      </w:pPr>
      <w:r w:rsidRPr="00D969A5">
        <w:rPr>
          <w:rFonts w:asciiTheme="minorHAnsi" w:hAnsiTheme="minorHAnsi" w:cstheme="minorHAnsi"/>
          <w:lang w:val="en-IN"/>
        </w:rPr>
        <w:t>It can also be used in case of over-temperature. If over temperature occurs, it will raise alarm with 1sec ON/OFF cycle</w:t>
      </w:r>
      <w:r w:rsidR="00F91993">
        <w:rPr>
          <w:rFonts w:asciiTheme="minorHAnsi" w:hAnsiTheme="minorHAnsi" w:cstheme="minorHAnsi"/>
          <w:lang w:val="en-IN"/>
        </w:rPr>
        <w:t xml:space="preserve"> for</w:t>
      </w:r>
      <w:r w:rsidRPr="00D969A5">
        <w:rPr>
          <w:rFonts w:asciiTheme="minorHAnsi" w:hAnsiTheme="minorHAnsi" w:cstheme="minorHAnsi"/>
          <w:lang w:val="en-IN"/>
        </w:rPr>
        <w:t xml:space="preserve"> 10 beeps.</w:t>
      </w:r>
    </w:p>
    <w:p w14:paraId="21B0E0B7" w14:textId="547775E7" w:rsidR="00971CFC" w:rsidRDefault="00971CFC" w:rsidP="00971CFC">
      <w:pPr>
        <w:pStyle w:val="Heading3"/>
        <w:rPr>
          <w:lang w:val="en-IN"/>
        </w:rPr>
      </w:pPr>
      <w:bookmarkStart w:id="1258" w:name="_Toc45807838"/>
      <w:bookmarkStart w:id="1259" w:name="_Toc45811044"/>
      <w:bookmarkStart w:id="1260" w:name="_Toc45813086"/>
      <w:bookmarkStart w:id="1261" w:name="_Toc45807839"/>
      <w:bookmarkStart w:id="1262" w:name="_Toc45811045"/>
      <w:bookmarkStart w:id="1263" w:name="_Toc45813087"/>
      <w:bookmarkStart w:id="1264" w:name="_Toc45871400"/>
      <w:bookmarkEnd w:id="1258"/>
      <w:bookmarkEnd w:id="1259"/>
      <w:bookmarkEnd w:id="1260"/>
      <w:bookmarkEnd w:id="1261"/>
      <w:bookmarkEnd w:id="1262"/>
      <w:bookmarkEnd w:id="1263"/>
      <w:r>
        <w:rPr>
          <w:lang w:val="en-IN"/>
        </w:rPr>
        <w:t>WDT</w:t>
      </w:r>
      <w:bookmarkEnd w:id="1257"/>
      <w:bookmarkEnd w:id="1264"/>
    </w:p>
    <w:p w14:paraId="49AD97E6" w14:textId="7B96FCA3" w:rsidR="00D855A8" w:rsidRPr="00E05378" w:rsidRDefault="00D855A8" w:rsidP="00E05378">
      <w:pPr>
        <w:ind w:left="709"/>
        <w:rPr>
          <w:rFonts w:asciiTheme="minorHAnsi" w:hAnsiTheme="minorHAnsi" w:cstheme="minorHAnsi"/>
        </w:rPr>
      </w:pPr>
      <w:r w:rsidRPr="00E05378">
        <w:rPr>
          <w:rFonts w:asciiTheme="minorHAnsi" w:hAnsiTheme="minorHAnsi" w:cstheme="minorHAnsi"/>
        </w:rPr>
        <w:t xml:space="preserve">Watchdog timer has been added to reset the MCU in case of malfunctioning or MCU getting non-responsive for </w:t>
      </w:r>
      <w:r w:rsidR="00F27D82">
        <w:rPr>
          <w:rFonts w:asciiTheme="minorHAnsi" w:hAnsiTheme="minorHAnsi" w:cstheme="minorHAnsi"/>
        </w:rPr>
        <w:t xml:space="preserve">more than </w:t>
      </w:r>
      <w:r w:rsidRPr="00E05378">
        <w:rPr>
          <w:rFonts w:asciiTheme="minorHAnsi" w:hAnsiTheme="minorHAnsi" w:cstheme="minorHAnsi"/>
        </w:rPr>
        <w:t xml:space="preserve">specified amount of time (set in hardware). </w:t>
      </w:r>
    </w:p>
    <w:p w14:paraId="23A92607" w14:textId="3E8561AD" w:rsidR="00D855A8" w:rsidRPr="00E05378" w:rsidRDefault="00D855A8" w:rsidP="00E05378">
      <w:pPr>
        <w:ind w:left="709"/>
        <w:rPr>
          <w:rFonts w:asciiTheme="minorHAnsi" w:hAnsiTheme="minorHAnsi" w:cstheme="minorHAnsi"/>
        </w:rPr>
      </w:pPr>
      <w:r w:rsidRPr="00E05378">
        <w:rPr>
          <w:rFonts w:asciiTheme="minorHAnsi" w:hAnsiTheme="minorHAnsi" w:cstheme="minorHAnsi"/>
        </w:rPr>
        <w:t xml:space="preserve">Watchdog timing is set in hardware through single resistor. Watchdog reset is connected to MCU reset </w:t>
      </w:r>
      <w:r w:rsidR="00F27D82">
        <w:rPr>
          <w:rFonts w:asciiTheme="minorHAnsi" w:hAnsiTheme="minorHAnsi" w:cstheme="minorHAnsi"/>
        </w:rPr>
        <w:t xml:space="preserve">pin which means it will reset </w:t>
      </w:r>
      <w:r w:rsidR="001D6BFC">
        <w:rPr>
          <w:rFonts w:asciiTheme="minorHAnsi" w:hAnsiTheme="minorHAnsi" w:cstheme="minorHAnsi"/>
        </w:rPr>
        <w:t xml:space="preserve">the MCU </w:t>
      </w:r>
      <w:r w:rsidR="000741EC">
        <w:rPr>
          <w:rFonts w:asciiTheme="minorHAnsi" w:hAnsiTheme="minorHAnsi" w:cstheme="minorHAnsi"/>
        </w:rPr>
        <w:t>once watchdog</w:t>
      </w:r>
      <w:r w:rsidR="001D6BFC">
        <w:rPr>
          <w:rFonts w:asciiTheme="minorHAnsi" w:hAnsiTheme="minorHAnsi" w:cstheme="minorHAnsi"/>
        </w:rPr>
        <w:t xml:space="preserve"> timer expires</w:t>
      </w:r>
      <w:r w:rsidRPr="00E05378">
        <w:rPr>
          <w:rFonts w:asciiTheme="minorHAnsi" w:hAnsiTheme="minorHAnsi" w:cstheme="minorHAnsi"/>
        </w:rPr>
        <w:t>.</w:t>
      </w:r>
    </w:p>
    <w:p w14:paraId="2B249B5C" w14:textId="0189D71E" w:rsidR="00D855A8" w:rsidRPr="00E05378" w:rsidRDefault="00D855A8" w:rsidP="00E05378">
      <w:pPr>
        <w:ind w:left="709"/>
        <w:rPr>
          <w:rFonts w:asciiTheme="minorHAnsi" w:hAnsiTheme="minorHAnsi" w:cstheme="minorHAnsi"/>
        </w:rPr>
      </w:pPr>
      <w:r w:rsidRPr="00E05378">
        <w:rPr>
          <w:rFonts w:asciiTheme="minorHAnsi" w:hAnsiTheme="minorHAnsi" w:cstheme="minorHAnsi"/>
        </w:rPr>
        <w:t>To avoid resetting the MCU, watchdog must be cleared in specified window through MCU GPIO</w:t>
      </w:r>
      <w:r w:rsidR="001D6BFC">
        <w:rPr>
          <w:rFonts w:asciiTheme="minorHAnsi" w:hAnsiTheme="minorHAnsi" w:cstheme="minorHAnsi"/>
        </w:rPr>
        <w:t xml:space="preserve"> at regular interval</w:t>
      </w:r>
      <w:r w:rsidRPr="00E05378">
        <w:rPr>
          <w:rFonts w:asciiTheme="minorHAnsi" w:hAnsiTheme="minorHAnsi" w:cstheme="minorHAnsi"/>
        </w:rPr>
        <w:t>.</w:t>
      </w:r>
    </w:p>
    <w:p w14:paraId="141BDCBA" w14:textId="71F5E299" w:rsidR="004311B6" w:rsidRDefault="004311B6" w:rsidP="00E05378">
      <w:pPr>
        <w:pStyle w:val="Heading3"/>
        <w:rPr>
          <w:rFonts w:eastAsia="SimSun"/>
          <w:lang w:val="en-IN" w:eastAsia="en-IN"/>
        </w:rPr>
      </w:pPr>
      <w:bookmarkStart w:id="1265" w:name="_Toc44786599"/>
      <w:bookmarkStart w:id="1266" w:name="_Toc45218198"/>
      <w:bookmarkStart w:id="1267" w:name="_Toc43839046"/>
      <w:bookmarkEnd w:id="1265"/>
      <w:bookmarkEnd w:id="1266"/>
      <w:r>
        <w:rPr>
          <w:rFonts w:eastAsia="SimSun"/>
          <w:lang w:val="en-IN" w:eastAsia="en-IN"/>
        </w:rPr>
        <w:lastRenderedPageBreak/>
        <w:t xml:space="preserve"> </w:t>
      </w:r>
      <w:bookmarkStart w:id="1268" w:name="_Toc45871401"/>
      <w:r>
        <w:rPr>
          <w:rFonts w:eastAsia="SimSun"/>
          <w:lang w:val="en-IN" w:eastAsia="en-IN"/>
        </w:rPr>
        <w:t xml:space="preserve">ETRX357HR Zigbee </w:t>
      </w:r>
      <w:r>
        <w:rPr>
          <w:rFonts w:eastAsia="SimSun"/>
        </w:rPr>
        <w:t>Module</w:t>
      </w:r>
      <w:r>
        <w:rPr>
          <w:rFonts w:eastAsia="SimSun"/>
          <w:lang w:val="en-IN" w:eastAsia="en-IN"/>
        </w:rPr>
        <w:t xml:space="preserve"> for lighting control and dimming</w:t>
      </w:r>
      <w:bookmarkEnd w:id="1267"/>
      <w:bookmarkEnd w:id="1268"/>
    </w:p>
    <w:p w14:paraId="0BEF8412" w14:textId="72F72BD8" w:rsidR="004311B6" w:rsidRDefault="004311B6" w:rsidP="00E05378">
      <w:pPr>
        <w:ind w:left="709"/>
        <w:rPr>
          <w:rFonts w:asciiTheme="minorHAnsi" w:hAnsiTheme="minorHAnsi" w:cstheme="minorHAnsi"/>
          <w:lang w:val="en-IN" w:eastAsia="en-IN"/>
        </w:rPr>
      </w:pPr>
      <w:del w:id="1269" w:author="singh qmax" w:date="2020-07-17T00:19:00Z">
        <w:r w:rsidDel="00FF6AD8">
          <w:rPr>
            <w:rFonts w:asciiTheme="minorHAnsi" w:hAnsiTheme="minorHAnsi" w:cstheme="minorHAnsi"/>
            <w:lang w:val="en-IN" w:eastAsia="en-IN"/>
          </w:rPr>
          <w:delText>AMENOS</w:delText>
        </w:r>
      </w:del>
      <w:proofErr w:type="spellStart"/>
      <w:ins w:id="1270" w:author="singh qmax" w:date="2020-07-17T00:19:00Z">
        <w:r w:rsidR="00FF6AD8">
          <w:rPr>
            <w:rFonts w:asciiTheme="minorHAnsi" w:hAnsiTheme="minorHAnsi" w:cstheme="minorHAnsi"/>
            <w:lang w:val="en-IN" w:eastAsia="en-IN"/>
          </w:rPr>
          <w:t>Amenos</w:t>
        </w:r>
      </w:ins>
      <w:proofErr w:type="spellEnd"/>
      <w:r>
        <w:rPr>
          <w:rFonts w:asciiTheme="minorHAnsi" w:hAnsiTheme="minorHAnsi" w:cstheme="minorHAnsi"/>
          <w:lang w:val="en-IN" w:eastAsia="en-IN"/>
        </w:rPr>
        <w:t xml:space="preserve"> can control Zigbee Certified lights. It can do ON/OFF control as well as Colour control. For this purpose, </w:t>
      </w:r>
      <w:del w:id="1271" w:author="singh qmax" w:date="2020-07-17T00:19:00Z">
        <w:r w:rsidDel="00FF6AD8">
          <w:rPr>
            <w:rFonts w:asciiTheme="minorHAnsi" w:hAnsiTheme="minorHAnsi" w:cstheme="minorHAnsi"/>
            <w:lang w:val="en-IN" w:eastAsia="en-IN"/>
          </w:rPr>
          <w:delText>AMENOS</w:delText>
        </w:r>
      </w:del>
      <w:proofErr w:type="spellStart"/>
      <w:ins w:id="1272" w:author="singh qmax" w:date="2020-07-17T00:19:00Z">
        <w:r w:rsidR="00FF6AD8">
          <w:rPr>
            <w:rFonts w:asciiTheme="minorHAnsi" w:hAnsiTheme="minorHAnsi" w:cstheme="minorHAnsi"/>
            <w:lang w:val="en-IN" w:eastAsia="en-IN"/>
          </w:rPr>
          <w:t>Amenos</w:t>
        </w:r>
      </w:ins>
      <w:proofErr w:type="spellEnd"/>
      <w:r>
        <w:rPr>
          <w:rFonts w:asciiTheme="minorHAnsi" w:hAnsiTheme="minorHAnsi" w:cstheme="minorHAnsi"/>
          <w:lang w:val="en-IN" w:eastAsia="en-IN"/>
        </w:rPr>
        <w:t xml:space="preserve"> interfaces FCC Certified Zigbee module which are based on readymade AT commands. As these are AT commands based, complex firmware need not be developed for this. </w:t>
      </w:r>
    </w:p>
    <w:p w14:paraId="5E343F23" w14:textId="25E52BDD" w:rsidR="001D6BFC" w:rsidRDefault="001D6BFC" w:rsidP="00E05378">
      <w:pPr>
        <w:ind w:left="709"/>
        <w:rPr>
          <w:rFonts w:asciiTheme="minorHAnsi" w:hAnsiTheme="minorHAnsi" w:cstheme="minorHAnsi"/>
          <w:lang w:val="en-IN" w:eastAsia="en-IN"/>
        </w:rPr>
      </w:pPr>
      <w:r>
        <w:rPr>
          <w:rFonts w:asciiTheme="minorHAnsi" w:hAnsiTheme="minorHAnsi" w:cstheme="minorHAnsi"/>
          <w:lang w:val="en-IN" w:eastAsia="en-IN"/>
        </w:rPr>
        <w:t>For more details on lighting control refer section</w:t>
      </w:r>
      <w:r w:rsidR="00DE5DD9">
        <w:rPr>
          <w:rFonts w:asciiTheme="minorHAnsi" w:hAnsiTheme="minorHAnsi" w:cstheme="minorHAnsi"/>
          <w:lang w:val="en-IN" w:eastAsia="en-IN"/>
        </w:rPr>
        <w:t xml:space="preserve"> </w:t>
      </w:r>
      <w:r w:rsidR="00A517D6" w:rsidRPr="00974219">
        <w:rPr>
          <w:rFonts w:asciiTheme="minorHAnsi" w:hAnsiTheme="minorHAnsi" w:cstheme="minorHAnsi"/>
          <w:color w:val="215868" w:themeColor="accent5" w:themeShade="80"/>
          <w:lang w:val="en-IN" w:eastAsia="en-IN"/>
          <w:rPrChange w:id="1273" w:author="singh qmax" w:date="2020-07-16T20:57:00Z">
            <w:rPr>
              <w:rFonts w:asciiTheme="minorHAnsi" w:hAnsiTheme="minorHAnsi" w:cstheme="minorHAnsi"/>
              <w:lang w:val="en-IN" w:eastAsia="en-IN"/>
            </w:rPr>
          </w:rPrChange>
        </w:rPr>
        <w:fldChar w:fldCharType="begin"/>
      </w:r>
      <w:r w:rsidR="00A517D6" w:rsidRPr="00974219">
        <w:rPr>
          <w:rFonts w:asciiTheme="minorHAnsi" w:hAnsiTheme="minorHAnsi" w:cstheme="minorHAnsi"/>
          <w:color w:val="215868" w:themeColor="accent5" w:themeShade="80"/>
          <w:lang w:val="en-IN" w:eastAsia="en-IN"/>
          <w:rPrChange w:id="1274" w:author="singh qmax" w:date="2020-07-16T20:57:00Z">
            <w:rPr>
              <w:rFonts w:asciiTheme="minorHAnsi" w:hAnsiTheme="minorHAnsi" w:cstheme="minorHAnsi"/>
              <w:lang w:val="en-IN" w:eastAsia="en-IN"/>
            </w:rPr>
          </w:rPrChange>
        </w:rPr>
        <w:instrText xml:space="preserve"> REF _Ref45806879 \r \h </w:instrText>
      </w:r>
      <w:r w:rsidR="00974219">
        <w:rPr>
          <w:rFonts w:asciiTheme="minorHAnsi" w:hAnsiTheme="minorHAnsi" w:cstheme="minorHAnsi"/>
          <w:color w:val="215868" w:themeColor="accent5" w:themeShade="80"/>
          <w:lang w:val="en-IN" w:eastAsia="en-IN"/>
        </w:rPr>
        <w:instrText xml:space="preserve"> \* MERGEFORMAT </w:instrText>
      </w:r>
      <w:r w:rsidR="00A517D6" w:rsidRPr="00974219">
        <w:rPr>
          <w:rFonts w:asciiTheme="minorHAnsi" w:hAnsiTheme="minorHAnsi" w:cstheme="minorHAnsi"/>
          <w:color w:val="215868" w:themeColor="accent5" w:themeShade="80"/>
          <w:lang w:val="en-IN" w:eastAsia="en-IN"/>
          <w:rPrChange w:id="1275" w:author="singh qmax" w:date="2020-07-16T20:57:00Z">
            <w:rPr>
              <w:rFonts w:asciiTheme="minorHAnsi" w:hAnsiTheme="minorHAnsi" w:cstheme="minorHAnsi"/>
              <w:color w:val="215868" w:themeColor="accent5" w:themeShade="80"/>
              <w:lang w:val="en-IN" w:eastAsia="en-IN"/>
            </w:rPr>
          </w:rPrChange>
        </w:rPr>
      </w:r>
      <w:r w:rsidR="00A517D6" w:rsidRPr="00974219">
        <w:rPr>
          <w:rFonts w:asciiTheme="minorHAnsi" w:hAnsiTheme="minorHAnsi" w:cstheme="minorHAnsi"/>
          <w:color w:val="215868" w:themeColor="accent5" w:themeShade="80"/>
          <w:lang w:val="en-IN" w:eastAsia="en-IN"/>
          <w:rPrChange w:id="1276" w:author="singh qmax" w:date="2020-07-16T20:57:00Z">
            <w:rPr>
              <w:rFonts w:asciiTheme="minorHAnsi" w:hAnsiTheme="minorHAnsi" w:cstheme="minorHAnsi"/>
              <w:lang w:val="en-IN" w:eastAsia="en-IN"/>
            </w:rPr>
          </w:rPrChange>
        </w:rPr>
        <w:fldChar w:fldCharType="separate"/>
      </w:r>
      <w:r w:rsidR="00A517D6" w:rsidRPr="00974219">
        <w:rPr>
          <w:rFonts w:asciiTheme="minorHAnsi" w:hAnsiTheme="minorHAnsi" w:cstheme="minorHAnsi"/>
          <w:color w:val="215868" w:themeColor="accent5" w:themeShade="80"/>
          <w:lang w:val="en-IN" w:eastAsia="en-IN"/>
          <w:rPrChange w:id="1277" w:author="singh qmax" w:date="2020-07-16T20:57:00Z">
            <w:rPr>
              <w:rFonts w:asciiTheme="minorHAnsi" w:hAnsiTheme="minorHAnsi" w:cstheme="minorHAnsi"/>
              <w:lang w:val="en-IN" w:eastAsia="en-IN"/>
            </w:rPr>
          </w:rPrChange>
        </w:rPr>
        <w:t>4.3.4</w:t>
      </w:r>
      <w:r w:rsidR="00A517D6" w:rsidRPr="00974219">
        <w:rPr>
          <w:rFonts w:asciiTheme="minorHAnsi" w:hAnsiTheme="minorHAnsi" w:cstheme="minorHAnsi"/>
          <w:color w:val="215868" w:themeColor="accent5" w:themeShade="80"/>
          <w:lang w:val="en-IN" w:eastAsia="en-IN"/>
          <w:rPrChange w:id="1278" w:author="singh qmax" w:date="2020-07-16T20:57:00Z">
            <w:rPr>
              <w:rFonts w:asciiTheme="minorHAnsi" w:hAnsiTheme="minorHAnsi" w:cstheme="minorHAnsi"/>
              <w:lang w:val="en-IN" w:eastAsia="en-IN"/>
            </w:rPr>
          </w:rPrChange>
        </w:rPr>
        <w:fldChar w:fldCharType="end"/>
      </w:r>
    </w:p>
    <w:p w14:paraId="3BCE6C2C" w14:textId="63491AB7" w:rsidR="00D855A8" w:rsidRPr="00E05378" w:rsidRDefault="00D855A8">
      <w:pPr>
        <w:pStyle w:val="Heading3"/>
        <w:rPr>
          <w:rFonts w:asciiTheme="minorHAnsi" w:hAnsiTheme="minorHAnsi" w:cstheme="minorHAnsi"/>
          <w:szCs w:val="24"/>
        </w:rPr>
      </w:pPr>
      <w:bookmarkStart w:id="1279" w:name="_Toc45871402"/>
      <w:r>
        <w:rPr>
          <w:lang w:val="en-IN"/>
        </w:rPr>
        <w:t>IO Expander</w:t>
      </w:r>
      <w:bookmarkEnd w:id="1279"/>
    </w:p>
    <w:p w14:paraId="6220BC7E" w14:textId="77777777" w:rsidR="00D855A8" w:rsidRDefault="00D855A8" w:rsidP="00E05378">
      <w:pPr>
        <w:ind w:left="709"/>
        <w:rPr>
          <w:rFonts w:asciiTheme="minorHAnsi" w:hAnsiTheme="minorHAnsi" w:cstheme="minorHAnsi"/>
        </w:rPr>
      </w:pPr>
      <w:r>
        <w:rPr>
          <w:rFonts w:asciiTheme="minorHAnsi" w:hAnsiTheme="minorHAnsi" w:cstheme="minorHAnsi"/>
        </w:rPr>
        <w:t xml:space="preserve">As multiple peripherals are required for the application design and there are limited GPIOs available on ESP32 module and multiple pins are not accessible for user use, IO expander has been used in the design for controlling multiple peripherals. </w:t>
      </w:r>
    </w:p>
    <w:p w14:paraId="1CEC2357" w14:textId="77777777" w:rsidR="00D855A8" w:rsidRDefault="00D855A8" w:rsidP="00E05378">
      <w:pPr>
        <w:ind w:left="709"/>
        <w:rPr>
          <w:rFonts w:asciiTheme="minorHAnsi" w:hAnsiTheme="minorHAnsi" w:cstheme="minorHAnsi"/>
        </w:rPr>
      </w:pPr>
      <w:r>
        <w:rPr>
          <w:rFonts w:asciiTheme="minorHAnsi" w:hAnsiTheme="minorHAnsi" w:cstheme="minorHAnsi"/>
        </w:rPr>
        <w:t xml:space="preserve">There are totally 16 ports available which can be configured either as input or output. </w:t>
      </w:r>
    </w:p>
    <w:p w14:paraId="2A1473DC" w14:textId="77777777" w:rsidR="00D855A8" w:rsidRDefault="00D855A8" w:rsidP="00E05378">
      <w:pPr>
        <w:ind w:left="709"/>
        <w:rPr>
          <w:rFonts w:asciiTheme="minorHAnsi" w:hAnsiTheme="minorHAnsi" w:cstheme="minorHAnsi"/>
        </w:rPr>
      </w:pPr>
      <w:r>
        <w:rPr>
          <w:rFonts w:asciiTheme="minorHAnsi" w:hAnsiTheme="minorHAnsi" w:cstheme="minorHAnsi"/>
        </w:rPr>
        <w:t>IO expander controls Zigbee module boot and reset pins, RGB led, Capacitive touch button led control, Relays, and senses temperature alert.</w:t>
      </w:r>
    </w:p>
    <w:p w14:paraId="6DAD7BB0" w14:textId="77777777" w:rsidR="00D855A8" w:rsidRDefault="00D855A8" w:rsidP="00E05378">
      <w:pPr>
        <w:ind w:left="709"/>
        <w:rPr>
          <w:rFonts w:asciiTheme="minorHAnsi" w:hAnsiTheme="minorHAnsi" w:cstheme="minorHAnsi"/>
        </w:rPr>
      </w:pPr>
      <w:r>
        <w:rPr>
          <w:rFonts w:asciiTheme="minorHAnsi" w:hAnsiTheme="minorHAnsi" w:cstheme="minorHAnsi"/>
        </w:rPr>
        <w:t>IO Expander is interfaced to ESP32 MCU through I2C interface.</w:t>
      </w:r>
    </w:p>
    <w:p w14:paraId="336EF4B1" w14:textId="77777777" w:rsidR="00D855A8" w:rsidRDefault="00D855A8" w:rsidP="00E05378">
      <w:pPr>
        <w:ind w:left="709"/>
        <w:rPr>
          <w:rFonts w:asciiTheme="minorHAnsi" w:hAnsiTheme="minorHAnsi" w:cstheme="minorHAnsi"/>
        </w:rPr>
      </w:pPr>
      <w:r>
        <w:rPr>
          <w:rFonts w:asciiTheme="minorHAnsi" w:hAnsiTheme="minorHAnsi" w:cstheme="minorHAnsi"/>
        </w:rPr>
        <w:t xml:space="preserve">Expander </w:t>
      </w:r>
      <w:proofErr w:type="spellStart"/>
      <w:r>
        <w:rPr>
          <w:rFonts w:asciiTheme="minorHAnsi" w:hAnsiTheme="minorHAnsi" w:cstheme="minorHAnsi"/>
        </w:rPr>
        <w:t>gpios</w:t>
      </w:r>
      <w:proofErr w:type="spellEnd"/>
      <w:r>
        <w:rPr>
          <w:rFonts w:asciiTheme="minorHAnsi" w:hAnsiTheme="minorHAnsi" w:cstheme="minorHAnsi"/>
        </w:rPr>
        <w:t xml:space="preserve"> can be configured both as input and output. It can generate interrupt in case </w:t>
      </w:r>
      <w:proofErr w:type="spellStart"/>
      <w:r>
        <w:rPr>
          <w:rFonts w:asciiTheme="minorHAnsi" w:hAnsiTheme="minorHAnsi" w:cstheme="minorHAnsi"/>
        </w:rPr>
        <w:t>gpio</w:t>
      </w:r>
      <w:proofErr w:type="spellEnd"/>
      <w:r>
        <w:rPr>
          <w:rFonts w:asciiTheme="minorHAnsi" w:hAnsiTheme="minorHAnsi" w:cstheme="minorHAnsi"/>
        </w:rPr>
        <w:t xml:space="preserve"> is configured as input and interrupt is enabled when there is change of state. MCU gets notified with interrupt after which MCU can read the change in state.</w:t>
      </w:r>
    </w:p>
    <w:p w14:paraId="3E30EBDE" w14:textId="77777777" w:rsidR="00D855A8" w:rsidRDefault="00D855A8" w:rsidP="00D855A8">
      <w:pPr>
        <w:pStyle w:val="Heading3"/>
        <w:rPr>
          <w:lang w:val="en-IN"/>
        </w:rPr>
      </w:pPr>
      <w:bookmarkStart w:id="1280" w:name="_Toc45871403"/>
      <w:r>
        <w:rPr>
          <w:lang w:val="en-IN"/>
        </w:rPr>
        <w:t>Debug console</w:t>
      </w:r>
      <w:bookmarkEnd w:id="1280"/>
    </w:p>
    <w:p w14:paraId="1DE99AAE" w14:textId="29175221" w:rsidR="00325AD0" w:rsidRPr="00E05378" w:rsidRDefault="00D855A8" w:rsidP="00E05378">
      <w:pPr>
        <w:ind w:left="709"/>
        <w:jc w:val="both"/>
        <w:rPr>
          <w:rFonts w:asciiTheme="minorHAnsi" w:hAnsiTheme="minorHAnsi" w:cstheme="minorHAnsi"/>
        </w:rPr>
      </w:pPr>
      <w:r>
        <w:rPr>
          <w:rFonts w:asciiTheme="minorHAnsi" w:hAnsiTheme="minorHAnsi" w:cstheme="minorHAnsi"/>
        </w:rPr>
        <w:t xml:space="preserve">For debugging purpose, </w:t>
      </w:r>
      <w:r w:rsidR="00506F10">
        <w:rPr>
          <w:rFonts w:asciiTheme="minorHAnsi" w:hAnsiTheme="minorHAnsi" w:cstheme="minorHAnsi"/>
        </w:rPr>
        <w:t>Uart</w:t>
      </w:r>
      <w:r>
        <w:rPr>
          <w:rFonts w:asciiTheme="minorHAnsi" w:hAnsiTheme="minorHAnsi" w:cstheme="minorHAnsi"/>
        </w:rPr>
        <w:t xml:space="preserve"> connections have been terminated. User can get debug logs for functional test as well as for debugging purpose.</w:t>
      </w:r>
    </w:p>
    <w:p w14:paraId="14D6916E" w14:textId="0695D89F" w:rsidR="00971CFC" w:rsidRPr="00E05378" w:rsidRDefault="00325AD0" w:rsidP="00E05378">
      <w:pPr>
        <w:spacing w:line="259" w:lineRule="auto"/>
        <w:rPr>
          <w:rFonts w:asciiTheme="minorHAnsi" w:hAnsiTheme="minorHAnsi" w:cstheme="minorHAnsi"/>
          <w:lang w:val="en-IN"/>
        </w:rPr>
      </w:pPr>
      <w:r>
        <w:rPr>
          <w:rFonts w:asciiTheme="minorHAnsi" w:hAnsiTheme="minorHAnsi" w:cstheme="minorHAnsi"/>
          <w:lang w:val="en-IN"/>
        </w:rPr>
        <w:br w:type="page"/>
      </w:r>
    </w:p>
    <w:p w14:paraId="11D375C1" w14:textId="56BD483D" w:rsidR="00A70C6A" w:rsidRPr="00C82033" w:rsidRDefault="00A70C6A">
      <w:pPr>
        <w:pStyle w:val="Heading1"/>
      </w:pPr>
      <w:bookmarkStart w:id="1281" w:name="_Toc38568256"/>
      <w:bookmarkStart w:id="1282" w:name="_Toc38458157"/>
      <w:bookmarkStart w:id="1283" w:name="_Toc38448461"/>
      <w:bookmarkStart w:id="1284" w:name="_Ref45810280"/>
      <w:bookmarkStart w:id="1285" w:name="_Toc45871404"/>
      <w:r w:rsidRPr="00E57C74">
        <w:lastRenderedPageBreak/>
        <w:t>Software Architecture</w:t>
      </w:r>
      <w:bookmarkEnd w:id="1281"/>
      <w:bookmarkEnd w:id="1282"/>
      <w:bookmarkEnd w:id="1283"/>
      <w:bookmarkEnd w:id="1284"/>
      <w:bookmarkEnd w:id="1285"/>
    </w:p>
    <w:p w14:paraId="785923A8" w14:textId="4282B74B" w:rsidR="00A70C6A" w:rsidRDefault="00A70C6A" w:rsidP="00C25F3D">
      <w:pPr>
        <w:spacing w:before="120" w:after="0" w:line="240" w:lineRule="auto"/>
        <w:ind w:left="709"/>
        <w:jc w:val="both"/>
        <w:rPr>
          <w:rFonts w:asciiTheme="minorHAnsi" w:hAnsiTheme="minorHAnsi" w:cstheme="minorHAnsi"/>
        </w:rPr>
      </w:pPr>
      <w:r w:rsidRPr="00E57C74">
        <w:rPr>
          <w:rFonts w:asciiTheme="minorHAnsi" w:hAnsiTheme="minorHAnsi" w:cstheme="minorHAnsi"/>
        </w:rPr>
        <w:t>Following section describes the application architecture.</w:t>
      </w:r>
    </w:p>
    <w:p w14:paraId="3F272196" w14:textId="452B4563" w:rsidR="00B417FF" w:rsidRPr="00E57C74" w:rsidRDefault="00567BFC" w:rsidP="00A13ECC">
      <w:pPr>
        <w:pStyle w:val="Heading2"/>
        <w:ind w:left="0"/>
      </w:pPr>
      <w:bookmarkStart w:id="1286" w:name="_Toc45871405"/>
      <w:r>
        <w:t>Status indication LED</w:t>
      </w:r>
      <w:bookmarkEnd w:id="1286"/>
    </w:p>
    <w:p w14:paraId="5B4060B1" w14:textId="6C8B7C26" w:rsidR="00B417FF" w:rsidRPr="00E57C74" w:rsidRDefault="00B417FF"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There are 2 </w:t>
      </w:r>
      <w:r w:rsidRPr="00B3000E">
        <w:rPr>
          <w:rFonts w:asciiTheme="minorHAnsi" w:hAnsiTheme="minorHAnsi" w:cstheme="minorHAnsi"/>
        </w:rPr>
        <w:t xml:space="preserve">RGB Led indications present on board. Led color denotes different modes as described in </w:t>
      </w:r>
      <w:r w:rsidRPr="00974219">
        <w:rPr>
          <w:rFonts w:asciiTheme="minorHAnsi" w:hAnsiTheme="minorHAnsi" w:cstheme="minorHAnsi"/>
          <w:color w:val="215868" w:themeColor="accent5" w:themeShade="80"/>
          <w:rPrChange w:id="1287" w:author="singh qmax" w:date="2020-07-16T20:57:00Z">
            <w:rPr>
              <w:rFonts w:asciiTheme="minorHAnsi" w:hAnsiTheme="minorHAnsi" w:cstheme="minorHAnsi"/>
            </w:rPr>
          </w:rPrChange>
        </w:rPr>
        <w:fldChar w:fldCharType="begin"/>
      </w:r>
      <w:r w:rsidRPr="00974219">
        <w:rPr>
          <w:rFonts w:asciiTheme="minorHAnsi" w:hAnsiTheme="minorHAnsi" w:cstheme="minorHAnsi"/>
          <w:color w:val="215868" w:themeColor="accent5" w:themeShade="80"/>
          <w:rPrChange w:id="1288" w:author="singh qmax" w:date="2020-07-16T20:57:00Z">
            <w:rPr>
              <w:rFonts w:asciiTheme="minorHAnsi" w:hAnsiTheme="minorHAnsi" w:cstheme="minorHAnsi"/>
            </w:rPr>
          </w:rPrChange>
        </w:rPr>
        <w:instrText xml:space="preserve"> REF _Ref38890941 \h </w:instrText>
      </w:r>
      <w:r w:rsidR="00B3000E" w:rsidRPr="00974219">
        <w:rPr>
          <w:rFonts w:asciiTheme="minorHAnsi" w:hAnsiTheme="minorHAnsi" w:cstheme="minorHAnsi"/>
          <w:color w:val="215868" w:themeColor="accent5" w:themeShade="80"/>
          <w:rPrChange w:id="1289" w:author="singh qmax" w:date="2020-07-16T20:57:00Z">
            <w:rPr>
              <w:rFonts w:asciiTheme="minorHAnsi" w:hAnsiTheme="minorHAnsi" w:cstheme="minorHAnsi"/>
            </w:rPr>
          </w:rPrChange>
        </w:rPr>
        <w:instrText xml:space="preserve"> \* MERGEFORMAT </w:instrText>
      </w:r>
      <w:r w:rsidRPr="00974219">
        <w:rPr>
          <w:rFonts w:asciiTheme="minorHAnsi" w:hAnsiTheme="minorHAnsi" w:cstheme="minorHAnsi"/>
          <w:color w:val="215868" w:themeColor="accent5" w:themeShade="80"/>
          <w:rPrChange w:id="1290" w:author="singh qmax" w:date="2020-07-16T20:57:00Z">
            <w:rPr>
              <w:rFonts w:asciiTheme="minorHAnsi" w:hAnsiTheme="minorHAnsi" w:cstheme="minorHAnsi"/>
              <w:color w:val="215868" w:themeColor="accent5" w:themeShade="80"/>
            </w:rPr>
          </w:rPrChange>
        </w:rPr>
      </w:r>
      <w:r w:rsidRPr="00974219">
        <w:rPr>
          <w:rFonts w:asciiTheme="minorHAnsi" w:hAnsiTheme="minorHAnsi" w:cstheme="minorHAnsi"/>
          <w:color w:val="215868" w:themeColor="accent5" w:themeShade="80"/>
          <w:rPrChange w:id="1291" w:author="singh qmax" w:date="2020-07-16T20:57:00Z">
            <w:rPr>
              <w:rFonts w:asciiTheme="minorHAnsi" w:hAnsiTheme="minorHAnsi" w:cstheme="minorHAnsi"/>
            </w:rPr>
          </w:rPrChange>
        </w:rPr>
        <w:fldChar w:fldCharType="separate"/>
      </w:r>
      <w:r w:rsidR="001E545A" w:rsidRPr="00974219">
        <w:rPr>
          <w:rFonts w:asciiTheme="minorHAnsi" w:hAnsiTheme="minorHAnsi" w:cstheme="minorHAnsi"/>
          <w:color w:val="215868" w:themeColor="accent5" w:themeShade="80"/>
          <w:rPrChange w:id="1292" w:author="singh qmax" w:date="2020-07-16T20:57:00Z">
            <w:rPr>
              <w:rFonts w:asciiTheme="minorHAnsi" w:hAnsiTheme="minorHAnsi" w:cstheme="minorHAnsi"/>
            </w:rPr>
          </w:rPrChange>
        </w:rPr>
        <w:t xml:space="preserve">Table </w:t>
      </w:r>
      <w:r w:rsidR="001E545A" w:rsidRPr="00974219">
        <w:rPr>
          <w:rFonts w:asciiTheme="minorHAnsi" w:hAnsiTheme="minorHAnsi" w:cstheme="minorHAnsi"/>
          <w:noProof/>
          <w:color w:val="215868" w:themeColor="accent5" w:themeShade="80"/>
          <w:rPrChange w:id="1293" w:author="singh qmax" w:date="2020-07-16T20:57:00Z">
            <w:rPr>
              <w:rFonts w:asciiTheme="minorHAnsi" w:hAnsiTheme="minorHAnsi" w:cstheme="minorHAnsi"/>
              <w:noProof/>
            </w:rPr>
          </w:rPrChange>
        </w:rPr>
        <w:t>1</w:t>
      </w:r>
      <w:r w:rsidRPr="00974219">
        <w:rPr>
          <w:rFonts w:asciiTheme="minorHAnsi" w:hAnsiTheme="minorHAnsi" w:cstheme="minorHAnsi"/>
          <w:color w:val="215868" w:themeColor="accent5" w:themeShade="80"/>
          <w:rPrChange w:id="1294" w:author="singh qmax" w:date="2020-07-16T20:57:00Z">
            <w:rPr>
              <w:rFonts w:asciiTheme="minorHAnsi" w:hAnsiTheme="minorHAnsi" w:cstheme="minorHAnsi"/>
            </w:rPr>
          </w:rPrChange>
        </w:rPr>
        <w:fldChar w:fldCharType="end"/>
      </w:r>
    </w:p>
    <w:tbl>
      <w:tblPr>
        <w:tblStyle w:val="GridTable4-Accent11"/>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9"/>
        <w:gridCol w:w="2033"/>
        <w:gridCol w:w="3424"/>
        <w:gridCol w:w="1813"/>
        <w:gridCol w:w="1708"/>
      </w:tblGrid>
      <w:tr w:rsidR="00B417FF" w:rsidRPr="00E57C74" w14:paraId="2A0EA770" w14:textId="77777777" w:rsidTr="007E5F9A">
        <w:trPr>
          <w:cnfStyle w:val="100000000000" w:firstRow="1" w:lastRow="0" w:firstColumn="0" w:lastColumn="0" w:oddVBand="0" w:evenVBand="0" w:oddHBand="0"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519" w:type="dxa"/>
            <w:tcBorders>
              <w:top w:val="single" w:sz="4" w:space="0" w:color="auto"/>
              <w:left w:val="single" w:sz="4" w:space="0" w:color="auto"/>
              <w:bottom w:val="single" w:sz="4" w:space="0" w:color="auto"/>
              <w:right w:val="single" w:sz="4" w:space="0" w:color="auto"/>
            </w:tcBorders>
            <w:hideMark/>
          </w:tcPr>
          <w:p w14:paraId="4FCA410A" w14:textId="77777777" w:rsidR="00B417FF" w:rsidRPr="00E57C74" w:rsidRDefault="00B417FF" w:rsidP="00B417FF">
            <w:pPr>
              <w:spacing w:before="120"/>
              <w:jc w:val="center"/>
              <w:rPr>
                <w:rFonts w:asciiTheme="minorHAnsi" w:hAnsiTheme="minorHAnsi" w:cstheme="minorHAnsi"/>
              </w:rPr>
            </w:pPr>
            <w:r w:rsidRPr="00E57C74">
              <w:rPr>
                <w:rFonts w:asciiTheme="minorHAnsi" w:hAnsiTheme="minorHAnsi" w:cstheme="minorHAnsi"/>
              </w:rPr>
              <w:t>#</w:t>
            </w:r>
          </w:p>
        </w:tc>
        <w:tc>
          <w:tcPr>
            <w:tcW w:w="2033" w:type="dxa"/>
            <w:tcBorders>
              <w:top w:val="single" w:sz="4" w:space="0" w:color="auto"/>
              <w:left w:val="single" w:sz="4" w:space="0" w:color="auto"/>
              <w:bottom w:val="single" w:sz="4" w:space="0" w:color="auto"/>
              <w:right w:val="single" w:sz="4" w:space="0" w:color="auto"/>
            </w:tcBorders>
            <w:hideMark/>
          </w:tcPr>
          <w:p w14:paraId="1D2DF533" w14:textId="77777777" w:rsidR="00B417FF" w:rsidRPr="00E57C74" w:rsidRDefault="00B417FF" w:rsidP="00B417FF">
            <w:pPr>
              <w:spacing w:before="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Operating Mode</w:t>
            </w:r>
          </w:p>
        </w:tc>
        <w:tc>
          <w:tcPr>
            <w:tcW w:w="3424" w:type="dxa"/>
            <w:tcBorders>
              <w:top w:val="single" w:sz="4" w:space="0" w:color="auto"/>
              <w:left w:val="single" w:sz="4" w:space="0" w:color="auto"/>
              <w:bottom w:val="single" w:sz="4" w:space="0" w:color="auto"/>
              <w:right w:val="single" w:sz="4" w:space="0" w:color="auto"/>
            </w:tcBorders>
            <w:hideMark/>
          </w:tcPr>
          <w:p w14:paraId="072473D5" w14:textId="77777777" w:rsidR="00B417FF" w:rsidRPr="00E57C74" w:rsidRDefault="00B417FF" w:rsidP="00B417FF">
            <w:pPr>
              <w:spacing w:before="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Phase</w:t>
            </w:r>
          </w:p>
        </w:tc>
        <w:tc>
          <w:tcPr>
            <w:tcW w:w="1813" w:type="dxa"/>
            <w:tcBorders>
              <w:top w:val="single" w:sz="4" w:space="0" w:color="auto"/>
              <w:left w:val="single" w:sz="4" w:space="0" w:color="auto"/>
              <w:bottom w:val="single" w:sz="4" w:space="0" w:color="auto"/>
              <w:right w:val="single" w:sz="4" w:space="0" w:color="auto"/>
            </w:tcBorders>
            <w:hideMark/>
          </w:tcPr>
          <w:p w14:paraId="6A4B4084" w14:textId="2F231269" w:rsidR="00B417FF" w:rsidRPr="00E57C74" w:rsidRDefault="00B417FF" w:rsidP="00C25F3D">
            <w:pPr>
              <w:spacing w:before="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LED1</w:t>
            </w:r>
            <w:r w:rsidR="00C25F3D">
              <w:rPr>
                <w:rFonts w:asciiTheme="minorHAnsi" w:hAnsiTheme="minorHAnsi" w:cstheme="minorHAnsi"/>
              </w:rPr>
              <w:t xml:space="preserve"> </w:t>
            </w:r>
          </w:p>
        </w:tc>
        <w:tc>
          <w:tcPr>
            <w:tcW w:w="1708" w:type="dxa"/>
            <w:tcBorders>
              <w:top w:val="single" w:sz="4" w:space="0" w:color="auto"/>
              <w:left w:val="single" w:sz="4" w:space="0" w:color="auto"/>
              <w:bottom w:val="single" w:sz="4" w:space="0" w:color="auto"/>
              <w:right w:val="single" w:sz="4" w:space="0" w:color="auto"/>
            </w:tcBorders>
            <w:hideMark/>
          </w:tcPr>
          <w:p w14:paraId="125D8D9E" w14:textId="6F860FCC" w:rsidR="00B417FF" w:rsidRPr="00E57C74" w:rsidRDefault="00B417FF" w:rsidP="00C25F3D">
            <w:pPr>
              <w:spacing w:before="1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LED2</w:t>
            </w:r>
            <w:r w:rsidR="00C25F3D">
              <w:rPr>
                <w:rFonts w:asciiTheme="minorHAnsi" w:hAnsiTheme="minorHAnsi" w:cstheme="minorHAnsi"/>
              </w:rPr>
              <w:t xml:space="preserve"> </w:t>
            </w:r>
          </w:p>
        </w:tc>
      </w:tr>
      <w:tr w:rsidR="00D34A0C" w:rsidRPr="00E57C74" w14:paraId="1B51EB14" w14:textId="77777777" w:rsidTr="009D337A">
        <w:trPr>
          <w:trHeight w:val="59"/>
        </w:trPr>
        <w:tc>
          <w:tcPr>
            <w:cnfStyle w:val="001000000000" w:firstRow="0" w:lastRow="0" w:firstColumn="1" w:lastColumn="0" w:oddVBand="0" w:evenVBand="0" w:oddHBand="0" w:evenHBand="0" w:firstRowFirstColumn="0" w:firstRowLastColumn="0" w:lastRowFirstColumn="0" w:lastRowLastColumn="0"/>
            <w:tcW w:w="519" w:type="dxa"/>
            <w:vMerge w:val="restart"/>
            <w:tcBorders>
              <w:top w:val="single" w:sz="4" w:space="0" w:color="auto"/>
              <w:left w:val="single" w:sz="4" w:space="0" w:color="auto"/>
              <w:right w:val="single" w:sz="4" w:space="0" w:color="auto"/>
            </w:tcBorders>
            <w:hideMark/>
          </w:tcPr>
          <w:p w14:paraId="0F3A40A4" w14:textId="77777777" w:rsidR="00D34A0C" w:rsidRPr="00E57C74" w:rsidRDefault="00D34A0C" w:rsidP="00995B3F">
            <w:pPr>
              <w:spacing w:before="120"/>
              <w:jc w:val="both"/>
              <w:rPr>
                <w:rFonts w:asciiTheme="minorHAnsi" w:hAnsiTheme="minorHAnsi" w:cstheme="minorHAnsi"/>
              </w:rPr>
            </w:pPr>
            <w:r w:rsidRPr="00E57C74">
              <w:rPr>
                <w:rFonts w:asciiTheme="minorHAnsi" w:hAnsiTheme="minorHAnsi" w:cstheme="minorHAnsi"/>
              </w:rPr>
              <w:t>1</w:t>
            </w:r>
          </w:p>
        </w:tc>
        <w:tc>
          <w:tcPr>
            <w:tcW w:w="2033" w:type="dxa"/>
            <w:vMerge w:val="restart"/>
            <w:tcBorders>
              <w:top w:val="single" w:sz="4" w:space="0" w:color="auto"/>
              <w:left w:val="single" w:sz="4" w:space="0" w:color="auto"/>
              <w:right w:val="single" w:sz="4" w:space="0" w:color="auto"/>
            </w:tcBorders>
            <w:hideMark/>
          </w:tcPr>
          <w:p w14:paraId="48CE9BF5"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Configuration Mode</w:t>
            </w:r>
          </w:p>
        </w:tc>
        <w:tc>
          <w:tcPr>
            <w:tcW w:w="3424" w:type="dxa"/>
            <w:tcBorders>
              <w:top w:val="single" w:sz="4" w:space="0" w:color="auto"/>
              <w:left w:val="single" w:sz="4" w:space="0" w:color="auto"/>
              <w:bottom w:val="single" w:sz="4" w:space="0" w:color="auto"/>
              <w:right w:val="single" w:sz="4" w:space="0" w:color="auto"/>
            </w:tcBorders>
            <w:hideMark/>
          </w:tcPr>
          <w:p w14:paraId="3941F1AD" w14:textId="77777777" w:rsidR="00D34A0C" w:rsidRPr="00E57C74" w:rsidRDefault="00D34A0C">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Until boot</w:t>
            </w:r>
          </w:p>
        </w:tc>
        <w:tc>
          <w:tcPr>
            <w:tcW w:w="1813" w:type="dxa"/>
            <w:tcBorders>
              <w:top w:val="single" w:sz="4" w:space="0" w:color="auto"/>
              <w:left w:val="single" w:sz="4" w:space="0" w:color="auto"/>
              <w:bottom w:val="single" w:sz="4" w:space="0" w:color="auto"/>
              <w:right w:val="single" w:sz="4" w:space="0" w:color="auto"/>
            </w:tcBorders>
            <w:hideMark/>
          </w:tcPr>
          <w:p w14:paraId="31E1545D"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Blink Red</w:t>
            </w:r>
          </w:p>
        </w:tc>
        <w:tc>
          <w:tcPr>
            <w:tcW w:w="1708" w:type="dxa"/>
            <w:tcBorders>
              <w:top w:val="single" w:sz="4" w:space="0" w:color="auto"/>
              <w:left w:val="single" w:sz="4" w:space="0" w:color="auto"/>
              <w:bottom w:val="single" w:sz="4" w:space="0" w:color="auto"/>
              <w:right w:val="single" w:sz="4" w:space="0" w:color="auto"/>
            </w:tcBorders>
            <w:hideMark/>
          </w:tcPr>
          <w:p w14:paraId="2C6E3772"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Blink Red</w:t>
            </w:r>
          </w:p>
        </w:tc>
      </w:tr>
      <w:tr w:rsidR="00D34A0C" w:rsidRPr="00E57C74" w14:paraId="2ED0FA4B" w14:textId="77777777" w:rsidTr="009D337A">
        <w:trPr>
          <w:trHeight w:val="59"/>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auto"/>
              <w:right w:val="single" w:sz="4" w:space="0" w:color="auto"/>
            </w:tcBorders>
            <w:vAlign w:val="center"/>
            <w:hideMark/>
          </w:tcPr>
          <w:p w14:paraId="30B42FDD" w14:textId="77777777" w:rsidR="00D34A0C" w:rsidRPr="00E57C74" w:rsidRDefault="00D34A0C" w:rsidP="00995B3F">
            <w:pPr>
              <w:jc w:val="both"/>
              <w:rPr>
                <w:rFonts w:asciiTheme="minorHAnsi" w:hAnsiTheme="minorHAnsi" w:cstheme="minorHAnsi"/>
              </w:rPr>
            </w:pPr>
          </w:p>
        </w:tc>
        <w:tc>
          <w:tcPr>
            <w:tcW w:w="2033" w:type="dxa"/>
            <w:vMerge/>
            <w:tcBorders>
              <w:left w:val="single" w:sz="4" w:space="0" w:color="auto"/>
              <w:right w:val="single" w:sz="4" w:space="0" w:color="auto"/>
            </w:tcBorders>
            <w:vAlign w:val="center"/>
            <w:hideMark/>
          </w:tcPr>
          <w:p w14:paraId="0B9D03B6" w14:textId="77777777" w:rsidR="00D34A0C" w:rsidRPr="00E57C74" w:rsidRDefault="00D34A0C"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21A4091A" w14:textId="77777777" w:rsidR="00D34A0C" w:rsidRPr="00E57C74" w:rsidRDefault="00D34A0C">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Device ready</w:t>
            </w:r>
          </w:p>
        </w:tc>
        <w:tc>
          <w:tcPr>
            <w:tcW w:w="1813" w:type="dxa"/>
            <w:tcBorders>
              <w:top w:val="single" w:sz="4" w:space="0" w:color="auto"/>
              <w:left w:val="single" w:sz="4" w:space="0" w:color="auto"/>
              <w:bottom w:val="single" w:sz="4" w:space="0" w:color="auto"/>
              <w:right w:val="single" w:sz="4" w:space="0" w:color="auto"/>
            </w:tcBorders>
            <w:hideMark/>
          </w:tcPr>
          <w:p w14:paraId="2CFDF5D3"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Blink Green</w:t>
            </w:r>
          </w:p>
        </w:tc>
        <w:tc>
          <w:tcPr>
            <w:tcW w:w="1708" w:type="dxa"/>
            <w:tcBorders>
              <w:top w:val="single" w:sz="4" w:space="0" w:color="auto"/>
              <w:left w:val="single" w:sz="4" w:space="0" w:color="auto"/>
              <w:bottom w:val="single" w:sz="4" w:space="0" w:color="auto"/>
              <w:right w:val="single" w:sz="4" w:space="0" w:color="auto"/>
            </w:tcBorders>
            <w:hideMark/>
          </w:tcPr>
          <w:p w14:paraId="25CC6F27"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Blink Green</w:t>
            </w:r>
          </w:p>
        </w:tc>
      </w:tr>
      <w:tr w:rsidR="00D34A0C" w:rsidRPr="00E57C74" w14:paraId="03C0CF5C" w14:textId="77777777" w:rsidTr="009D337A">
        <w:trPr>
          <w:trHeight w:val="60"/>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auto"/>
              <w:right w:val="single" w:sz="4" w:space="0" w:color="auto"/>
            </w:tcBorders>
            <w:vAlign w:val="center"/>
            <w:hideMark/>
          </w:tcPr>
          <w:p w14:paraId="221EE1E5" w14:textId="77777777" w:rsidR="00D34A0C" w:rsidRPr="00E57C74" w:rsidRDefault="00D34A0C" w:rsidP="00995B3F">
            <w:pPr>
              <w:jc w:val="both"/>
              <w:rPr>
                <w:rFonts w:asciiTheme="minorHAnsi" w:hAnsiTheme="minorHAnsi" w:cstheme="minorHAnsi"/>
              </w:rPr>
            </w:pPr>
          </w:p>
        </w:tc>
        <w:tc>
          <w:tcPr>
            <w:tcW w:w="2033" w:type="dxa"/>
            <w:vMerge/>
            <w:tcBorders>
              <w:left w:val="single" w:sz="4" w:space="0" w:color="auto"/>
              <w:right w:val="single" w:sz="4" w:space="0" w:color="auto"/>
            </w:tcBorders>
            <w:vAlign w:val="center"/>
            <w:hideMark/>
          </w:tcPr>
          <w:p w14:paraId="15CCCF15" w14:textId="77777777" w:rsidR="00D34A0C" w:rsidRPr="00E57C74" w:rsidRDefault="00D34A0C"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6D3117A4" w14:textId="3E31D927" w:rsidR="00D34A0C" w:rsidRPr="00E57C74" w:rsidRDefault="00D34A0C">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Connected to TIRISI App</w:t>
            </w:r>
          </w:p>
        </w:tc>
        <w:tc>
          <w:tcPr>
            <w:tcW w:w="1813" w:type="dxa"/>
            <w:tcBorders>
              <w:top w:val="single" w:sz="4" w:space="0" w:color="auto"/>
              <w:left w:val="single" w:sz="4" w:space="0" w:color="auto"/>
              <w:bottom w:val="single" w:sz="4" w:space="0" w:color="auto"/>
              <w:right w:val="single" w:sz="4" w:space="0" w:color="auto"/>
            </w:tcBorders>
            <w:hideMark/>
          </w:tcPr>
          <w:p w14:paraId="0F64E591"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Constant Blue</w:t>
            </w:r>
          </w:p>
        </w:tc>
        <w:tc>
          <w:tcPr>
            <w:tcW w:w="1708" w:type="dxa"/>
            <w:tcBorders>
              <w:top w:val="single" w:sz="4" w:space="0" w:color="auto"/>
              <w:left w:val="single" w:sz="4" w:space="0" w:color="auto"/>
              <w:bottom w:val="single" w:sz="4" w:space="0" w:color="auto"/>
              <w:right w:val="single" w:sz="4" w:space="0" w:color="auto"/>
            </w:tcBorders>
            <w:hideMark/>
          </w:tcPr>
          <w:p w14:paraId="2CC7B03D"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Constant Blue</w:t>
            </w:r>
          </w:p>
        </w:tc>
      </w:tr>
      <w:tr w:rsidR="00D34A0C" w:rsidRPr="00E57C74" w14:paraId="0145D95F" w14:textId="77777777" w:rsidTr="009D337A">
        <w:trPr>
          <w:trHeight w:val="60"/>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auto"/>
              <w:bottom w:val="single" w:sz="4" w:space="0" w:color="auto"/>
              <w:right w:val="single" w:sz="4" w:space="0" w:color="auto"/>
            </w:tcBorders>
            <w:vAlign w:val="center"/>
          </w:tcPr>
          <w:p w14:paraId="7B178587" w14:textId="77777777" w:rsidR="00D34A0C" w:rsidRPr="00E57C74" w:rsidRDefault="00D34A0C" w:rsidP="00995B3F">
            <w:pPr>
              <w:jc w:val="both"/>
              <w:rPr>
                <w:rFonts w:asciiTheme="minorHAnsi" w:hAnsiTheme="minorHAnsi" w:cstheme="minorHAnsi"/>
              </w:rPr>
            </w:pPr>
          </w:p>
        </w:tc>
        <w:tc>
          <w:tcPr>
            <w:tcW w:w="2033" w:type="dxa"/>
            <w:vMerge/>
            <w:tcBorders>
              <w:left w:val="single" w:sz="4" w:space="0" w:color="auto"/>
              <w:bottom w:val="single" w:sz="4" w:space="0" w:color="auto"/>
              <w:right w:val="single" w:sz="4" w:space="0" w:color="auto"/>
            </w:tcBorders>
            <w:vAlign w:val="center"/>
          </w:tcPr>
          <w:p w14:paraId="506A8188" w14:textId="77777777" w:rsidR="00D34A0C" w:rsidRPr="00E57C74" w:rsidRDefault="00D34A0C"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tcPr>
          <w:p w14:paraId="20F8110E" w14:textId="23A7E689" w:rsidR="00D34A0C" w:rsidRPr="00E57C74" w:rsidRDefault="00D34A0C">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NACK to TIRIS</w:t>
            </w:r>
            <w:r w:rsidR="00045BA8">
              <w:rPr>
                <w:rFonts w:asciiTheme="minorHAnsi" w:hAnsiTheme="minorHAnsi" w:cstheme="minorHAnsi"/>
              </w:rPr>
              <w:t>I</w:t>
            </w:r>
          </w:p>
        </w:tc>
        <w:tc>
          <w:tcPr>
            <w:tcW w:w="1813" w:type="dxa"/>
            <w:tcBorders>
              <w:top w:val="single" w:sz="4" w:space="0" w:color="auto"/>
              <w:left w:val="single" w:sz="4" w:space="0" w:color="auto"/>
              <w:bottom w:val="single" w:sz="4" w:space="0" w:color="auto"/>
              <w:right w:val="single" w:sz="4" w:space="0" w:color="auto"/>
            </w:tcBorders>
          </w:tcPr>
          <w:p w14:paraId="67B306F9" w14:textId="478C39D5"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Blink Green</w:t>
            </w:r>
          </w:p>
        </w:tc>
        <w:tc>
          <w:tcPr>
            <w:tcW w:w="1708" w:type="dxa"/>
            <w:tcBorders>
              <w:top w:val="single" w:sz="4" w:space="0" w:color="auto"/>
              <w:left w:val="single" w:sz="4" w:space="0" w:color="auto"/>
              <w:bottom w:val="single" w:sz="4" w:space="0" w:color="auto"/>
              <w:right w:val="single" w:sz="4" w:space="0" w:color="auto"/>
            </w:tcBorders>
          </w:tcPr>
          <w:p w14:paraId="5A1F63D5" w14:textId="77777777" w:rsidR="00D34A0C" w:rsidRPr="00E57C74" w:rsidRDefault="00D34A0C"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B417FF" w:rsidRPr="00E57C74" w14:paraId="4CE34726" w14:textId="77777777" w:rsidTr="00C25F3D">
        <w:trPr>
          <w:trHeight w:val="59"/>
        </w:trPr>
        <w:tc>
          <w:tcPr>
            <w:cnfStyle w:val="001000000000" w:firstRow="0" w:lastRow="0" w:firstColumn="1" w:lastColumn="0" w:oddVBand="0" w:evenVBand="0" w:oddHBand="0" w:evenHBand="0" w:firstRowFirstColumn="0" w:firstRowLastColumn="0" w:lastRowFirstColumn="0" w:lastRowLastColumn="0"/>
            <w:tcW w:w="519" w:type="dxa"/>
            <w:vMerge w:val="restart"/>
            <w:tcBorders>
              <w:top w:val="single" w:sz="4" w:space="0" w:color="auto"/>
              <w:left w:val="single" w:sz="4" w:space="0" w:color="auto"/>
              <w:bottom w:val="single" w:sz="4" w:space="0" w:color="auto"/>
              <w:right w:val="single" w:sz="4" w:space="0" w:color="auto"/>
            </w:tcBorders>
            <w:hideMark/>
          </w:tcPr>
          <w:p w14:paraId="16DF9C92" w14:textId="77777777" w:rsidR="00B417FF" w:rsidRPr="00E57C74" w:rsidRDefault="00B417FF" w:rsidP="00995B3F">
            <w:pPr>
              <w:spacing w:before="120"/>
              <w:jc w:val="both"/>
              <w:rPr>
                <w:rFonts w:asciiTheme="minorHAnsi" w:hAnsiTheme="minorHAnsi" w:cstheme="minorHAnsi"/>
              </w:rPr>
            </w:pPr>
            <w:r w:rsidRPr="00E57C74">
              <w:rPr>
                <w:rFonts w:asciiTheme="minorHAnsi" w:hAnsiTheme="minorHAnsi" w:cstheme="minorHAnsi"/>
              </w:rPr>
              <w:t>2</w:t>
            </w:r>
          </w:p>
        </w:tc>
        <w:tc>
          <w:tcPr>
            <w:tcW w:w="2033" w:type="dxa"/>
            <w:vMerge w:val="restart"/>
            <w:tcBorders>
              <w:top w:val="single" w:sz="4" w:space="0" w:color="auto"/>
              <w:left w:val="single" w:sz="4" w:space="0" w:color="auto"/>
              <w:bottom w:val="single" w:sz="4" w:space="0" w:color="auto"/>
              <w:right w:val="single" w:sz="4" w:space="0" w:color="auto"/>
            </w:tcBorders>
            <w:hideMark/>
          </w:tcPr>
          <w:p w14:paraId="1B863D98"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Normal Mode</w:t>
            </w:r>
          </w:p>
        </w:tc>
        <w:tc>
          <w:tcPr>
            <w:tcW w:w="3424" w:type="dxa"/>
            <w:tcBorders>
              <w:top w:val="single" w:sz="4" w:space="0" w:color="auto"/>
              <w:left w:val="single" w:sz="4" w:space="0" w:color="auto"/>
              <w:bottom w:val="single" w:sz="4" w:space="0" w:color="auto"/>
              <w:right w:val="single" w:sz="4" w:space="0" w:color="auto"/>
            </w:tcBorders>
            <w:hideMark/>
          </w:tcPr>
          <w:p w14:paraId="07F5BEAC"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All well after boot</w:t>
            </w:r>
          </w:p>
        </w:tc>
        <w:tc>
          <w:tcPr>
            <w:tcW w:w="1813" w:type="dxa"/>
            <w:tcBorders>
              <w:top w:val="single" w:sz="4" w:space="0" w:color="auto"/>
              <w:left w:val="single" w:sz="4" w:space="0" w:color="auto"/>
              <w:bottom w:val="single" w:sz="4" w:space="0" w:color="auto"/>
              <w:right w:val="single" w:sz="4" w:space="0" w:color="auto"/>
            </w:tcBorders>
            <w:hideMark/>
          </w:tcPr>
          <w:p w14:paraId="79A086C7"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Green</w:t>
            </w:r>
          </w:p>
        </w:tc>
        <w:tc>
          <w:tcPr>
            <w:tcW w:w="1708" w:type="dxa"/>
            <w:tcBorders>
              <w:top w:val="single" w:sz="4" w:space="0" w:color="auto"/>
              <w:left w:val="single" w:sz="4" w:space="0" w:color="auto"/>
              <w:bottom w:val="single" w:sz="4" w:space="0" w:color="auto"/>
              <w:right w:val="single" w:sz="4" w:space="0" w:color="auto"/>
            </w:tcBorders>
          </w:tcPr>
          <w:p w14:paraId="1E5F6646"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B417FF" w:rsidRPr="00E57C74" w14:paraId="42933DE4" w14:textId="77777777" w:rsidTr="00C25F3D">
        <w:trPr>
          <w:trHeight w:val="5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462D4DBA" w14:textId="77777777" w:rsidR="00B417FF" w:rsidRPr="00E57C74" w:rsidRDefault="00B417FF" w:rsidP="00995B3F">
            <w:pPr>
              <w:jc w:val="both"/>
              <w:rPr>
                <w:rFonts w:asciiTheme="minorHAnsi" w:hAnsiTheme="minorHAnsi" w:cstheme="minorHAnsi"/>
              </w:rPr>
            </w:pPr>
          </w:p>
        </w:tc>
        <w:tc>
          <w:tcPr>
            <w:tcW w:w="2033" w:type="dxa"/>
            <w:vMerge/>
            <w:tcBorders>
              <w:top w:val="single" w:sz="4" w:space="0" w:color="auto"/>
              <w:left w:val="single" w:sz="4" w:space="0" w:color="auto"/>
              <w:bottom w:val="single" w:sz="4" w:space="0" w:color="auto"/>
              <w:right w:val="single" w:sz="4" w:space="0" w:color="auto"/>
            </w:tcBorders>
            <w:vAlign w:val="center"/>
            <w:hideMark/>
          </w:tcPr>
          <w:p w14:paraId="530BB901"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03C52C71"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Error (Over temperature)</w:t>
            </w:r>
          </w:p>
        </w:tc>
        <w:tc>
          <w:tcPr>
            <w:tcW w:w="1813" w:type="dxa"/>
            <w:tcBorders>
              <w:top w:val="single" w:sz="4" w:space="0" w:color="auto"/>
              <w:left w:val="single" w:sz="4" w:space="0" w:color="auto"/>
              <w:bottom w:val="single" w:sz="4" w:space="0" w:color="auto"/>
              <w:right w:val="single" w:sz="4" w:space="0" w:color="auto"/>
            </w:tcBorders>
            <w:hideMark/>
          </w:tcPr>
          <w:p w14:paraId="3E468CB2"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Red</w:t>
            </w:r>
          </w:p>
        </w:tc>
        <w:tc>
          <w:tcPr>
            <w:tcW w:w="1708" w:type="dxa"/>
            <w:tcBorders>
              <w:top w:val="single" w:sz="4" w:space="0" w:color="auto"/>
              <w:left w:val="single" w:sz="4" w:space="0" w:color="auto"/>
              <w:bottom w:val="single" w:sz="4" w:space="0" w:color="auto"/>
              <w:right w:val="single" w:sz="4" w:space="0" w:color="auto"/>
            </w:tcBorders>
            <w:vAlign w:val="center"/>
            <w:hideMark/>
          </w:tcPr>
          <w:p w14:paraId="3390517F"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B417FF" w:rsidRPr="00E57C74" w14:paraId="7DC7BB71" w14:textId="77777777" w:rsidTr="00C25F3D">
        <w:trPr>
          <w:trHeight w:val="89"/>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25BA3BFB" w14:textId="77777777" w:rsidR="00B417FF" w:rsidRPr="00E57C74" w:rsidRDefault="00B417FF" w:rsidP="00995B3F">
            <w:pPr>
              <w:jc w:val="both"/>
              <w:rPr>
                <w:rFonts w:asciiTheme="minorHAnsi" w:hAnsiTheme="minorHAnsi" w:cstheme="minorHAnsi"/>
              </w:rPr>
            </w:pPr>
          </w:p>
        </w:tc>
        <w:tc>
          <w:tcPr>
            <w:tcW w:w="2033" w:type="dxa"/>
            <w:vMerge/>
            <w:tcBorders>
              <w:top w:val="single" w:sz="4" w:space="0" w:color="auto"/>
              <w:left w:val="single" w:sz="4" w:space="0" w:color="auto"/>
              <w:bottom w:val="single" w:sz="4" w:space="0" w:color="auto"/>
              <w:right w:val="single" w:sz="4" w:space="0" w:color="auto"/>
            </w:tcBorders>
            <w:vAlign w:val="center"/>
            <w:hideMark/>
          </w:tcPr>
          <w:p w14:paraId="749BD217"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18D7A841" w14:textId="44ADB652"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Relay ON</w:t>
            </w:r>
            <w:r w:rsidR="00D34A0C">
              <w:rPr>
                <w:rFonts w:asciiTheme="minorHAnsi" w:hAnsiTheme="minorHAnsi" w:cstheme="minorHAnsi"/>
              </w:rPr>
              <w:t xml:space="preserve"> or Light ON</w:t>
            </w:r>
          </w:p>
        </w:tc>
        <w:tc>
          <w:tcPr>
            <w:tcW w:w="1813" w:type="dxa"/>
            <w:tcBorders>
              <w:top w:val="single" w:sz="4" w:space="0" w:color="auto"/>
              <w:left w:val="single" w:sz="4" w:space="0" w:color="auto"/>
              <w:bottom w:val="single" w:sz="4" w:space="0" w:color="auto"/>
              <w:right w:val="single" w:sz="4" w:space="0" w:color="auto"/>
            </w:tcBorders>
            <w:hideMark/>
          </w:tcPr>
          <w:p w14:paraId="245E8EAC"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Blue</w:t>
            </w:r>
          </w:p>
        </w:tc>
        <w:tc>
          <w:tcPr>
            <w:tcW w:w="1708" w:type="dxa"/>
            <w:tcBorders>
              <w:top w:val="single" w:sz="4" w:space="0" w:color="auto"/>
              <w:left w:val="single" w:sz="4" w:space="0" w:color="auto"/>
              <w:bottom w:val="single" w:sz="4" w:space="0" w:color="auto"/>
              <w:right w:val="single" w:sz="4" w:space="0" w:color="auto"/>
            </w:tcBorders>
            <w:vAlign w:val="center"/>
            <w:hideMark/>
          </w:tcPr>
          <w:p w14:paraId="5A9413C8"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00424543" w:rsidRPr="00E57C74" w14:paraId="646389AF" w14:textId="77777777" w:rsidTr="00C25F3D">
        <w:trPr>
          <w:trHeight w:val="88"/>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tcPr>
          <w:p w14:paraId="5428CC3D" w14:textId="77777777" w:rsidR="00424543" w:rsidRPr="00E57C74" w:rsidRDefault="00424543" w:rsidP="00995B3F">
            <w:pPr>
              <w:jc w:val="both"/>
              <w:rPr>
                <w:rFonts w:asciiTheme="minorHAnsi" w:hAnsiTheme="minorHAnsi" w:cstheme="minorHAnsi"/>
              </w:rPr>
            </w:pPr>
          </w:p>
        </w:tc>
        <w:tc>
          <w:tcPr>
            <w:tcW w:w="2033" w:type="dxa"/>
            <w:vMerge/>
            <w:tcBorders>
              <w:top w:val="single" w:sz="4" w:space="0" w:color="auto"/>
              <w:left w:val="single" w:sz="4" w:space="0" w:color="auto"/>
              <w:bottom w:val="single" w:sz="4" w:space="0" w:color="auto"/>
              <w:right w:val="single" w:sz="4" w:space="0" w:color="auto"/>
            </w:tcBorders>
            <w:vAlign w:val="center"/>
          </w:tcPr>
          <w:p w14:paraId="3C302CE2" w14:textId="77777777" w:rsidR="00424543" w:rsidRPr="00E57C74" w:rsidRDefault="00424543"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tcPr>
          <w:p w14:paraId="1F36A316" w14:textId="58D3EEAC" w:rsidR="00424543" w:rsidRPr="00E57C74" w:rsidRDefault="00424543"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Contact lost with Kinisi / Light</w:t>
            </w:r>
          </w:p>
        </w:tc>
        <w:tc>
          <w:tcPr>
            <w:tcW w:w="1813" w:type="dxa"/>
            <w:tcBorders>
              <w:top w:val="single" w:sz="4" w:space="0" w:color="auto"/>
              <w:left w:val="single" w:sz="4" w:space="0" w:color="auto"/>
              <w:bottom w:val="single" w:sz="4" w:space="0" w:color="auto"/>
              <w:right w:val="single" w:sz="4" w:space="0" w:color="auto"/>
            </w:tcBorders>
          </w:tcPr>
          <w:p w14:paraId="0E1B3353" w14:textId="77777777" w:rsidR="00424543" w:rsidRPr="00E57C74" w:rsidRDefault="00424543"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08" w:type="dxa"/>
            <w:tcBorders>
              <w:top w:val="single" w:sz="4" w:space="0" w:color="auto"/>
              <w:left w:val="single" w:sz="4" w:space="0" w:color="auto"/>
              <w:bottom w:val="single" w:sz="4" w:space="0" w:color="auto"/>
              <w:right w:val="single" w:sz="4" w:space="0" w:color="auto"/>
            </w:tcBorders>
          </w:tcPr>
          <w:p w14:paraId="448CB0B3" w14:textId="06F89274" w:rsidR="00424543" w:rsidRPr="00E57C74" w:rsidRDefault="00424543"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Pr>
                <w:rFonts w:asciiTheme="minorHAnsi" w:hAnsiTheme="minorHAnsi" w:cstheme="minorHAnsi"/>
              </w:rPr>
              <w:t>Constant Blue</w:t>
            </w:r>
          </w:p>
        </w:tc>
      </w:tr>
      <w:tr w:rsidR="00B417FF" w:rsidRPr="00E57C74" w14:paraId="516E355E" w14:textId="77777777" w:rsidTr="00C25F3D">
        <w:trPr>
          <w:trHeight w:val="88"/>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726ECB71" w14:textId="77777777" w:rsidR="00B417FF" w:rsidRPr="00E57C74" w:rsidRDefault="00B417FF" w:rsidP="00995B3F">
            <w:pPr>
              <w:jc w:val="both"/>
              <w:rPr>
                <w:rFonts w:asciiTheme="minorHAnsi" w:hAnsiTheme="minorHAnsi" w:cstheme="minorHAnsi"/>
              </w:rPr>
            </w:pPr>
          </w:p>
        </w:tc>
        <w:tc>
          <w:tcPr>
            <w:tcW w:w="2033" w:type="dxa"/>
            <w:vMerge/>
            <w:tcBorders>
              <w:top w:val="single" w:sz="4" w:space="0" w:color="auto"/>
              <w:left w:val="single" w:sz="4" w:space="0" w:color="auto"/>
              <w:bottom w:val="single" w:sz="4" w:space="0" w:color="auto"/>
              <w:right w:val="single" w:sz="4" w:space="0" w:color="auto"/>
            </w:tcBorders>
            <w:vAlign w:val="center"/>
            <w:hideMark/>
          </w:tcPr>
          <w:p w14:paraId="1F7FB5C0"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016C386E"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Connection with Hub</w:t>
            </w:r>
          </w:p>
        </w:tc>
        <w:tc>
          <w:tcPr>
            <w:tcW w:w="1813" w:type="dxa"/>
            <w:vMerge w:val="restart"/>
            <w:tcBorders>
              <w:top w:val="single" w:sz="4" w:space="0" w:color="auto"/>
              <w:left w:val="single" w:sz="4" w:space="0" w:color="auto"/>
              <w:bottom w:val="single" w:sz="4" w:space="0" w:color="auto"/>
              <w:right w:val="single" w:sz="4" w:space="0" w:color="auto"/>
            </w:tcBorders>
          </w:tcPr>
          <w:p w14:paraId="2FBD97D9"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08" w:type="dxa"/>
            <w:tcBorders>
              <w:top w:val="single" w:sz="4" w:space="0" w:color="auto"/>
              <w:left w:val="single" w:sz="4" w:space="0" w:color="auto"/>
              <w:bottom w:val="single" w:sz="4" w:space="0" w:color="auto"/>
              <w:right w:val="single" w:sz="4" w:space="0" w:color="auto"/>
            </w:tcBorders>
            <w:hideMark/>
          </w:tcPr>
          <w:p w14:paraId="1777290A"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Green</w:t>
            </w:r>
          </w:p>
        </w:tc>
      </w:tr>
      <w:tr w:rsidR="00B417FF" w:rsidRPr="00E57C74" w14:paraId="2C2DAB0E" w14:textId="77777777" w:rsidTr="007E5F9A">
        <w:trPr>
          <w:trHeight w:val="60"/>
        </w:trPr>
        <w:tc>
          <w:tcPr>
            <w:cnfStyle w:val="001000000000" w:firstRow="0" w:lastRow="0" w:firstColumn="1" w:lastColumn="0" w:oddVBand="0" w:evenVBand="0" w:oddHBand="0" w:evenHBand="0" w:firstRowFirstColumn="0" w:firstRowLastColumn="0" w:lastRowFirstColumn="0" w:lastRowLastColumn="0"/>
            <w:tcW w:w="0" w:type="auto"/>
            <w:vMerge/>
            <w:tcBorders>
              <w:top w:val="single" w:sz="4" w:space="0" w:color="auto"/>
              <w:left w:val="single" w:sz="4" w:space="0" w:color="auto"/>
              <w:bottom w:val="single" w:sz="4" w:space="0" w:color="auto"/>
              <w:right w:val="single" w:sz="4" w:space="0" w:color="auto"/>
            </w:tcBorders>
            <w:vAlign w:val="center"/>
            <w:hideMark/>
          </w:tcPr>
          <w:p w14:paraId="0C023958" w14:textId="77777777" w:rsidR="00B417FF" w:rsidRPr="00E57C74" w:rsidRDefault="00B417FF" w:rsidP="00995B3F">
            <w:pPr>
              <w:jc w:val="both"/>
              <w:rPr>
                <w:rFonts w:asciiTheme="minorHAnsi" w:hAnsiTheme="minorHAnsi" w:cstheme="minorHAnsi"/>
              </w:rPr>
            </w:pPr>
          </w:p>
        </w:tc>
        <w:tc>
          <w:tcPr>
            <w:tcW w:w="2033" w:type="dxa"/>
            <w:vMerge/>
            <w:tcBorders>
              <w:top w:val="single" w:sz="4" w:space="0" w:color="auto"/>
              <w:left w:val="single" w:sz="4" w:space="0" w:color="auto"/>
              <w:bottom w:val="single" w:sz="4" w:space="0" w:color="auto"/>
              <w:right w:val="single" w:sz="4" w:space="0" w:color="auto"/>
            </w:tcBorders>
            <w:vAlign w:val="center"/>
            <w:hideMark/>
          </w:tcPr>
          <w:p w14:paraId="4C5EAD33"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3424" w:type="dxa"/>
            <w:tcBorders>
              <w:top w:val="single" w:sz="4" w:space="0" w:color="auto"/>
              <w:left w:val="single" w:sz="4" w:space="0" w:color="auto"/>
              <w:bottom w:val="single" w:sz="4" w:space="0" w:color="auto"/>
              <w:right w:val="single" w:sz="4" w:space="0" w:color="auto"/>
            </w:tcBorders>
            <w:hideMark/>
          </w:tcPr>
          <w:p w14:paraId="67275B43"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Connection Lost with Hub</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E4FC18" w14:textId="77777777" w:rsidR="00B417FF" w:rsidRPr="00E57C74" w:rsidRDefault="00B417FF" w:rsidP="00995B3F">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1708" w:type="dxa"/>
            <w:tcBorders>
              <w:top w:val="single" w:sz="4" w:space="0" w:color="auto"/>
              <w:left w:val="single" w:sz="4" w:space="0" w:color="auto"/>
              <w:bottom w:val="single" w:sz="4" w:space="0" w:color="auto"/>
              <w:right w:val="single" w:sz="4" w:space="0" w:color="auto"/>
            </w:tcBorders>
            <w:hideMark/>
          </w:tcPr>
          <w:p w14:paraId="4AA80DFE" w14:textId="77777777" w:rsidR="00B417FF" w:rsidRPr="00E57C74" w:rsidRDefault="00B417FF" w:rsidP="00995B3F">
            <w:pPr>
              <w:spacing w:before="120"/>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E57C74">
              <w:rPr>
                <w:rFonts w:asciiTheme="minorHAnsi" w:hAnsiTheme="minorHAnsi" w:cstheme="minorHAnsi"/>
              </w:rPr>
              <w:t>Red</w:t>
            </w:r>
          </w:p>
        </w:tc>
      </w:tr>
    </w:tbl>
    <w:p w14:paraId="6F08137F" w14:textId="1E00EEB6" w:rsidR="00B417FF" w:rsidRPr="00D05FF7" w:rsidRDefault="00B417FF" w:rsidP="00B417FF">
      <w:pPr>
        <w:pStyle w:val="Caption"/>
        <w:jc w:val="center"/>
        <w:rPr>
          <w:rFonts w:asciiTheme="minorHAnsi" w:hAnsiTheme="minorHAnsi" w:cstheme="minorHAnsi"/>
          <w:color w:val="auto"/>
        </w:rPr>
      </w:pPr>
      <w:bookmarkStart w:id="1295" w:name="_Ref38890941"/>
      <w:r>
        <w:t xml:space="preserve">Table </w:t>
      </w:r>
      <w:r w:rsidR="00187894">
        <w:fldChar w:fldCharType="begin"/>
      </w:r>
      <w:r w:rsidR="00187894">
        <w:instrText xml:space="preserve"> SEQ Table \* ARABIC </w:instrText>
      </w:r>
      <w:r w:rsidR="00187894">
        <w:fldChar w:fldCharType="separate"/>
      </w:r>
      <w:r w:rsidR="006769EB">
        <w:rPr>
          <w:noProof/>
        </w:rPr>
        <w:t>1</w:t>
      </w:r>
      <w:r w:rsidR="00187894">
        <w:fldChar w:fldCharType="end"/>
      </w:r>
      <w:bookmarkEnd w:id="1295"/>
      <w:r>
        <w:t>.LED Indication</w:t>
      </w:r>
    </w:p>
    <w:p w14:paraId="2BBE965C" w14:textId="77777777" w:rsidR="00B417FF" w:rsidRPr="00E57C74" w:rsidRDefault="00B417FF" w:rsidP="00A70C6A">
      <w:pPr>
        <w:spacing w:before="120" w:after="0" w:line="240" w:lineRule="auto"/>
        <w:jc w:val="both"/>
        <w:rPr>
          <w:rFonts w:asciiTheme="minorHAnsi" w:hAnsiTheme="minorHAnsi" w:cstheme="minorHAnsi"/>
        </w:rPr>
      </w:pPr>
    </w:p>
    <w:p w14:paraId="0EB9ED3A" w14:textId="77777777" w:rsidR="00A70C6A" w:rsidRPr="00E57C74" w:rsidRDefault="00A70C6A" w:rsidP="00A13ECC">
      <w:pPr>
        <w:pStyle w:val="Heading2"/>
        <w:ind w:left="0"/>
      </w:pPr>
      <w:bookmarkStart w:id="1296" w:name="_Ref38706357"/>
      <w:bookmarkStart w:id="1297" w:name="_Ref38705049"/>
      <w:bookmarkStart w:id="1298" w:name="_Ref38704994"/>
      <w:bookmarkStart w:id="1299" w:name="_Toc38568258"/>
      <w:bookmarkStart w:id="1300" w:name="_Toc38458164"/>
      <w:bookmarkStart w:id="1301" w:name="_Toc38448467"/>
      <w:bookmarkStart w:id="1302" w:name="_Toc45871406"/>
      <w:r w:rsidRPr="00E57C74">
        <w:t xml:space="preserve">Operating </w:t>
      </w:r>
      <w:r w:rsidRPr="00383138">
        <w:t>Mode</w:t>
      </w:r>
      <w:bookmarkEnd w:id="1296"/>
      <w:bookmarkEnd w:id="1297"/>
      <w:bookmarkEnd w:id="1298"/>
      <w:bookmarkEnd w:id="1299"/>
      <w:bookmarkEnd w:id="1300"/>
      <w:bookmarkEnd w:id="1301"/>
      <w:bookmarkEnd w:id="1302"/>
    </w:p>
    <w:p w14:paraId="0DCE9407" w14:textId="0F59E03A" w:rsidR="00A70C6A" w:rsidRPr="00E57C74" w:rsidRDefault="00A70C6A" w:rsidP="00A13ECC">
      <w:pPr>
        <w:spacing w:before="120" w:after="0" w:line="240" w:lineRule="auto"/>
        <w:ind w:left="709"/>
        <w:jc w:val="both"/>
        <w:rPr>
          <w:rFonts w:asciiTheme="minorHAnsi" w:hAnsiTheme="minorHAnsi" w:cstheme="minorHAnsi"/>
        </w:rPr>
      </w:pPr>
      <w:del w:id="1303" w:author="singh qmax" w:date="2020-07-17T00:19:00Z">
        <w:r w:rsidRPr="00E57C74" w:rsidDel="00FF6AD8">
          <w:rPr>
            <w:rFonts w:asciiTheme="minorHAnsi" w:hAnsiTheme="minorHAnsi" w:cstheme="minorHAnsi"/>
          </w:rPr>
          <w:delText>AMENOS</w:delText>
        </w:r>
      </w:del>
      <w:ins w:id="1304"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operates basically in either of 3 modes namely</w:t>
      </w:r>
    </w:p>
    <w:p w14:paraId="49118EBC" w14:textId="53E51EE4" w:rsidR="00A70C6A" w:rsidRPr="007472E8" w:rsidRDefault="00A079D6" w:rsidP="00E05378">
      <w:pPr>
        <w:pStyle w:val="ListParagraph"/>
        <w:numPr>
          <w:ilvl w:val="0"/>
          <w:numId w:val="49"/>
        </w:numPr>
        <w:suppressAutoHyphens/>
        <w:spacing w:before="120" w:after="0" w:line="240" w:lineRule="auto"/>
        <w:ind w:left="1701"/>
        <w:contextualSpacing w:val="0"/>
        <w:jc w:val="both"/>
        <w:rPr>
          <w:rFonts w:asciiTheme="minorHAnsi" w:hAnsiTheme="minorHAnsi" w:cstheme="minorHAnsi"/>
        </w:rPr>
      </w:pPr>
      <w:r w:rsidRPr="00D969A5">
        <w:rPr>
          <w:rFonts w:asciiTheme="minorHAnsi" w:hAnsiTheme="minorHAnsi" w:cstheme="minorHAnsi"/>
        </w:rPr>
        <w:fldChar w:fldCharType="begin"/>
      </w:r>
      <w:r w:rsidRPr="007472E8">
        <w:rPr>
          <w:rFonts w:asciiTheme="minorHAnsi" w:hAnsiTheme="minorHAnsi" w:cstheme="minorHAnsi"/>
        </w:rPr>
        <w:instrText xml:space="preserve"> REF _Ref44596808 \h </w:instrText>
      </w:r>
      <w:r w:rsidR="007472E8">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Configuration Mode</w:t>
      </w:r>
      <w:r w:rsidRPr="00D969A5">
        <w:rPr>
          <w:rFonts w:asciiTheme="minorHAnsi" w:hAnsiTheme="minorHAnsi" w:cstheme="minorHAnsi"/>
        </w:rPr>
        <w:fldChar w:fldCharType="end"/>
      </w:r>
    </w:p>
    <w:p w14:paraId="419D92FF" w14:textId="17DEE86C" w:rsidR="00A70C6A" w:rsidRPr="007472E8" w:rsidRDefault="00A079D6" w:rsidP="00E05378">
      <w:pPr>
        <w:pStyle w:val="ListParagraph"/>
        <w:numPr>
          <w:ilvl w:val="0"/>
          <w:numId w:val="49"/>
        </w:numPr>
        <w:suppressAutoHyphens/>
        <w:spacing w:before="120" w:after="0" w:line="240" w:lineRule="auto"/>
        <w:ind w:left="1701"/>
        <w:contextualSpacing w:val="0"/>
        <w:jc w:val="both"/>
        <w:rPr>
          <w:rFonts w:asciiTheme="minorHAnsi" w:hAnsiTheme="minorHAnsi" w:cstheme="minorHAnsi"/>
        </w:rPr>
      </w:pPr>
      <w:r w:rsidRPr="00D969A5">
        <w:rPr>
          <w:rFonts w:asciiTheme="minorHAnsi" w:hAnsiTheme="minorHAnsi" w:cstheme="minorHAnsi"/>
        </w:rPr>
        <w:fldChar w:fldCharType="begin"/>
      </w:r>
      <w:r w:rsidRPr="007472E8">
        <w:rPr>
          <w:rFonts w:asciiTheme="minorHAnsi" w:hAnsiTheme="minorHAnsi" w:cstheme="minorHAnsi"/>
        </w:rPr>
        <w:instrText xml:space="preserve"> REF _Ref44596846 \h </w:instrText>
      </w:r>
      <w:r w:rsidR="007472E8">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Normal Mode</w:t>
      </w:r>
      <w:r w:rsidRPr="00D969A5">
        <w:rPr>
          <w:rFonts w:asciiTheme="minorHAnsi" w:hAnsiTheme="minorHAnsi" w:cstheme="minorHAnsi"/>
        </w:rPr>
        <w:fldChar w:fldCharType="end"/>
      </w:r>
    </w:p>
    <w:p w14:paraId="551D0C2A" w14:textId="5D8737AC" w:rsidR="00A70C6A" w:rsidRPr="007472E8" w:rsidRDefault="00A079D6" w:rsidP="00E05378">
      <w:pPr>
        <w:pStyle w:val="ListParagraph"/>
        <w:numPr>
          <w:ilvl w:val="0"/>
          <w:numId w:val="49"/>
        </w:numPr>
        <w:suppressAutoHyphens/>
        <w:spacing w:before="120" w:after="0" w:line="240" w:lineRule="auto"/>
        <w:ind w:left="1701"/>
        <w:contextualSpacing w:val="0"/>
        <w:jc w:val="both"/>
        <w:rPr>
          <w:rFonts w:asciiTheme="minorHAnsi" w:hAnsiTheme="minorHAnsi" w:cstheme="minorHAnsi"/>
        </w:rPr>
      </w:pPr>
      <w:r w:rsidRPr="00D969A5">
        <w:rPr>
          <w:rFonts w:asciiTheme="minorHAnsi" w:hAnsiTheme="minorHAnsi" w:cstheme="minorHAnsi"/>
        </w:rPr>
        <w:fldChar w:fldCharType="begin"/>
      </w:r>
      <w:r w:rsidRPr="007472E8">
        <w:rPr>
          <w:rFonts w:asciiTheme="minorHAnsi" w:hAnsiTheme="minorHAnsi" w:cstheme="minorHAnsi"/>
        </w:rPr>
        <w:instrText xml:space="preserve"> REF _Ref44596862 \h </w:instrText>
      </w:r>
      <w:r w:rsidR="007472E8">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OTAP Mode</w:t>
      </w:r>
      <w:r w:rsidRPr="00D969A5">
        <w:rPr>
          <w:rFonts w:asciiTheme="minorHAnsi" w:hAnsiTheme="minorHAnsi" w:cstheme="minorHAnsi"/>
        </w:rPr>
        <w:fldChar w:fldCharType="end"/>
      </w:r>
    </w:p>
    <w:p w14:paraId="02B546FF" w14:textId="4CE9D710" w:rsidR="00A56214" w:rsidRPr="00B512FD" w:rsidRDefault="00A56214">
      <w:pPr>
        <w:suppressAutoHyphens/>
        <w:spacing w:before="120" w:after="0" w:line="240" w:lineRule="auto"/>
        <w:ind w:firstLine="709"/>
        <w:jc w:val="both"/>
        <w:rPr>
          <w:rFonts w:ascii="Calibri Light" w:hAnsi="Calibri Light" w:cs="Calibri Light"/>
          <w:b/>
          <w:bCs/>
          <w:color w:val="215868" w:themeColor="accent5" w:themeShade="80"/>
          <w:rPrChange w:id="1305" w:author="singh qmax" w:date="2020-07-16T20:36:00Z">
            <w:rPr>
              <w:rFonts w:ascii="Calibri Light" w:hAnsi="Calibri Light" w:cs="Calibri Light"/>
              <w:b/>
              <w:bCs/>
            </w:rPr>
          </w:rPrChange>
        </w:rPr>
        <w:pPrChange w:id="1306" w:author="singh qmax" w:date="2020-07-16T20:36:00Z">
          <w:pPr>
            <w:suppressAutoHyphens/>
            <w:spacing w:before="120" w:after="0" w:line="240" w:lineRule="auto"/>
            <w:jc w:val="both"/>
          </w:pPr>
        </w:pPrChange>
      </w:pPr>
      <w:r w:rsidRPr="00B512FD">
        <w:rPr>
          <w:rFonts w:ascii="Calibri Light" w:hAnsi="Calibri Light" w:cs="Calibri Light"/>
          <w:b/>
          <w:bCs/>
          <w:color w:val="215868" w:themeColor="accent5" w:themeShade="80"/>
          <w:rPrChange w:id="1307" w:author="singh qmax" w:date="2020-07-16T20:36:00Z">
            <w:rPr>
              <w:rFonts w:ascii="Calibri Light" w:hAnsi="Calibri Light" w:cs="Calibri Light"/>
              <w:b/>
              <w:bCs/>
            </w:rPr>
          </w:rPrChange>
        </w:rPr>
        <w:t>Operating mode Overview</w:t>
      </w:r>
    </w:p>
    <w:p w14:paraId="566884B1" w14:textId="05FBD423" w:rsidR="00A70C6A"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When an </w:t>
      </w:r>
      <w:del w:id="1308" w:author="singh qmax" w:date="2020-07-17T00:19:00Z">
        <w:r w:rsidRPr="00E57C74" w:rsidDel="00FF6AD8">
          <w:rPr>
            <w:rFonts w:asciiTheme="minorHAnsi" w:hAnsiTheme="minorHAnsi" w:cstheme="minorHAnsi"/>
          </w:rPr>
          <w:delText>AMENOS</w:delText>
        </w:r>
      </w:del>
      <w:ins w:id="1309"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is factory new (Wi-Fi parameters not configured), it operates by default in Configuration Mode. In this mode, Bluetooth advertisement starts, and user can use TIRISI mobile app to configure the </w:t>
      </w:r>
      <w:r w:rsidR="00765EFE">
        <w:rPr>
          <w:rFonts w:asciiTheme="minorHAnsi" w:hAnsiTheme="minorHAnsi" w:cstheme="minorHAnsi"/>
        </w:rPr>
        <w:t xml:space="preserve">device credentials and </w:t>
      </w:r>
      <w:r w:rsidR="00A56214">
        <w:rPr>
          <w:rFonts w:asciiTheme="minorHAnsi" w:hAnsiTheme="minorHAnsi" w:cstheme="minorHAnsi"/>
        </w:rPr>
        <w:t>generate</w:t>
      </w:r>
      <w:r w:rsidR="00765EFE">
        <w:rPr>
          <w:rFonts w:asciiTheme="minorHAnsi" w:hAnsiTheme="minorHAnsi" w:cstheme="minorHAnsi"/>
        </w:rPr>
        <w:t xml:space="preserve"> </w:t>
      </w:r>
      <w:r w:rsidRPr="00E57C74">
        <w:rPr>
          <w:rFonts w:asciiTheme="minorHAnsi" w:hAnsiTheme="minorHAnsi" w:cstheme="minorHAnsi"/>
        </w:rPr>
        <w:t>Wi-Fi network parameters</w:t>
      </w:r>
      <w:r w:rsidR="00765EFE">
        <w:rPr>
          <w:rFonts w:asciiTheme="minorHAnsi" w:hAnsiTheme="minorHAnsi" w:cstheme="minorHAnsi"/>
        </w:rPr>
        <w:t xml:space="preserve"> </w:t>
      </w:r>
      <w:r w:rsidR="00A56214">
        <w:rPr>
          <w:rFonts w:asciiTheme="minorHAnsi" w:hAnsiTheme="minorHAnsi" w:cstheme="minorHAnsi"/>
        </w:rPr>
        <w:t xml:space="preserve">like SSID and Passkey </w:t>
      </w:r>
      <w:r w:rsidR="00765EFE">
        <w:rPr>
          <w:rFonts w:asciiTheme="minorHAnsi" w:hAnsiTheme="minorHAnsi" w:cstheme="minorHAnsi"/>
        </w:rPr>
        <w:t>from it</w:t>
      </w:r>
      <w:r w:rsidRPr="00E57C74">
        <w:rPr>
          <w:rFonts w:asciiTheme="minorHAnsi" w:hAnsiTheme="minorHAnsi" w:cstheme="minorHAnsi"/>
        </w:rPr>
        <w:t>.</w:t>
      </w:r>
    </w:p>
    <w:p w14:paraId="02B7678D" w14:textId="2905E5A2" w:rsidR="00A70C6A"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lastRenderedPageBreak/>
        <w:t xml:space="preserve">After Wi-Fi parameters are </w:t>
      </w:r>
      <w:r w:rsidR="00A56214">
        <w:rPr>
          <w:rFonts w:asciiTheme="minorHAnsi" w:hAnsiTheme="minorHAnsi" w:cstheme="minorHAnsi"/>
        </w:rPr>
        <w:t>generated, Amenos tries to</w:t>
      </w:r>
      <w:r w:rsidR="00765EFC">
        <w:rPr>
          <w:rFonts w:asciiTheme="minorHAnsi" w:hAnsiTheme="minorHAnsi" w:cstheme="minorHAnsi"/>
        </w:rPr>
        <w:t xml:space="preserve"> connect to Hub successfully</w:t>
      </w:r>
      <w:r w:rsidRPr="00E57C74">
        <w:rPr>
          <w:rFonts w:asciiTheme="minorHAnsi" w:hAnsiTheme="minorHAnsi" w:cstheme="minorHAnsi"/>
        </w:rPr>
        <w:t xml:space="preserve">, it switches to Normal Mode of operation. Wi-Fi operates in Station mode. In this mode, </w:t>
      </w:r>
      <w:del w:id="1310" w:author="singh qmax" w:date="2020-07-17T00:19:00Z">
        <w:r w:rsidRPr="00E57C74" w:rsidDel="00FF6AD8">
          <w:rPr>
            <w:rFonts w:asciiTheme="minorHAnsi" w:hAnsiTheme="minorHAnsi" w:cstheme="minorHAnsi"/>
          </w:rPr>
          <w:delText>AMENOS</w:delText>
        </w:r>
      </w:del>
      <w:ins w:id="1311"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sends health packets at regular interval, waits for commands from hub for AC control, lighting control etc.</w:t>
      </w:r>
    </w:p>
    <w:p w14:paraId="4A203CCF" w14:textId="6E604FDC" w:rsidR="00567BFC"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In case of new firmware is available for upgrade, it operates in OTAP Mode.</w:t>
      </w:r>
    </w:p>
    <w:p w14:paraId="1CADECB0" w14:textId="2D7D7B5E" w:rsidR="00872B0E" w:rsidRDefault="00A70C6A" w:rsidP="00A13ECC">
      <w:pPr>
        <w:ind w:left="709"/>
        <w:rPr>
          <w:rFonts w:asciiTheme="minorHAnsi" w:hAnsiTheme="minorHAnsi" w:cstheme="minorHAnsi"/>
        </w:rPr>
      </w:pPr>
      <w:r w:rsidRPr="00E57C74">
        <w:rPr>
          <w:rFonts w:asciiTheme="minorHAnsi" w:hAnsiTheme="minorHAnsi" w:cstheme="minorHAnsi"/>
        </w:rPr>
        <w:t>Irrespective of operating mode,</w:t>
      </w:r>
      <w:r w:rsidR="00872B0E">
        <w:rPr>
          <w:rFonts w:asciiTheme="minorHAnsi" w:hAnsiTheme="minorHAnsi" w:cstheme="minorHAnsi"/>
        </w:rPr>
        <w:t xml:space="preserve"> ESP module</w:t>
      </w:r>
      <w:r w:rsidR="00AB6514">
        <w:rPr>
          <w:rFonts w:asciiTheme="minorHAnsi" w:hAnsiTheme="minorHAnsi" w:cstheme="minorHAnsi"/>
        </w:rPr>
        <w:t xml:space="preserve"> will send pulse to WDT within the window period to prevent ESP32 from </w:t>
      </w:r>
      <w:r w:rsidR="00765EFC">
        <w:rPr>
          <w:rFonts w:asciiTheme="minorHAnsi" w:hAnsiTheme="minorHAnsi" w:cstheme="minorHAnsi"/>
        </w:rPr>
        <w:t xml:space="preserve">getting </w:t>
      </w:r>
      <w:proofErr w:type="spellStart"/>
      <w:r w:rsidR="00765EFC">
        <w:rPr>
          <w:rFonts w:asciiTheme="minorHAnsi" w:hAnsiTheme="minorHAnsi" w:cstheme="minorHAnsi"/>
        </w:rPr>
        <w:t>reseted</w:t>
      </w:r>
      <w:proofErr w:type="spellEnd"/>
      <w:r w:rsidR="00765EFC">
        <w:rPr>
          <w:rFonts w:asciiTheme="minorHAnsi" w:hAnsiTheme="minorHAnsi" w:cstheme="minorHAnsi"/>
        </w:rPr>
        <w:t xml:space="preserve">. If ESP </w:t>
      </w:r>
      <w:r w:rsidR="002915C3">
        <w:rPr>
          <w:rFonts w:asciiTheme="minorHAnsi" w:hAnsiTheme="minorHAnsi" w:cstheme="minorHAnsi"/>
        </w:rPr>
        <w:t>does not</w:t>
      </w:r>
      <w:r w:rsidR="00765EFC">
        <w:rPr>
          <w:rFonts w:asciiTheme="minorHAnsi" w:hAnsiTheme="minorHAnsi" w:cstheme="minorHAnsi"/>
        </w:rPr>
        <w:t xml:space="preserve"> give signal to watchdog due to </w:t>
      </w:r>
      <w:r w:rsidR="00AB6514">
        <w:rPr>
          <w:rFonts w:asciiTheme="minorHAnsi" w:hAnsiTheme="minorHAnsi" w:cstheme="minorHAnsi"/>
        </w:rPr>
        <w:t>hanging or not responding due to any malfunctions</w:t>
      </w:r>
      <w:r w:rsidR="00765EFC">
        <w:rPr>
          <w:rFonts w:asciiTheme="minorHAnsi" w:hAnsiTheme="minorHAnsi" w:cstheme="minorHAnsi"/>
        </w:rPr>
        <w:t>, it resets the ESP module.</w:t>
      </w:r>
    </w:p>
    <w:p w14:paraId="5CFD52D2" w14:textId="29130B7B" w:rsidR="00A70C6A" w:rsidRPr="00E57C74" w:rsidRDefault="00872B0E" w:rsidP="00A13ECC">
      <w:pPr>
        <w:ind w:left="709"/>
        <w:rPr>
          <w:rFonts w:asciiTheme="minorHAnsi" w:hAnsiTheme="minorHAnsi" w:cstheme="minorHAnsi"/>
        </w:rPr>
      </w:pPr>
      <w:commentRangeStart w:id="1312"/>
      <w:r>
        <w:rPr>
          <w:rFonts w:asciiTheme="minorHAnsi" w:hAnsiTheme="minorHAnsi" w:cstheme="minorHAnsi"/>
        </w:rPr>
        <w:t>If</w:t>
      </w:r>
      <w:r w:rsidR="00567BFC" w:rsidRPr="00034E97">
        <w:rPr>
          <w:rFonts w:asciiTheme="minorHAnsi" w:hAnsiTheme="minorHAnsi" w:cstheme="minorHAnsi"/>
        </w:rPr>
        <w:t xml:space="preserve"> over temperature </w:t>
      </w:r>
      <w:r w:rsidRPr="00034E97">
        <w:rPr>
          <w:rFonts w:asciiTheme="minorHAnsi" w:hAnsiTheme="minorHAnsi" w:cstheme="minorHAnsi"/>
        </w:rPr>
        <w:t>occur</w:t>
      </w:r>
      <w:r>
        <w:rPr>
          <w:rFonts w:asciiTheme="minorHAnsi" w:hAnsiTheme="minorHAnsi" w:cstheme="minorHAnsi"/>
        </w:rPr>
        <w:t>s</w:t>
      </w:r>
      <w:r w:rsidR="00567BFC" w:rsidRPr="00034E97">
        <w:rPr>
          <w:rFonts w:asciiTheme="minorHAnsi" w:hAnsiTheme="minorHAnsi" w:cstheme="minorHAnsi"/>
        </w:rPr>
        <w:t>, buzzer will beep for 10 sec with 1 sec ON/OFF pulse.</w:t>
      </w:r>
      <w:commentRangeEnd w:id="1312"/>
      <w:r w:rsidR="00C47D81">
        <w:rPr>
          <w:rStyle w:val="CommentReference"/>
          <w:rFonts w:ascii="Calibri" w:hAnsi="Calibri"/>
        </w:rPr>
        <w:commentReference w:id="1312"/>
      </w:r>
      <w:r w:rsidR="00567BFC" w:rsidRPr="00034E97">
        <w:rPr>
          <w:rFonts w:asciiTheme="minorHAnsi" w:hAnsiTheme="minorHAnsi" w:cstheme="minorHAnsi"/>
        </w:rPr>
        <w:t xml:space="preserve">  </w:t>
      </w:r>
    </w:p>
    <w:p w14:paraId="61828B41" w14:textId="60A6A692" w:rsidR="00A70C6A" w:rsidRPr="00E57C74" w:rsidRDefault="00A70C6A" w:rsidP="00A13ECC">
      <w:pPr>
        <w:pStyle w:val="Heading3"/>
      </w:pPr>
      <w:bookmarkStart w:id="1313" w:name="_Configuration_Mode"/>
      <w:bookmarkStart w:id="1314" w:name="_Toc38448468"/>
      <w:bookmarkStart w:id="1315" w:name="_Toc38458165"/>
      <w:bookmarkStart w:id="1316" w:name="_Toc38568259"/>
      <w:bookmarkStart w:id="1317" w:name="_Ref38706274"/>
      <w:bookmarkStart w:id="1318" w:name="_Ref38891169"/>
      <w:bookmarkStart w:id="1319" w:name="_Ref44596808"/>
      <w:bookmarkStart w:id="1320" w:name="_Ref44759157"/>
      <w:bookmarkStart w:id="1321" w:name="_Ref44763699"/>
      <w:bookmarkStart w:id="1322" w:name="_Toc45871407"/>
      <w:bookmarkEnd w:id="1313"/>
      <w:r w:rsidRPr="00E57C74">
        <w:t>Configuration Mode</w:t>
      </w:r>
      <w:bookmarkEnd w:id="1314"/>
      <w:bookmarkEnd w:id="1315"/>
      <w:bookmarkEnd w:id="1316"/>
      <w:bookmarkEnd w:id="1317"/>
      <w:bookmarkEnd w:id="1318"/>
      <w:bookmarkEnd w:id="1319"/>
      <w:bookmarkEnd w:id="1320"/>
      <w:bookmarkEnd w:id="1321"/>
      <w:r w:rsidR="005B4433">
        <w:t xml:space="preserve"> (Amenos Registration to TIRISI &amp; HUB)</w:t>
      </w:r>
      <w:bookmarkEnd w:id="1322"/>
    </w:p>
    <w:p w14:paraId="6825364B" w14:textId="6247440D" w:rsidR="00A70C6A" w:rsidRPr="00E57C74"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A factory new </w:t>
      </w:r>
      <w:del w:id="1323" w:author="singh qmax" w:date="2020-07-17T00:19:00Z">
        <w:r w:rsidRPr="00E57C74" w:rsidDel="00FF6AD8">
          <w:rPr>
            <w:rFonts w:asciiTheme="minorHAnsi" w:hAnsiTheme="minorHAnsi" w:cstheme="minorHAnsi"/>
          </w:rPr>
          <w:delText>AMENOS</w:delText>
        </w:r>
      </w:del>
      <w:ins w:id="1324"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has QR code pasted on it which holds the product information. IIL App TIRISI scans QR code and gets the product information. </w:t>
      </w:r>
    </w:p>
    <w:p w14:paraId="76A0DAD9" w14:textId="7EB31A0A" w:rsidR="00A70C6A"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By default, a factory new </w:t>
      </w:r>
      <w:del w:id="1325" w:author="singh qmax" w:date="2020-07-17T00:19:00Z">
        <w:r w:rsidRPr="00E57C74" w:rsidDel="00FF6AD8">
          <w:rPr>
            <w:rFonts w:asciiTheme="minorHAnsi" w:hAnsiTheme="minorHAnsi" w:cstheme="minorHAnsi"/>
          </w:rPr>
          <w:delText>AMENOS</w:delText>
        </w:r>
      </w:del>
      <w:ins w:id="1326"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operates in Configuration Mode. </w:t>
      </w:r>
      <w:del w:id="1327" w:author="singh qmax" w:date="2020-07-17T00:19:00Z">
        <w:r w:rsidRPr="00E57C74" w:rsidDel="00FF6AD8">
          <w:rPr>
            <w:rFonts w:asciiTheme="minorHAnsi" w:hAnsiTheme="minorHAnsi" w:cstheme="minorHAnsi"/>
          </w:rPr>
          <w:delText>AMENOS</w:delText>
        </w:r>
      </w:del>
      <w:ins w:id="1328"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Wi-Fi operates in station mode. When configured, </w:t>
      </w:r>
      <w:del w:id="1329" w:author="singh qmax" w:date="2020-07-17T00:19:00Z">
        <w:r w:rsidRPr="00E57C74" w:rsidDel="00FF6AD8">
          <w:rPr>
            <w:rFonts w:asciiTheme="minorHAnsi" w:hAnsiTheme="minorHAnsi" w:cstheme="minorHAnsi"/>
          </w:rPr>
          <w:delText>AMENOS</w:delText>
        </w:r>
      </w:del>
      <w:ins w:id="1330"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can connect to the IIL HUB (acting as Access Point) in the vicinity. </w:t>
      </w:r>
      <w:r w:rsidR="00707F48" w:rsidRPr="00E57C74">
        <w:rPr>
          <w:rFonts w:asciiTheme="minorHAnsi" w:hAnsiTheme="minorHAnsi" w:cstheme="minorHAnsi"/>
        </w:rPr>
        <w:t>To</w:t>
      </w:r>
      <w:r w:rsidRPr="00E57C74">
        <w:rPr>
          <w:rFonts w:asciiTheme="minorHAnsi" w:hAnsiTheme="minorHAnsi" w:cstheme="minorHAnsi"/>
        </w:rPr>
        <w:t xml:space="preserve"> connect to HUB, HUB Wi-Fi parameters like SSID, password need to be configured in </w:t>
      </w:r>
      <w:del w:id="1331" w:author="singh qmax" w:date="2020-07-17T00:19:00Z">
        <w:r w:rsidRPr="00E57C74" w:rsidDel="00FF6AD8">
          <w:rPr>
            <w:rFonts w:asciiTheme="minorHAnsi" w:hAnsiTheme="minorHAnsi" w:cstheme="minorHAnsi"/>
          </w:rPr>
          <w:delText>AMENOS</w:delText>
        </w:r>
      </w:del>
      <w:ins w:id="1332" w:author="singh qmax" w:date="2020-07-17T00:19:00Z">
        <w:r w:rsidR="00FF6AD8">
          <w:rPr>
            <w:rFonts w:asciiTheme="minorHAnsi" w:hAnsiTheme="minorHAnsi" w:cstheme="minorHAnsi"/>
          </w:rPr>
          <w:t>Amenos</w:t>
        </w:r>
      </w:ins>
      <w:r w:rsidRPr="00E57C74">
        <w:rPr>
          <w:rFonts w:asciiTheme="minorHAnsi" w:hAnsiTheme="minorHAnsi" w:cstheme="minorHAnsi"/>
        </w:rPr>
        <w:t>.</w:t>
      </w:r>
    </w:p>
    <w:p w14:paraId="2745FB3D" w14:textId="2A789A32" w:rsidR="006B0198" w:rsidRDefault="00A56214" w:rsidP="006B0198">
      <w:pPr>
        <w:pStyle w:val="Heading4"/>
      </w:pPr>
      <w:r>
        <w:t xml:space="preserve">Authentication and </w:t>
      </w:r>
      <w:r w:rsidR="006B0198">
        <w:t xml:space="preserve">Connecting </w:t>
      </w:r>
      <w:r w:rsidR="00872B0E">
        <w:t xml:space="preserve">to </w:t>
      </w:r>
      <w:r w:rsidR="006B0198">
        <w:t>TIRISI App</w:t>
      </w:r>
    </w:p>
    <w:p w14:paraId="3C024DEE" w14:textId="1A8471FB" w:rsidR="005724D1" w:rsidRPr="00E05378" w:rsidRDefault="005724D1" w:rsidP="00E05378">
      <w:pPr>
        <w:ind w:left="709"/>
        <w:rPr>
          <w:rFonts w:asciiTheme="minorHAnsi" w:hAnsiTheme="minorHAnsi" w:cstheme="minorHAnsi"/>
        </w:rPr>
      </w:pPr>
      <w:r w:rsidRPr="00E05378">
        <w:rPr>
          <w:rFonts w:asciiTheme="minorHAnsi" w:hAnsiTheme="minorHAnsi" w:cstheme="minorHAnsi"/>
        </w:rPr>
        <w:t>(</w:t>
      </w:r>
      <w:r w:rsidR="00E15CE6" w:rsidRPr="002B4453">
        <w:rPr>
          <w:rFonts w:asciiTheme="minorHAnsi" w:hAnsiTheme="minorHAnsi" w:cstheme="minorHAnsi"/>
          <w:color w:val="215868" w:themeColor="accent5" w:themeShade="80"/>
          <w:rPrChange w:id="1333" w:author="singh qmax" w:date="2020-07-16T20:52:00Z">
            <w:rPr>
              <w:rFonts w:asciiTheme="minorHAnsi" w:hAnsiTheme="minorHAnsi" w:cstheme="minorHAnsi"/>
            </w:rPr>
          </w:rPrChange>
        </w:rPr>
        <w:t>for BLE packets</w:t>
      </w:r>
      <w:ins w:id="1334" w:author="singh qmax" w:date="2020-07-16T20:51:00Z">
        <w:r w:rsidR="002B4453" w:rsidRPr="002B4453">
          <w:rPr>
            <w:rFonts w:asciiTheme="minorHAnsi" w:hAnsiTheme="minorHAnsi" w:cstheme="minorHAnsi"/>
            <w:color w:val="215868" w:themeColor="accent5" w:themeShade="80"/>
            <w:rPrChange w:id="1335" w:author="singh qmax" w:date="2020-07-16T20:52:00Z">
              <w:rPr>
                <w:rFonts w:asciiTheme="minorHAnsi" w:hAnsiTheme="minorHAnsi" w:cstheme="minorHAnsi"/>
              </w:rPr>
            </w:rPrChange>
          </w:rPr>
          <w:t>,</w:t>
        </w:r>
      </w:ins>
      <w:r w:rsidRPr="002B4453">
        <w:rPr>
          <w:rFonts w:asciiTheme="minorHAnsi" w:hAnsiTheme="minorHAnsi" w:cstheme="minorHAnsi"/>
          <w:color w:val="215868" w:themeColor="accent5" w:themeShade="80"/>
          <w:rPrChange w:id="1336" w:author="singh qmax" w:date="2020-07-16T20:52:00Z">
            <w:rPr>
              <w:rFonts w:asciiTheme="minorHAnsi" w:hAnsiTheme="minorHAnsi" w:cstheme="minorHAnsi"/>
            </w:rPr>
          </w:rPrChange>
        </w:rPr>
        <w:t xml:space="preserve"> refer</w:t>
      </w:r>
      <w:r w:rsidR="00384BFA" w:rsidRPr="002B4453">
        <w:rPr>
          <w:rFonts w:asciiTheme="minorHAnsi" w:hAnsiTheme="minorHAnsi" w:cstheme="minorHAnsi"/>
          <w:color w:val="215868" w:themeColor="accent5" w:themeShade="80"/>
          <w:rPrChange w:id="1337" w:author="singh qmax" w:date="2020-07-16T20:52:00Z">
            <w:rPr>
              <w:rFonts w:asciiTheme="minorHAnsi" w:hAnsiTheme="minorHAnsi" w:cstheme="minorHAnsi"/>
            </w:rPr>
          </w:rPrChange>
        </w:rPr>
        <w:t xml:space="preserve"> </w:t>
      </w:r>
      <w:r w:rsidR="00384BFA" w:rsidRPr="002B4453">
        <w:rPr>
          <w:rFonts w:asciiTheme="minorHAnsi" w:hAnsiTheme="minorHAnsi" w:cstheme="minorHAnsi"/>
          <w:color w:val="215868" w:themeColor="accent5" w:themeShade="80"/>
          <w:rPrChange w:id="1338" w:author="singh qmax" w:date="2020-07-16T20:52:00Z">
            <w:rPr>
              <w:rFonts w:asciiTheme="minorHAnsi" w:hAnsiTheme="minorHAnsi" w:cstheme="minorHAnsi"/>
            </w:rPr>
          </w:rPrChange>
        </w:rPr>
        <w:fldChar w:fldCharType="begin"/>
      </w:r>
      <w:r w:rsidR="00384BFA" w:rsidRPr="002B4453">
        <w:rPr>
          <w:rFonts w:asciiTheme="minorHAnsi" w:hAnsiTheme="minorHAnsi" w:cstheme="minorHAnsi"/>
          <w:color w:val="215868" w:themeColor="accent5" w:themeShade="80"/>
          <w:rPrChange w:id="1339" w:author="singh qmax" w:date="2020-07-16T20:52:00Z">
            <w:rPr>
              <w:rFonts w:asciiTheme="minorHAnsi" w:hAnsiTheme="minorHAnsi" w:cstheme="minorHAnsi"/>
            </w:rPr>
          </w:rPrChange>
        </w:rPr>
        <w:instrText xml:space="preserve"> REF _Ref44598549 \r \h </w:instrText>
      </w:r>
      <w:r w:rsidR="00E15CE6" w:rsidRPr="002B4453">
        <w:rPr>
          <w:rFonts w:asciiTheme="minorHAnsi" w:hAnsiTheme="minorHAnsi" w:cstheme="minorHAnsi"/>
          <w:color w:val="215868" w:themeColor="accent5" w:themeShade="80"/>
          <w:rPrChange w:id="1340" w:author="singh qmax" w:date="2020-07-16T20:52:00Z">
            <w:rPr>
              <w:rFonts w:asciiTheme="minorHAnsi" w:hAnsiTheme="minorHAnsi" w:cstheme="minorHAnsi"/>
            </w:rPr>
          </w:rPrChange>
        </w:rPr>
        <w:instrText xml:space="preserve"> \* MERGEFORMAT </w:instrText>
      </w:r>
      <w:r w:rsidR="00384BFA" w:rsidRPr="002B4453">
        <w:rPr>
          <w:rFonts w:asciiTheme="minorHAnsi" w:hAnsiTheme="minorHAnsi" w:cstheme="minorHAnsi"/>
          <w:color w:val="215868" w:themeColor="accent5" w:themeShade="80"/>
          <w:rPrChange w:id="1341" w:author="singh qmax" w:date="2020-07-16T20:52:00Z">
            <w:rPr>
              <w:rFonts w:asciiTheme="minorHAnsi" w:hAnsiTheme="minorHAnsi" w:cstheme="minorHAnsi"/>
              <w:color w:val="215868" w:themeColor="accent5" w:themeShade="80"/>
            </w:rPr>
          </w:rPrChange>
        </w:rPr>
      </w:r>
      <w:r w:rsidR="00384BFA" w:rsidRPr="002B4453">
        <w:rPr>
          <w:rFonts w:asciiTheme="minorHAnsi" w:hAnsiTheme="minorHAnsi" w:cstheme="minorHAnsi"/>
          <w:color w:val="215868" w:themeColor="accent5" w:themeShade="80"/>
          <w:rPrChange w:id="1342" w:author="singh qmax" w:date="2020-07-16T20:52:00Z">
            <w:rPr>
              <w:rFonts w:asciiTheme="minorHAnsi" w:hAnsiTheme="minorHAnsi" w:cstheme="minorHAnsi"/>
            </w:rPr>
          </w:rPrChange>
        </w:rPr>
        <w:fldChar w:fldCharType="separate"/>
      </w:r>
      <w:r w:rsidR="00384BFA" w:rsidRPr="002B4453">
        <w:rPr>
          <w:rFonts w:asciiTheme="minorHAnsi" w:hAnsiTheme="minorHAnsi" w:cstheme="minorHAnsi"/>
          <w:color w:val="215868" w:themeColor="accent5" w:themeShade="80"/>
          <w:rPrChange w:id="1343" w:author="singh qmax" w:date="2020-07-16T20:52:00Z">
            <w:rPr>
              <w:rFonts w:asciiTheme="minorHAnsi" w:hAnsiTheme="minorHAnsi" w:cstheme="minorHAnsi"/>
            </w:rPr>
          </w:rPrChange>
        </w:rPr>
        <w:t>4.3.2</w:t>
      </w:r>
      <w:r w:rsidR="00384BFA" w:rsidRPr="002B4453">
        <w:rPr>
          <w:rFonts w:asciiTheme="minorHAnsi" w:hAnsiTheme="minorHAnsi" w:cstheme="minorHAnsi"/>
          <w:color w:val="215868" w:themeColor="accent5" w:themeShade="80"/>
          <w:rPrChange w:id="1344" w:author="singh qmax" w:date="2020-07-16T20:52:00Z">
            <w:rPr>
              <w:rFonts w:asciiTheme="minorHAnsi" w:hAnsiTheme="minorHAnsi" w:cstheme="minorHAnsi"/>
            </w:rPr>
          </w:rPrChange>
        </w:rPr>
        <w:fldChar w:fldCharType="end"/>
      </w:r>
      <w:r w:rsidRPr="00E05378">
        <w:rPr>
          <w:rFonts w:asciiTheme="minorHAnsi" w:hAnsiTheme="minorHAnsi" w:cstheme="minorHAnsi"/>
        </w:rPr>
        <w:t>)</w:t>
      </w:r>
    </w:p>
    <w:p w14:paraId="13F89D7D" w14:textId="37FB00E6" w:rsidR="00A70C6A" w:rsidRPr="002915C3"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To </w:t>
      </w:r>
      <w:r w:rsidR="006B0198">
        <w:rPr>
          <w:rFonts w:asciiTheme="minorHAnsi" w:hAnsiTheme="minorHAnsi" w:cstheme="minorHAnsi"/>
        </w:rPr>
        <w:t>get</w:t>
      </w:r>
      <w:r w:rsidR="006B0198" w:rsidRPr="00E57C74">
        <w:rPr>
          <w:rFonts w:asciiTheme="minorHAnsi" w:hAnsiTheme="minorHAnsi" w:cstheme="minorHAnsi"/>
        </w:rPr>
        <w:t xml:space="preserve"> </w:t>
      </w:r>
      <w:r w:rsidR="00D63595">
        <w:rPr>
          <w:rFonts w:asciiTheme="minorHAnsi" w:hAnsiTheme="minorHAnsi" w:cstheme="minorHAnsi"/>
        </w:rPr>
        <w:t>the device credentials</w:t>
      </w:r>
      <w:r w:rsidRPr="00E57C74">
        <w:rPr>
          <w:rFonts w:asciiTheme="minorHAnsi" w:hAnsiTheme="minorHAnsi" w:cstheme="minorHAnsi"/>
        </w:rPr>
        <w:t xml:space="preserve">, </w:t>
      </w:r>
      <w:del w:id="1345" w:author="singh qmax" w:date="2020-07-17T00:19:00Z">
        <w:r w:rsidRPr="00E57C74" w:rsidDel="00FF6AD8">
          <w:rPr>
            <w:rFonts w:asciiTheme="minorHAnsi" w:hAnsiTheme="minorHAnsi" w:cstheme="minorHAnsi"/>
          </w:rPr>
          <w:delText>AMENOS</w:delText>
        </w:r>
      </w:del>
      <w:ins w:id="1346"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enables Bluetooth advertisement</w:t>
      </w:r>
      <w:r w:rsidR="00C31393">
        <w:rPr>
          <w:rFonts w:asciiTheme="minorHAnsi" w:hAnsiTheme="minorHAnsi" w:cstheme="minorHAnsi"/>
        </w:rPr>
        <w:t xml:space="preserve"> with name ‘</w:t>
      </w:r>
      <w:proofErr w:type="spellStart"/>
      <w:r w:rsidR="00C31393" w:rsidRPr="00D969A5">
        <w:rPr>
          <w:rFonts w:ascii="Courier New" w:eastAsia="SimSun" w:hAnsi="Courier New" w:cs="Courier New"/>
          <w:color w:val="000000"/>
          <w:sz w:val="21"/>
          <w:szCs w:val="21"/>
          <w:lang w:val="en-IN" w:eastAsia="en-IN"/>
        </w:rPr>
        <w:t>CaleidoXenia</w:t>
      </w:r>
      <w:proofErr w:type="spellEnd"/>
      <w:r w:rsidR="00C31393">
        <w:rPr>
          <w:rFonts w:ascii="Segoe UI" w:eastAsia="SimSun" w:hAnsi="Segoe UI" w:cs="Segoe UI"/>
          <w:color w:val="000000"/>
          <w:sz w:val="21"/>
          <w:szCs w:val="21"/>
          <w:lang w:val="en-IN" w:eastAsia="en-IN"/>
        </w:rPr>
        <w:t>’</w:t>
      </w:r>
      <w:r w:rsidRPr="00E57C74">
        <w:rPr>
          <w:rFonts w:asciiTheme="minorHAnsi" w:hAnsiTheme="minorHAnsi" w:cstheme="minorHAnsi"/>
        </w:rPr>
        <w:t xml:space="preserve"> so that IIL mobile app TIRISI can connect to it. Led Indication follows as mentioned</w:t>
      </w:r>
      <w:r w:rsidR="000D2B8D">
        <w:rPr>
          <w:rFonts w:asciiTheme="minorHAnsi" w:hAnsiTheme="minorHAnsi" w:cstheme="minorHAnsi"/>
        </w:rPr>
        <w:t xml:space="preserve"> in </w:t>
      </w:r>
      <w:r w:rsidR="000D2B8D" w:rsidRPr="00D969A5">
        <w:rPr>
          <w:rFonts w:asciiTheme="minorHAnsi" w:hAnsiTheme="minorHAnsi" w:cstheme="minorHAnsi"/>
        </w:rPr>
        <w:fldChar w:fldCharType="begin"/>
      </w:r>
      <w:r w:rsidR="000D2B8D" w:rsidRPr="002915C3">
        <w:rPr>
          <w:rFonts w:asciiTheme="minorHAnsi" w:hAnsiTheme="minorHAnsi" w:cstheme="minorHAnsi"/>
        </w:rPr>
        <w:instrText xml:space="preserve"> REF _Ref38890941 \h </w:instrText>
      </w:r>
      <w:r w:rsidR="002915C3">
        <w:rPr>
          <w:rFonts w:asciiTheme="minorHAnsi" w:hAnsiTheme="minorHAnsi" w:cstheme="minorHAnsi"/>
        </w:rPr>
        <w:instrText xml:space="preserve"> \* MERGEFORMAT </w:instrText>
      </w:r>
      <w:r w:rsidR="000D2B8D" w:rsidRPr="00D969A5">
        <w:rPr>
          <w:rFonts w:asciiTheme="minorHAnsi" w:hAnsiTheme="minorHAnsi" w:cstheme="minorHAnsi"/>
        </w:rPr>
      </w:r>
      <w:r w:rsidR="000D2B8D" w:rsidRPr="00D969A5">
        <w:rPr>
          <w:rFonts w:asciiTheme="minorHAnsi" w:hAnsiTheme="minorHAnsi" w:cstheme="minorHAnsi"/>
        </w:rPr>
        <w:fldChar w:fldCharType="separate"/>
      </w:r>
      <w:r w:rsidR="001E545A" w:rsidRPr="00D969A5">
        <w:rPr>
          <w:rFonts w:asciiTheme="minorHAnsi" w:hAnsiTheme="minorHAnsi" w:cstheme="minorHAnsi"/>
        </w:rPr>
        <w:t xml:space="preserve">Table </w:t>
      </w:r>
      <w:r w:rsidR="001E545A" w:rsidRPr="00D969A5">
        <w:rPr>
          <w:rFonts w:asciiTheme="minorHAnsi" w:hAnsiTheme="minorHAnsi" w:cstheme="minorHAnsi"/>
          <w:noProof/>
        </w:rPr>
        <w:t>1</w:t>
      </w:r>
      <w:r w:rsidR="000D2B8D" w:rsidRPr="00D969A5">
        <w:rPr>
          <w:rFonts w:asciiTheme="minorHAnsi" w:hAnsiTheme="minorHAnsi" w:cstheme="minorHAnsi"/>
        </w:rPr>
        <w:fldChar w:fldCharType="end"/>
      </w:r>
    </w:p>
    <w:p w14:paraId="5A3DCF9E" w14:textId="6D501D89" w:rsidR="006B0198"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2915C3">
        <w:rPr>
          <w:rFonts w:asciiTheme="minorHAnsi" w:hAnsiTheme="minorHAnsi" w:cstheme="minorHAnsi"/>
        </w:rPr>
        <w:t xml:space="preserve">When TIRISI App connects to </w:t>
      </w:r>
      <w:del w:id="1347" w:author="singh qmax" w:date="2020-07-17T00:19:00Z">
        <w:r w:rsidRPr="002915C3" w:rsidDel="00FF6AD8">
          <w:rPr>
            <w:rFonts w:asciiTheme="minorHAnsi" w:hAnsiTheme="minorHAnsi" w:cstheme="minorHAnsi"/>
          </w:rPr>
          <w:delText>AMENOS</w:delText>
        </w:r>
      </w:del>
      <w:proofErr w:type="spellStart"/>
      <w:ins w:id="1348" w:author="singh qmax" w:date="2020-07-17T00:19:00Z">
        <w:r w:rsidR="00FF6AD8">
          <w:rPr>
            <w:rFonts w:asciiTheme="minorHAnsi" w:hAnsiTheme="minorHAnsi" w:cstheme="minorHAnsi"/>
          </w:rPr>
          <w:t>Amenos</w:t>
        </w:r>
      </w:ins>
      <w:proofErr w:type="spellEnd"/>
      <w:r w:rsidRPr="002915C3">
        <w:rPr>
          <w:rFonts w:asciiTheme="minorHAnsi" w:hAnsiTheme="minorHAnsi" w:cstheme="minorHAnsi"/>
        </w:rPr>
        <w:t xml:space="preserve">, </w:t>
      </w:r>
      <w:r w:rsidR="006B0198" w:rsidRPr="002915C3">
        <w:rPr>
          <w:rFonts w:asciiTheme="minorHAnsi" w:hAnsiTheme="minorHAnsi" w:cstheme="minorHAnsi"/>
        </w:rPr>
        <w:t xml:space="preserve">TIRISI sends </w:t>
      </w:r>
      <w:r w:rsidR="00C75895" w:rsidRPr="00D969A5">
        <w:rPr>
          <w:rFonts w:asciiTheme="minorHAnsi" w:hAnsiTheme="minorHAnsi" w:cstheme="minorHAnsi"/>
        </w:rPr>
        <w:fldChar w:fldCharType="begin"/>
      </w:r>
      <w:r w:rsidR="00C75895" w:rsidRPr="002915C3">
        <w:rPr>
          <w:rFonts w:asciiTheme="minorHAnsi" w:hAnsiTheme="minorHAnsi" w:cstheme="minorHAnsi"/>
        </w:rPr>
        <w:instrText xml:space="preserve"> REF _Ref39156605 \h </w:instrText>
      </w:r>
      <w:r w:rsidR="002915C3">
        <w:rPr>
          <w:rFonts w:asciiTheme="minorHAnsi" w:hAnsiTheme="minorHAnsi" w:cstheme="minorHAnsi"/>
        </w:rPr>
        <w:instrText xml:space="preserve"> \* MERGEFORMAT </w:instrText>
      </w:r>
      <w:r w:rsidR="00C75895" w:rsidRPr="00D969A5">
        <w:rPr>
          <w:rFonts w:asciiTheme="minorHAnsi" w:hAnsiTheme="minorHAnsi" w:cstheme="minorHAnsi"/>
        </w:rPr>
      </w:r>
      <w:r w:rsidR="00C75895" w:rsidRPr="00D969A5">
        <w:rPr>
          <w:rFonts w:asciiTheme="minorHAnsi" w:hAnsiTheme="minorHAnsi" w:cstheme="minorHAnsi"/>
        </w:rPr>
        <w:fldChar w:fldCharType="separate"/>
      </w:r>
      <w:r w:rsidR="00C75895" w:rsidRPr="00D969A5">
        <w:rPr>
          <w:rFonts w:asciiTheme="minorHAnsi" w:hAnsiTheme="minorHAnsi" w:cstheme="minorHAnsi"/>
          <w:i/>
          <w:iCs/>
        </w:rPr>
        <w:t>Authentication packet</w:t>
      </w:r>
      <w:r w:rsidR="00C75895" w:rsidRPr="00D969A5">
        <w:rPr>
          <w:rFonts w:asciiTheme="minorHAnsi" w:hAnsiTheme="minorHAnsi" w:cstheme="minorHAnsi"/>
        </w:rPr>
        <w:fldChar w:fldCharType="end"/>
      </w:r>
      <w:r w:rsidR="006B0198" w:rsidRPr="002915C3">
        <w:rPr>
          <w:rFonts w:asciiTheme="minorHAnsi" w:hAnsiTheme="minorHAnsi" w:cstheme="minorHAnsi"/>
        </w:rPr>
        <w:t xml:space="preserve"> to </w:t>
      </w:r>
      <w:del w:id="1349" w:author="singh qmax" w:date="2020-07-17T00:19:00Z">
        <w:r w:rsidR="006B0198" w:rsidRPr="002915C3" w:rsidDel="00FF6AD8">
          <w:rPr>
            <w:rFonts w:asciiTheme="minorHAnsi" w:hAnsiTheme="minorHAnsi" w:cstheme="minorHAnsi"/>
          </w:rPr>
          <w:delText>AMENOS</w:delText>
        </w:r>
      </w:del>
      <w:proofErr w:type="spellStart"/>
      <w:ins w:id="1350" w:author="singh qmax" w:date="2020-07-17T00:19:00Z">
        <w:r w:rsidR="00FF6AD8">
          <w:rPr>
            <w:rFonts w:asciiTheme="minorHAnsi" w:hAnsiTheme="minorHAnsi" w:cstheme="minorHAnsi"/>
          </w:rPr>
          <w:t>Amenos</w:t>
        </w:r>
      </w:ins>
      <w:proofErr w:type="spellEnd"/>
      <w:r w:rsidR="006B0198" w:rsidRPr="002915C3">
        <w:rPr>
          <w:rFonts w:asciiTheme="minorHAnsi" w:hAnsiTheme="minorHAnsi" w:cstheme="minorHAnsi"/>
        </w:rPr>
        <w:t xml:space="preserve">. </w:t>
      </w:r>
      <w:r w:rsidR="00872B0E" w:rsidRPr="002915C3">
        <w:rPr>
          <w:rFonts w:asciiTheme="minorHAnsi" w:hAnsiTheme="minorHAnsi" w:cstheme="minorHAnsi"/>
        </w:rPr>
        <w:t xml:space="preserve">If </w:t>
      </w:r>
      <w:r w:rsidR="006B0198" w:rsidRPr="002915C3">
        <w:rPr>
          <w:rFonts w:asciiTheme="minorHAnsi" w:hAnsiTheme="minorHAnsi" w:cstheme="minorHAnsi"/>
        </w:rPr>
        <w:t xml:space="preserve">received password </w:t>
      </w:r>
      <w:r w:rsidR="00872B0E" w:rsidRPr="002915C3">
        <w:rPr>
          <w:rFonts w:asciiTheme="minorHAnsi" w:hAnsiTheme="minorHAnsi" w:cstheme="minorHAnsi"/>
        </w:rPr>
        <w:t>matches</w:t>
      </w:r>
      <w:r w:rsidR="006B0198" w:rsidRPr="002915C3">
        <w:rPr>
          <w:rFonts w:asciiTheme="minorHAnsi" w:hAnsiTheme="minorHAnsi" w:cstheme="minorHAnsi"/>
        </w:rPr>
        <w:t xml:space="preserve"> with </w:t>
      </w:r>
      <w:r w:rsidR="00C75895" w:rsidRPr="002915C3">
        <w:rPr>
          <w:rFonts w:asciiTheme="minorHAnsi" w:hAnsiTheme="minorHAnsi" w:cstheme="minorHAnsi"/>
        </w:rPr>
        <w:t>pre-defined</w:t>
      </w:r>
      <w:r w:rsidR="006B0198" w:rsidRPr="002915C3">
        <w:rPr>
          <w:rFonts w:asciiTheme="minorHAnsi" w:hAnsiTheme="minorHAnsi" w:cstheme="minorHAnsi"/>
        </w:rPr>
        <w:t xml:space="preserve"> password</w:t>
      </w:r>
      <w:r w:rsidR="005724D1" w:rsidRPr="002915C3">
        <w:rPr>
          <w:rFonts w:asciiTheme="minorHAnsi" w:hAnsiTheme="minorHAnsi" w:cstheme="minorHAnsi"/>
        </w:rPr>
        <w:t xml:space="preserve"> </w:t>
      </w:r>
      <w:r w:rsidR="00C75895" w:rsidRPr="002915C3">
        <w:rPr>
          <w:rFonts w:asciiTheme="minorHAnsi" w:hAnsiTheme="minorHAnsi" w:cstheme="minorHAnsi"/>
        </w:rPr>
        <w:t xml:space="preserve">in </w:t>
      </w:r>
      <w:del w:id="1351" w:author="singh qmax" w:date="2020-07-17T00:19:00Z">
        <w:r w:rsidR="00C75895" w:rsidRPr="002915C3" w:rsidDel="00FF6AD8">
          <w:rPr>
            <w:rFonts w:asciiTheme="minorHAnsi" w:hAnsiTheme="minorHAnsi" w:cstheme="minorHAnsi"/>
          </w:rPr>
          <w:delText>AMENOS</w:delText>
        </w:r>
      </w:del>
      <w:ins w:id="1352" w:author="singh qmax" w:date="2020-07-17T00:19:00Z">
        <w:r w:rsidR="00FF6AD8">
          <w:rPr>
            <w:rFonts w:asciiTheme="minorHAnsi" w:hAnsiTheme="minorHAnsi" w:cstheme="minorHAnsi"/>
          </w:rPr>
          <w:t>Amenos</w:t>
        </w:r>
      </w:ins>
      <w:r w:rsidR="00C75895" w:rsidRPr="002915C3">
        <w:rPr>
          <w:rFonts w:asciiTheme="minorHAnsi" w:hAnsiTheme="minorHAnsi" w:cstheme="minorHAnsi"/>
        </w:rPr>
        <w:t>, it</w:t>
      </w:r>
      <w:r w:rsidR="005724D1" w:rsidRPr="002915C3">
        <w:rPr>
          <w:rFonts w:asciiTheme="minorHAnsi" w:hAnsiTheme="minorHAnsi" w:cstheme="minorHAnsi"/>
        </w:rPr>
        <w:t xml:space="preserve"> will send ACK to TIRISI and </w:t>
      </w:r>
      <w:r w:rsidR="00426C00" w:rsidRPr="002915C3">
        <w:rPr>
          <w:rFonts w:asciiTheme="minorHAnsi" w:hAnsiTheme="minorHAnsi" w:cstheme="minorHAnsi"/>
        </w:rPr>
        <w:t>continue</w:t>
      </w:r>
      <w:r w:rsidR="00426C00">
        <w:rPr>
          <w:rFonts w:asciiTheme="minorHAnsi" w:hAnsiTheme="minorHAnsi" w:cstheme="minorHAnsi"/>
        </w:rPr>
        <w:t xml:space="preserve"> receiving and </w:t>
      </w:r>
      <w:r w:rsidR="005724D1">
        <w:rPr>
          <w:rFonts w:asciiTheme="minorHAnsi" w:hAnsiTheme="minorHAnsi" w:cstheme="minorHAnsi"/>
        </w:rPr>
        <w:t xml:space="preserve">process the received configuration parameters else it </w:t>
      </w:r>
      <w:r w:rsidR="00C75895">
        <w:rPr>
          <w:rFonts w:asciiTheme="minorHAnsi" w:hAnsiTheme="minorHAnsi" w:cstheme="minorHAnsi"/>
        </w:rPr>
        <w:t>sends</w:t>
      </w:r>
      <w:r w:rsidR="005724D1">
        <w:rPr>
          <w:rFonts w:asciiTheme="minorHAnsi" w:hAnsiTheme="minorHAnsi" w:cstheme="minorHAnsi"/>
        </w:rPr>
        <w:t xml:space="preserve"> NACK.</w:t>
      </w:r>
    </w:p>
    <w:p w14:paraId="4E2BEA12" w14:textId="78BAF6B5" w:rsidR="005724D1" w:rsidRPr="00E05378" w:rsidRDefault="00A63661" w:rsidP="00E05378">
      <w:pPr>
        <w:pStyle w:val="Heading4"/>
      </w:pPr>
      <w:r>
        <w:t>Device Registration</w:t>
      </w:r>
    </w:p>
    <w:p w14:paraId="43BE7231" w14:textId="3589F194" w:rsidR="00A70C6A" w:rsidRPr="002915C3" w:rsidRDefault="005724D1"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2915C3">
        <w:rPr>
          <w:rFonts w:asciiTheme="minorHAnsi" w:hAnsiTheme="minorHAnsi" w:cstheme="minorHAnsi"/>
        </w:rPr>
        <w:t xml:space="preserve">After </w:t>
      </w:r>
      <w:del w:id="1353" w:author="singh qmax" w:date="2020-07-17T00:19:00Z">
        <w:r w:rsidRPr="002915C3" w:rsidDel="00FF6AD8">
          <w:rPr>
            <w:rFonts w:asciiTheme="minorHAnsi" w:hAnsiTheme="minorHAnsi" w:cstheme="minorHAnsi"/>
          </w:rPr>
          <w:delText>AMENOS</w:delText>
        </w:r>
      </w:del>
      <w:ins w:id="1354" w:author="singh qmax" w:date="2020-07-17T00:19:00Z">
        <w:r w:rsidR="00FF6AD8">
          <w:rPr>
            <w:rFonts w:asciiTheme="minorHAnsi" w:hAnsiTheme="minorHAnsi" w:cstheme="minorHAnsi"/>
          </w:rPr>
          <w:t>Amenos</w:t>
        </w:r>
      </w:ins>
      <w:r w:rsidRPr="002915C3">
        <w:rPr>
          <w:rFonts w:asciiTheme="minorHAnsi" w:hAnsiTheme="minorHAnsi" w:cstheme="minorHAnsi"/>
        </w:rPr>
        <w:t xml:space="preserve"> sends ACK for </w:t>
      </w:r>
      <w:r w:rsidR="00C75895" w:rsidRPr="00D969A5">
        <w:rPr>
          <w:rFonts w:asciiTheme="minorHAnsi" w:hAnsiTheme="minorHAnsi" w:cstheme="minorHAnsi"/>
        </w:rPr>
        <w:fldChar w:fldCharType="begin"/>
      </w:r>
      <w:r w:rsidR="00C75895" w:rsidRPr="002915C3">
        <w:rPr>
          <w:rFonts w:asciiTheme="minorHAnsi" w:hAnsiTheme="minorHAnsi" w:cstheme="minorHAnsi"/>
        </w:rPr>
        <w:instrText xml:space="preserve"> REF _Ref39156605 \h </w:instrText>
      </w:r>
      <w:r w:rsidR="002915C3">
        <w:rPr>
          <w:rFonts w:asciiTheme="minorHAnsi" w:hAnsiTheme="minorHAnsi" w:cstheme="minorHAnsi"/>
        </w:rPr>
        <w:instrText xml:space="preserve"> \* MERGEFORMAT </w:instrText>
      </w:r>
      <w:r w:rsidR="00C75895" w:rsidRPr="00D969A5">
        <w:rPr>
          <w:rFonts w:asciiTheme="minorHAnsi" w:hAnsiTheme="minorHAnsi" w:cstheme="minorHAnsi"/>
        </w:rPr>
      </w:r>
      <w:r w:rsidR="00C75895" w:rsidRPr="00D969A5">
        <w:rPr>
          <w:rFonts w:asciiTheme="minorHAnsi" w:hAnsiTheme="minorHAnsi" w:cstheme="minorHAnsi"/>
        </w:rPr>
        <w:fldChar w:fldCharType="separate"/>
      </w:r>
      <w:r w:rsidR="00C75895" w:rsidRPr="00D969A5">
        <w:rPr>
          <w:rFonts w:asciiTheme="minorHAnsi" w:hAnsiTheme="minorHAnsi" w:cstheme="minorHAnsi"/>
          <w:i/>
          <w:iCs/>
        </w:rPr>
        <w:t>Authentication packet</w:t>
      </w:r>
      <w:r w:rsidR="00C75895" w:rsidRPr="00D969A5">
        <w:rPr>
          <w:rFonts w:asciiTheme="minorHAnsi" w:hAnsiTheme="minorHAnsi" w:cstheme="minorHAnsi"/>
        </w:rPr>
        <w:fldChar w:fldCharType="end"/>
      </w:r>
      <w:r w:rsidRPr="002915C3">
        <w:rPr>
          <w:rFonts w:asciiTheme="minorHAnsi" w:hAnsiTheme="minorHAnsi" w:cstheme="minorHAnsi"/>
        </w:rPr>
        <w:t xml:space="preserve"> ,TIRISI send</w:t>
      </w:r>
      <w:r w:rsidR="00D63595" w:rsidRPr="002915C3">
        <w:rPr>
          <w:rFonts w:asciiTheme="minorHAnsi" w:hAnsiTheme="minorHAnsi" w:cstheme="minorHAnsi"/>
        </w:rPr>
        <w:t>s</w:t>
      </w:r>
      <w:r w:rsidRPr="002915C3">
        <w:rPr>
          <w:rFonts w:asciiTheme="minorHAnsi" w:hAnsiTheme="minorHAnsi" w:cstheme="minorHAnsi"/>
        </w:rPr>
        <w:t xml:space="preserve"> </w:t>
      </w:r>
      <w:r w:rsidR="00C75895" w:rsidRPr="00D969A5">
        <w:rPr>
          <w:rFonts w:asciiTheme="minorHAnsi" w:hAnsiTheme="minorHAnsi" w:cstheme="minorHAnsi"/>
        </w:rPr>
        <w:fldChar w:fldCharType="begin"/>
      </w:r>
      <w:r w:rsidR="00C75895" w:rsidRPr="002915C3">
        <w:rPr>
          <w:rFonts w:asciiTheme="minorHAnsi" w:hAnsiTheme="minorHAnsi" w:cstheme="minorHAnsi"/>
        </w:rPr>
        <w:instrText xml:space="preserve"> REF _Ref44586144 \h </w:instrText>
      </w:r>
      <w:r w:rsidR="002915C3">
        <w:rPr>
          <w:rFonts w:asciiTheme="minorHAnsi" w:hAnsiTheme="minorHAnsi" w:cstheme="minorHAnsi"/>
        </w:rPr>
        <w:instrText xml:space="preserve"> \* MERGEFORMAT </w:instrText>
      </w:r>
      <w:r w:rsidR="00C75895" w:rsidRPr="00D969A5">
        <w:rPr>
          <w:rFonts w:asciiTheme="minorHAnsi" w:hAnsiTheme="minorHAnsi" w:cstheme="minorHAnsi"/>
        </w:rPr>
      </w:r>
      <w:r w:rsidR="00C75895" w:rsidRPr="00D969A5">
        <w:rPr>
          <w:rFonts w:asciiTheme="minorHAnsi" w:hAnsiTheme="minorHAnsi" w:cstheme="minorHAnsi"/>
        </w:rPr>
        <w:fldChar w:fldCharType="separate"/>
      </w:r>
      <w:r w:rsidR="00C75895" w:rsidRPr="002915C3">
        <w:rPr>
          <w:rFonts w:asciiTheme="minorHAnsi" w:hAnsiTheme="minorHAnsi" w:cstheme="minorHAnsi"/>
          <w:i/>
          <w:iCs/>
        </w:rPr>
        <w:t>D</w:t>
      </w:r>
      <w:r w:rsidR="00C75895" w:rsidRPr="00D969A5">
        <w:rPr>
          <w:rFonts w:asciiTheme="minorHAnsi" w:hAnsiTheme="minorHAnsi" w:cstheme="minorHAnsi"/>
          <w:i/>
          <w:iCs/>
        </w:rPr>
        <w:t>evice Registration Data BLE packets</w:t>
      </w:r>
      <w:r w:rsidR="00C75895" w:rsidRPr="00D969A5">
        <w:rPr>
          <w:rFonts w:asciiTheme="minorHAnsi" w:hAnsiTheme="minorHAnsi" w:cstheme="minorHAnsi"/>
        </w:rPr>
        <w:fldChar w:fldCharType="end"/>
      </w:r>
      <w:r w:rsidR="00C75895" w:rsidRPr="002915C3">
        <w:rPr>
          <w:rFonts w:asciiTheme="minorHAnsi" w:hAnsiTheme="minorHAnsi" w:cstheme="minorHAnsi"/>
        </w:rPr>
        <w:t xml:space="preserve"> which will give device registration details</w:t>
      </w:r>
      <w:r w:rsidR="00A63661" w:rsidRPr="002915C3">
        <w:rPr>
          <w:rFonts w:asciiTheme="minorHAnsi" w:hAnsiTheme="minorHAnsi" w:cstheme="minorHAnsi"/>
        </w:rPr>
        <w:t xml:space="preserve"> like Property Org ID,</w:t>
      </w:r>
      <w:r w:rsidR="00A56214" w:rsidRPr="002915C3">
        <w:rPr>
          <w:rFonts w:asciiTheme="minorHAnsi" w:hAnsiTheme="minorHAnsi" w:cstheme="minorHAnsi"/>
        </w:rPr>
        <w:t xml:space="preserve"> </w:t>
      </w:r>
      <w:r w:rsidR="00A63661" w:rsidRPr="002915C3">
        <w:rPr>
          <w:rFonts w:asciiTheme="minorHAnsi" w:hAnsiTheme="minorHAnsi" w:cstheme="minorHAnsi"/>
        </w:rPr>
        <w:t xml:space="preserve">Facility Id, </w:t>
      </w:r>
      <w:proofErr w:type="spellStart"/>
      <w:r w:rsidR="00A63661" w:rsidRPr="002915C3">
        <w:rPr>
          <w:rFonts w:asciiTheme="minorHAnsi" w:hAnsiTheme="minorHAnsi" w:cstheme="minorHAnsi"/>
        </w:rPr>
        <w:t>Ameniety</w:t>
      </w:r>
      <w:proofErr w:type="spellEnd"/>
      <w:r w:rsidR="00A63661" w:rsidRPr="002915C3">
        <w:rPr>
          <w:rFonts w:asciiTheme="minorHAnsi" w:hAnsiTheme="minorHAnsi" w:cstheme="minorHAnsi"/>
        </w:rPr>
        <w:t xml:space="preserve"> Id, AC type and model used </w:t>
      </w:r>
      <w:proofErr w:type="spellStart"/>
      <w:r w:rsidR="00A63661" w:rsidRPr="002915C3">
        <w:rPr>
          <w:rFonts w:asciiTheme="minorHAnsi" w:hAnsiTheme="minorHAnsi" w:cstheme="minorHAnsi"/>
        </w:rPr>
        <w:t>etc</w:t>
      </w:r>
      <w:proofErr w:type="spellEnd"/>
      <w:r w:rsidR="00C75895" w:rsidRPr="002915C3">
        <w:rPr>
          <w:rFonts w:asciiTheme="minorHAnsi" w:hAnsiTheme="minorHAnsi" w:cstheme="minorHAnsi"/>
        </w:rPr>
        <w:t xml:space="preserve"> </w:t>
      </w:r>
      <w:r w:rsidR="00BB2D60" w:rsidRPr="002915C3">
        <w:rPr>
          <w:rFonts w:asciiTheme="minorHAnsi" w:hAnsiTheme="minorHAnsi" w:cstheme="minorHAnsi"/>
        </w:rPr>
        <w:t xml:space="preserve">that </w:t>
      </w:r>
      <w:r w:rsidR="00A70C6A" w:rsidRPr="002915C3">
        <w:rPr>
          <w:rFonts w:asciiTheme="minorHAnsi" w:hAnsiTheme="minorHAnsi" w:cstheme="minorHAnsi"/>
        </w:rPr>
        <w:t>can be used for all the communications to the HUB.</w:t>
      </w:r>
    </w:p>
    <w:p w14:paraId="769DD6E7" w14:textId="08058852" w:rsidR="009453A4" w:rsidRDefault="00BB2D60"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del w:id="1355" w:author="singh qmax" w:date="2020-07-17T00:19:00Z">
        <w:r w:rsidDel="00FF6AD8">
          <w:rPr>
            <w:rFonts w:asciiTheme="minorHAnsi" w:hAnsiTheme="minorHAnsi" w:cstheme="minorHAnsi"/>
          </w:rPr>
          <w:delText>AMENOS</w:delText>
        </w:r>
      </w:del>
      <w:proofErr w:type="spellStart"/>
      <w:ins w:id="1356" w:author="singh qmax" w:date="2020-07-17T00:19:00Z">
        <w:r w:rsidR="00FF6AD8">
          <w:rPr>
            <w:rFonts w:asciiTheme="minorHAnsi" w:hAnsiTheme="minorHAnsi" w:cstheme="minorHAnsi"/>
          </w:rPr>
          <w:t>Amenos</w:t>
        </w:r>
      </w:ins>
      <w:proofErr w:type="spellEnd"/>
      <w:r>
        <w:rPr>
          <w:rFonts w:asciiTheme="minorHAnsi" w:hAnsiTheme="minorHAnsi" w:cstheme="minorHAnsi"/>
        </w:rPr>
        <w:t xml:space="preserve"> </w:t>
      </w:r>
      <w:r w:rsidR="00A56214">
        <w:rPr>
          <w:rFonts w:asciiTheme="minorHAnsi" w:hAnsiTheme="minorHAnsi" w:cstheme="minorHAnsi"/>
        </w:rPr>
        <w:t xml:space="preserve">generates </w:t>
      </w:r>
      <w:proofErr w:type="spellStart"/>
      <w:r w:rsidR="00A63661">
        <w:rPr>
          <w:rFonts w:asciiTheme="minorHAnsi" w:hAnsiTheme="minorHAnsi" w:cstheme="minorHAnsi"/>
        </w:rPr>
        <w:t>Wifi</w:t>
      </w:r>
      <w:proofErr w:type="spellEnd"/>
      <w:r w:rsidR="00A63661">
        <w:rPr>
          <w:rFonts w:asciiTheme="minorHAnsi" w:hAnsiTheme="minorHAnsi" w:cstheme="minorHAnsi"/>
        </w:rPr>
        <w:t xml:space="preserve"> SSID and Passkey from</w:t>
      </w:r>
      <w:r w:rsidR="00A56214">
        <w:rPr>
          <w:rFonts w:asciiTheme="minorHAnsi" w:hAnsiTheme="minorHAnsi" w:cstheme="minorHAnsi"/>
        </w:rPr>
        <w:t xml:space="preserve"> the received</w:t>
      </w:r>
      <w:r w:rsidR="00A63661">
        <w:rPr>
          <w:rFonts w:asciiTheme="minorHAnsi" w:hAnsiTheme="minorHAnsi" w:cstheme="minorHAnsi"/>
        </w:rPr>
        <w:t xml:space="preserve"> room number </w:t>
      </w:r>
      <w:r w:rsidR="009453A4">
        <w:rPr>
          <w:rFonts w:asciiTheme="minorHAnsi" w:hAnsiTheme="minorHAnsi" w:cstheme="minorHAnsi"/>
        </w:rPr>
        <w:t>using the pre-defined algorithm.</w:t>
      </w:r>
    </w:p>
    <w:p w14:paraId="551E03F9" w14:textId="32AEA5ED" w:rsidR="009E3A83" w:rsidRPr="0011456C" w:rsidRDefault="009E3A83" w:rsidP="00D969A5">
      <w:pPr>
        <w:pStyle w:val="ListParagraph"/>
        <w:suppressAutoHyphens/>
        <w:spacing w:before="120" w:after="0" w:line="240" w:lineRule="auto"/>
        <w:contextualSpacing w:val="0"/>
        <w:jc w:val="both"/>
        <w:rPr>
          <w:rFonts w:ascii="Calibri Light" w:hAnsi="Calibri Light" w:cs="Calibri Light"/>
          <w:b/>
          <w:bCs/>
          <w:color w:val="215868" w:themeColor="accent5" w:themeShade="80"/>
          <w:rPrChange w:id="1357" w:author="singh qmax" w:date="2020-07-16T18:09:00Z">
            <w:rPr>
              <w:rFonts w:ascii="Calibri Light" w:hAnsi="Calibri Light" w:cs="Calibri Light"/>
              <w:b/>
              <w:bCs/>
            </w:rPr>
          </w:rPrChange>
        </w:rPr>
      </w:pPr>
      <w:r w:rsidRPr="0011456C">
        <w:rPr>
          <w:rFonts w:ascii="Calibri Light" w:hAnsi="Calibri Light" w:cs="Calibri Light"/>
          <w:b/>
          <w:bCs/>
          <w:color w:val="215868" w:themeColor="accent5" w:themeShade="80"/>
          <w:rPrChange w:id="1358" w:author="singh qmax" w:date="2020-07-16T18:09:00Z">
            <w:rPr>
              <w:rFonts w:ascii="Calibri Light" w:hAnsi="Calibri Light" w:cs="Calibri Light"/>
              <w:b/>
              <w:bCs/>
            </w:rPr>
          </w:rPrChange>
        </w:rPr>
        <w:t>Algorithm for SSID &amp; Passkey Generation</w:t>
      </w:r>
    </w:p>
    <w:p w14:paraId="7C7EC184" w14:textId="7B032DB5" w:rsidR="009E3A83" w:rsidRDefault="009E3A83" w:rsidP="009E3A83">
      <w:pPr>
        <w:pStyle w:val="ListParagraph"/>
        <w:numPr>
          <w:ilvl w:val="0"/>
          <w:numId w:val="28"/>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It extracts amenity id/room number which is of 6 bytes and use this as HUB’s SSID. </w:t>
      </w:r>
      <w:r w:rsidRPr="00BB2D60">
        <w:rPr>
          <w:rFonts w:asciiTheme="minorHAnsi" w:hAnsiTheme="minorHAnsi" w:cstheme="minorHAnsi"/>
        </w:rPr>
        <w:t>Password is generated from same room number</w:t>
      </w:r>
      <w:r>
        <w:rPr>
          <w:rFonts w:asciiTheme="minorHAnsi" w:hAnsiTheme="minorHAnsi" w:cstheme="minorHAnsi"/>
        </w:rPr>
        <w:t xml:space="preserve"> and org </w:t>
      </w:r>
      <w:proofErr w:type="gramStart"/>
      <w:r>
        <w:rPr>
          <w:rFonts w:asciiTheme="minorHAnsi" w:hAnsiTheme="minorHAnsi" w:cstheme="minorHAnsi"/>
        </w:rPr>
        <w:t>id,</w:t>
      </w:r>
      <w:proofErr w:type="gramEnd"/>
      <w:r w:rsidRPr="00BB2D60">
        <w:rPr>
          <w:rFonts w:asciiTheme="minorHAnsi" w:hAnsiTheme="minorHAnsi" w:cstheme="minorHAnsi"/>
        </w:rPr>
        <w:t xml:space="preserve"> first character and last character</w:t>
      </w:r>
      <w:r>
        <w:rPr>
          <w:rFonts w:asciiTheme="minorHAnsi" w:hAnsiTheme="minorHAnsi" w:cstheme="minorHAnsi"/>
        </w:rPr>
        <w:t>s are</w:t>
      </w:r>
      <w:ins w:id="1359" w:author="singh qmax" w:date="2020-07-16T20:34:00Z">
        <w:r w:rsidR="00B512FD">
          <w:rPr>
            <w:rFonts w:asciiTheme="minorHAnsi" w:hAnsiTheme="minorHAnsi" w:cstheme="minorHAnsi"/>
          </w:rPr>
          <w:t xml:space="preserve"> </w:t>
        </w:r>
      </w:ins>
      <w:r w:rsidRPr="00BB2D60">
        <w:rPr>
          <w:rFonts w:asciiTheme="minorHAnsi" w:hAnsiTheme="minorHAnsi" w:cstheme="minorHAnsi"/>
        </w:rPr>
        <w:t xml:space="preserve">replaced by "#" and </w:t>
      </w:r>
      <w:r>
        <w:rPr>
          <w:rFonts w:asciiTheme="minorHAnsi" w:hAnsiTheme="minorHAnsi" w:cstheme="minorHAnsi"/>
        </w:rPr>
        <w:t>pad org id and amenity id/room number in between them.</w:t>
      </w:r>
      <w:r w:rsidRPr="00BB2D60">
        <w:rPr>
          <w:rFonts w:asciiTheme="minorHAnsi" w:hAnsiTheme="minorHAnsi" w:cstheme="minorHAnsi"/>
        </w:rPr>
        <w:t xml:space="preserve"> For example, in terms of simple numeric if room number </w:t>
      </w:r>
      <w:r>
        <w:rPr>
          <w:rFonts w:asciiTheme="minorHAnsi" w:hAnsiTheme="minorHAnsi" w:cstheme="minorHAnsi"/>
        </w:rPr>
        <w:t xml:space="preserve">and org id </w:t>
      </w:r>
      <w:r w:rsidRPr="00BB2D60">
        <w:rPr>
          <w:rFonts w:asciiTheme="minorHAnsi" w:hAnsiTheme="minorHAnsi" w:cstheme="minorHAnsi"/>
        </w:rPr>
        <w:t>is stored or supplied as '001001'</w:t>
      </w:r>
      <w:r>
        <w:rPr>
          <w:rFonts w:asciiTheme="minorHAnsi" w:hAnsiTheme="minorHAnsi" w:cstheme="minorHAnsi"/>
        </w:rPr>
        <w:t xml:space="preserve"> and ‘100’ respectively,</w:t>
      </w:r>
      <w:r w:rsidRPr="00BB2D60">
        <w:rPr>
          <w:rFonts w:asciiTheme="minorHAnsi" w:hAnsiTheme="minorHAnsi" w:cstheme="minorHAnsi"/>
        </w:rPr>
        <w:t xml:space="preserve"> </w:t>
      </w:r>
      <w:r>
        <w:rPr>
          <w:rFonts w:asciiTheme="minorHAnsi" w:hAnsiTheme="minorHAnsi" w:cstheme="minorHAnsi"/>
        </w:rPr>
        <w:t>t</w:t>
      </w:r>
      <w:r w:rsidRPr="00BB2D60">
        <w:rPr>
          <w:rFonts w:asciiTheme="minorHAnsi" w:hAnsiTheme="minorHAnsi" w:cstheme="minorHAnsi"/>
        </w:rPr>
        <w:t>hen password could be '#</w:t>
      </w:r>
      <w:r>
        <w:rPr>
          <w:rFonts w:asciiTheme="minorHAnsi" w:hAnsiTheme="minorHAnsi" w:cstheme="minorHAnsi"/>
        </w:rPr>
        <w:t>100</w:t>
      </w:r>
      <w:r w:rsidRPr="00BB2D60">
        <w:rPr>
          <w:rFonts w:asciiTheme="minorHAnsi" w:hAnsiTheme="minorHAnsi" w:cstheme="minorHAnsi"/>
        </w:rPr>
        <w:t>001001#'</w:t>
      </w:r>
      <w:r>
        <w:rPr>
          <w:rFonts w:asciiTheme="minorHAnsi" w:hAnsiTheme="minorHAnsi" w:cstheme="minorHAnsi"/>
        </w:rPr>
        <w:t xml:space="preserve"> and it will be stored in internal flash</w:t>
      </w:r>
      <w:r w:rsidRPr="00BB2D60">
        <w:rPr>
          <w:rFonts w:asciiTheme="minorHAnsi" w:hAnsiTheme="minorHAnsi" w:cstheme="minorHAnsi"/>
        </w:rPr>
        <w:t>.</w:t>
      </w:r>
    </w:p>
    <w:p w14:paraId="71203ADA" w14:textId="77777777" w:rsidR="009E3A83" w:rsidRDefault="009E3A83" w:rsidP="00D969A5">
      <w:pPr>
        <w:pStyle w:val="ListParagraph"/>
        <w:suppressAutoHyphens/>
        <w:spacing w:before="120" w:after="0" w:line="240" w:lineRule="auto"/>
        <w:contextualSpacing w:val="0"/>
        <w:jc w:val="both"/>
        <w:rPr>
          <w:rFonts w:asciiTheme="minorHAnsi" w:hAnsiTheme="minorHAnsi" w:cstheme="minorHAnsi"/>
        </w:rPr>
      </w:pPr>
    </w:p>
    <w:p w14:paraId="638D1F5D" w14:textId="737DCE6F" w:rsidR="00BB2D60" w:rsidRDefault="009453A4"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A</w:t>
      </w:r>
      <w:r w:rsidR="00BB2D60">
        <w:rPr>
          <w:rFonts w:asciiTheme="minorHAnsi" w:hAnsiTheme="minorHAnsi" w:cstheme="minorHAnsi"/>
        </w:rPr>
        <w:t xml:space="preserve">ll </w:t>
      </w:r>
      <w:r>
        <w:rPr>
          <w:rFonts w:asciiTheme="minorHAnsi" w:hAnsiTheme="minorHAnsi" w:cstheme="minorHAnsi"/>
        </w:rPr>
        <w:t xml:space="preserve">the device registration </w:t>
      </w:r>
      <w:r w:rsidR="00B61964">
        <w:rPr>
          <w:rFonts w:asciiTheme="minorHAnsi" w:hAnsiTheme="minorHAnsi" w:cstheme="minorHAnsi"/>
        </w:rPr>
        <w:t>details,</w:t>
      </w:r>
      <w:r>
        <w:rPr>
          <w:rFonts w:asciiTheme="minorHAnsi" w:hAnsiTheme="minorHAnsi" w:cstheme="minorHAnsi"/>
        </w:rPr>
        <w:t xml:space="preserve"> and network parameters are stored in</w:t>
      </w:r>
      <w:del w:id="1360" w:author="hari prasath" w:date="2020-07-17T13:22:00Z">
        <w:r w:rsidDel="00640A69">
          <w:rPr>
            <w:rFonts w:asciiTheme="minorHAnsi" w:hAnsiTheme="minorHAnsi" w:cstheme="minorHAnsi"/>
          </w:rPr>
          <w:delText xml:space="preserve"> </w:delText>
        </w:r>
        <w:r w:rsidR="00BB2D60" w:rsidDel="00640A69">
          <w:rPr>
            <w:rFonts w:asciiTheme="minorHAnsi" w:hAnsiTheme="minorHAnsi" w:cstheme="minorHAnsi"/>
          </w:rPr>
          <w:delText xml:space="preserve"> in</w:delText>
        </w:r>
      </w:del>
      <w:r w:rsidR="00BB2D60">
        <w:rPr>
          <w:rFonts w:asciiTheme="minorHAnsi" w:hAnsiTheme="minorHAnsi" w:cstheme="minorHAnsi"/>
        </w:rPr>
        <w:t xml:space="preserve"> internal flash for further processing.</w:t>
      </w:r>
      <w:r w:rsidR="00C85728">
        <w:rPr>
          <w:rFonts w:asciiTheme="minorHAnsi" w:hAnsiTheme="minorHAnsi" w:cstheme="minorHAnsi"/>
        </w:rPr>
        <w:t xml:space="preserve"> While POR, all the parameters are read from NV RAM and used for further </w:t>
      </w:r>
      <w:r w:rsidR="0027399A">
        <w:rPr>
          <w:rFonts w:asciiTheme="minorHAnsi" w:hAnsiTheme="minorHAnsi" w:cstheme="minorHAnsi"/>
        </w:rPr>
        <w:t>processing</w:t>
      </w:r>
      <w:r w:rsidR="00C85728">
        <w:rPr>
          <w:rFonts w:asciiTheme="minorHAnsi" w:hAnsiTheme="minorHAnsi" w:cstheme="minorHAnsi"/>
        </w:rPr>
        <w:t>.</w:t>
      </w:r>
    </w:p>
    <w:p w14:paraId="1388374F" w14:textId="1C82C81A" w:rsidR="00C82033" w:rsidRPr="00E05378" w:rsidRDefault="0033554B" w:rsidP="00E05378">
      <w:pPr>
        <w:pStyle w:val="Heading4"/>
      </w:pPr>
      <w:r>
        <w:t xml:space="preserve">Hub Connection &amp; </w:t>
      </w:r>
      <w:r w:rsidR="00C82033">
        <w:t>Acknowledgement to TIRISI</w:t>
      </w:r>
    </w:p>
    <w:p w14:paraId="7C2F9AF6" w14:textId="574B6530" w:rsidR="00A70C6A" w:rsidRPr="00E57C74" w:rsidRDefault="00FF66CB"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After </w:t>
      </w:r>
      <w:del w:id="1361" w:author="singh qmax" w:date="2020-07-17T00:19:00Z">
        <w:r w:rsidRPr="00E57C74" w:rsidDel="00FF6AD8">
          <w:rPr>
            <w:rFonts w:asciiTheme="minorHAnsi" w:hAnsiTheme="minorHAnsi" w:cstheme="minorHAnsi"/>
          </w:rPr>
          <w:delText>AMENOS</w:delText>
        </w:r>
      </w:del>
      <w:ins w:id="1362"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w:t>
      </w:r>
      <w:r>
        <w:rPr>
          <w:rFonts w:asciiTheme="minorHAnsi" w:hAnsiTheme="minorHAnsi" w:cstheme="minorHAnsi"/>
        </w:rPr>
        <w:t>gets</w:t>
      </w:r>
      <w:r w:rsidRPr="00E57C74">
        <w:rPr>
          <w:rFonts w:asciiTheme="minorHAnsi" w:hAnsiTheme="minorHAnsi" w:cstheme="minorHAnsi"/>
        </w:rPr>
        <w:t xml:space="preserve"> Access Point’s</w:t>
      </w:r>
      <w:r w:rsidR="0033554B">
        <w:rPr>
          <w:rFonts w:asciiTheme="minorHAnsi" w:hAnsiTheme="minorHAnsi" w:cstheme="minorHAnsi"/>
        </w:rPr>
        <w:t xml:space="preserve"> (Hub in this case)</w:t>
      </w:r>
      <w:r w:rsidRPr="00E57C74">
        <w:rPr>
          <w:rFonts w:asciiTheme="minorHAnsi" w:hAnsiTheme="minorHAnsi" w:cstheme="minorHAnsi"/>
        </w:rPr>
        <w:t xml:space="preserve"> SSID, password </w:t>
      </w:r>
      <w:r>
        <w:rPr>
          <w:rFonts w:asciiTheme="minorHAnsi" w:hAnsiTheme="minorHAnsi" w:cstheme="minorHAnsi"/>
        </w:rPr>
        <w:t>it</w:t>
      </w:r>
      <w:r w:rsidRPr="00E57C74">
        <w:rPr>
          <w:rFonts w:asciiTheme="minorHAnsi" w:hAnsiTheme="minorHAnsi" w:cstheme="minorHAnsi"/>
        </w:rPr>
        <w:t xml:space="preserve"> </w:t>
      </w:r>
      <w:r w:rsidR="00A70C6A" w:rsidRPr="00E57C74">
        <w:rPr>
          <w:rFonts w:asciiTheme="minorHAnsi" w:hAnsiTheme="minorHAnsi" w:cstheme="minorHAnsi"/>
        </w:rPr>
        <w:t>tries to connect to the IIL HUB in the vicinit</w:t>
      </w:r>
      <w:r w:rsidR="005A698D">
        <w:rPr>
          <w:rFonts w:asciiTheme="minorHAnsi" w:hAnsiTheme="minorHAnsi" w:cstheme="minorHAnsi"/>
        </w:rPr>
        <w:t xml:space="preserve">y. </w:t>
      </w:r>
      <w:r w:rsidR="005A698D" w:rsidRPr="00E57C74">
        <w:rPr>
          <w:rFonts w:asciiTheme="minorHAnsi" w:hAnsiTheme="minorHAnsi" w:cstheme="minorHAnsi"/>
        </w:rPr>
        <w:t xml:space="preserve">While connection </w:t>
      </w:r>
      <w:r w:rsidR="00655F59">
        <w:rPr>
          <w:rFonts w:asciiTheme="minorHAnsi" w:hAnsiTheme="minorHAnsi" w:cstheme="minorHAnsi"/>
        </w:rPr>
        <w:t xml:space="preserve">is </w:t>
      </w:r>
      <w:r w:rsidR="005A698D" w:rsidRPr="00E57C74">
        <w:rPr>
          <w:rFonts w:asciiTheme="minorHAnsi" w:hAnsiTheme="minorHAnsi" w:cstheme="minorHAnsi"/>
        </w:rPr>
        <w:t xml:space="preserve">in </w:t>
      </w:r>
      <w:r w:rsidR="005A698D">
        <w:rPr>
          <w:rFonts w:asciiTheme="minorHAnsi" w:hAnsiTheme="minorHAnsi" w:cstheme="minorHAnsi"/>
        </w:rPr>
        <w:t xml:space="preserve">progress it will send Wi-Fi connection in progress (0xA1) ACK to </w:t>
      </w:r>
      <w:r w:rsidR="00655F59">
        <w:rPr>
          <w:rFonts w:asciiTheme="minorHAnsi" w:hAnsiTheme="minorHAnsi" w:cstheme="minorHAnsi"/>
        </w:rPr>
        <w:t>App</w:t>
      </w:r>
      <w:r w:rsidR="0033554B">
        <w:rPr>
          <w:rFonts w:asciiTheme="minorHAnsi" w:hAnsiTheme="minorHAnsi" w:cstheme="minorHAnsi"/>
        </w:rPr>
        <w:t>.</w:t>
      </w:r>
    </w:p>
    <w:p w14:paraId="4F3373D9" w14:textId="0275D382" w:rsidR="00A70C6A"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If successfully connected, it will send Wi-Fi </w:t>
      </w:r>
      <w:r w:rsidRPr="006C57AD">
        <w:rPr>
          <w:rFonts w:asciiTheme="minorHAnsi" w:hAnsiTheme="minorHAnsi" w:cstheme="minorHAnsi"/>
        </w:rPr>
        <w:t>successfully connected acknowledgement</w:t>
      </w:r>
      <w:r w:rsidR="00655F59" w:rsidRPr="006C57AD">
        <w:rPr>
          <w:rFonts w:asciiTheme="minorHAnsi" w:hAnsiTheme="minorHAnsi" w:cstheme="minorHAnsi"/>
        </w:rPr>
        <w:t>(0xAA)</w:t>
      </w:r>
      <w:r w:rsidRPr="006C57AD">
        <w:rPr>
          <w:rFonts w:asciiTheme="minorHAnsi" w:hAnsiTheme="minorHAnsi" w:cstheme="minorHAnsi"/>
        </w:rPr>
        <w:t xml:space="preserve"> to App then open a TCP socket and as shown in </w:t>
      </w:r>
      <w:r w:rsidR="007F5F72" w:rsidRPr="00D969A5">
        <w:rPr>
          <w:rFonts w:asciiTheme="minorHAnsi" w:hAnsiTheme="minorHAnsi" w:cstheme="minorHAnsi"/>
        </w:rPr>
        <w:fldChar w:fldCharType="begin"/>
      </w:r>
      <w:r w:rsidR="007F5F72" w:rsidRPr="006C57AD">
        <w:rPr>
          <w:rFonts w:asciiTheme="minorHAnsi" w:hAnsiTheme="minorHAnsi" w:cstheme="minorHAnsi"/>
        </w:rPr>
        <w:instrText xml:space="preserve"> REF _Ref45806039 \h </w:instrText>
      </w:r>
      <w:r w:rsidR="006C57AD">
        <w:rPr>
          <w:rFonts w:asciiTheme="minorHAnsi" w:hAnsiTheme="minorHAnsi" w:cstheme="minorHAnsi"/>
        </w:rPr>
        <w:instrText xml:space="preserve"> \* MERGEFORMAT </w:instrText>
      </w:r>
      <w:r w:rsidR="007F5F72" w:rsidRPr="00D969A5">
        <w:rPr>
          <w:rFonts w:asciiTheme="minorHAnsi" w:hAnsiTheme="minorHAnsi" w:cstheme="minorHAnsi"/>
        </w:rPr>
      </w:r>
      <w:r w:rsidR="007F5F72" w:rsidRPr="00D969A5">
        <w:rPr>
          <w:rFonts w:asciiTheme="minorHAnsi" w:hAnsiTheme="minorHAnsi" w:cstheme="minorHAnsi"/>
        </w:rPr>
        <w:fldChar w:fldCharType="separate"/>
      </w:r>
      <w:r w:rsidR="007F5F72" w:rsidRPr="00D969A5">
        <w:rPr>
          <w:rFonts w:asciiTheme="minorHAnsi" w:hAnsiTheme="minorHAnsi" w:cstheme="minorHAnsi"/>
        </w:rPr>
        <w:t xml:space="preserve">Figure </w:t>
      </w:r>
      <w:r w:rsidR="007F5F72" w:rsidRPr="00D969A5">
        <w:rPr>
          <w:rFonts w:asciiTheme="minorHAnsi" w:hAnsiTheme="minorHAnsi" w:cstheme="minorHAnsi"/>
          <w:noProof/>
        </w:rPr>
        <w:t>11</w:t>
      </w:r>
      <w:r w:rsidR="007F5F72" w:rsidRPr="00D969A5">
        <w:rPr>
          <w:rFonts w:asciiTheme="minorHAnsi" w:hAnsiTheme="minorHAnsi" w:cstheme="minorHAnsi"/>
        </w:rPr>
        <w:fldChar w:fldCharType="end"/>
      </w:r>
      <w:r w:rsidR="007F5F72" w:rsidRPr="006C57AD">
        <w:rPr>
          <w:rFonts w:asciiTheme="minorHAnsi" w:hAnsiTheme="minorHAnsi" w:cstheme="minorHAnsi"/>
        </w:rPr>
        <w:t xml:space="preserve"> </w:t>
      </w:r>
      <w:r w:rsidRPr="006C57AD">
        <w:rPr>
          <w:rFonts w:asciiTheme="minorHAnsi" w:hAnsiTheme="minorHAnsi" w:cstheme="minorHAnsi"/>
        </w:rPr>
        <w:t>communication will</w:t>
      </w:r>
      <w:r w:rsidRPr="00E57C74">
        <w:rPr>
          <w:rFonts w:asciiTheme="minorHAnsi" w:hAnsiTheme="minorHAnsi" w:cstheme="minorHAnsi"/>
        </w:rPr>
        <w:t xml:space="preserve"> start in between </w:t>
      </w:r>
      <w:del w:id="1363" w:author="singh qmax" w:date="2020-07-17T00:19:00Z">
        <w:r w:rsidRPr="00E57C74" w:rsidDel="00FF6AD8">
          <w:rPr>
            <w:rFonts w:asciiTheme="minorHAnsi" w:hAnsiTheme="minorHAnsi" w:cstheme="minorHAnsi"/>
          </w:rPr>
          <w:delText>AMENOS</w:delText>
        </w:r>
      </w:del>
      <w:ins w:id="1364"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and Hub.</w:t>
      </w:r>
    </w:p>
    <w:p w14:paraId="1C53DB49" w14:textId="31C38ECA" w:rsidR="00B61964" w:rsidRPr="0011456C" w:rsidRDefault="00B61964">
      <w:pPr>
        <w:suppressAutoHyphens/>
        <w:spacing w:before="120" w:after="0" w:line="240" w:lineRule="auto"/>
        <w:ind w:left="360" w:firstLine="360"/>
        <w:jc w:val="both"/>
        <w:rPr>
          <w:rFonts w:ascii="Calibri Light" w:hAnsi="Calibri Light" w:cs="Calibri Light"/>
          <w:b/>
          <w:bCs/>
          <w:color w:val="215868" w:themeColor="accent5" w:themeShade="80"/>
          <w:rPrChange w:id="1365" w:author="singh qmax" w:date="2020-07-16T18:09:00Z">
            <w:rPr>
              <w:rFonts w:ascii="Calibri Light" w:hAnsi="Calibri Light" w:cs="Calibri Light"/>
              <w:b/>
              <w:bCs/>
            </w:rPr>
          </w:rPrChange>
        </w:rPr>
        <w:pPrChange w:id="1366" w:author="singh qmax" w:date="2020-07-16T18:09:00Z">
          <w:pPr>
            <w:suppressAutoHyphens/>
            <w:spacing w:before="120" w:after="0" w:line="240" w:lineRule="auto"/>
            <w:ind w:left="360"/>
            <w:jc w:val="both"/>
          </w:pPr>
        </w:pPrChange>
      </w:pPr>
      <w:r w:rsidRPr="0011456C">
        <w:rPr>
          <w:rFonts w:ascii="Calibri Light" w:hAnsi="Calibri Light" w:cs="Calibri Light"/>
          <w:b/>
          <w:bCs/>
          <w:color w:val="215868" w:themeColor="accent5" w:themeShade="80"/>
          <w:rPrChange w:id="1367" w:author="singh qmax" w:date="2020-07-16T18:09:00Z">
            <w:rPr>
              <w:rFonts w:ascii="Calibri Light" w:hAnsi="Calibri Light" w:cs="Calibri Light"/>
              <w:b/>
              <w:bCs/>
            </w:rPr>
          </w:rPrChange>
        </w:rPr>
        <w:t>Error Handling</w:t>
      </w:r>
    </w:p>
    <w:p w14:paraId="2ABF1C9C" w14:textId="33E3BED6" w:rsidR="00C7078A" w:rsidRDefault="00655F59" w:rsidP="002F7DDC">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F144B4">
        <w:rPr>
          <w:rFonts w:asciiTheme="minorHAnsi" w:hAnsiTheme="minorHAnsi" w:cstheme="minorHAnsi"/>
        </w:rPr>
        <w:t>In case</w:t>
      </w:r>
      <w:r w:rsidR="00A271F8">
        <w:rPr>
          <w:rFonts w:asciiTheme="minorHAnsi" w:hAnsiTheme="minorHAnsi" w:cstheme="minorHAnsi"/>
        </w:rPr>
        <w:t>,</w:t>
      </w:r>
      <w:r w:rsidRPr="00F144B4">
        <w:rPr>
          <w:rFonts w:asciiTheme="minorHAnsi" w:hAnsiTheme="minorHAnsi" w:cstheme="minorHAnsi"/>
        </w:rPr>
        <w:t xml:space="preserve"> connection to HUB fails for 3 successive trial counts, it </w:t>
      </w:r>
      <w:r w:rsidR="00F144B4" w:rsidRPr="00F144B4">
        <w:rPr>
          <w:rFonts w:asciiTheme="minorHAnsi" w:hAnsiTheme="minorHAnsi" w:cstheme="minorHAnsi"/>
        </w:rPr>
        <w:t>send</w:t>
      </w:r>
      <w:r w:rsidR="00B61964">
        <w:rPr>
          <w:rFonts w:asciiTheme="minorHAnsi" w:hAnsiTheme="minorHAnsi" w:cstheme="minorHAnsi"/>
        </w:rPr>
        <w:t>s</w:t>
      </w:r>
      <w:r w:rsidR="00F144B4" w:rsidRPr="00F144B4">
        <w:rPr>
          <w:rFonts w:asciiTheme="minorHAnsi" w:hAnsiTheme="minorHAnsi" w:cstheme="minorHAnsi"/>
        </w:rPr>
        <w:t xml:space="preserve"> Wi-Fi connection failure acknowledgement(0xD2)</w:t>
      </w:r>
      <w:ins w:id="1368" w:author="singh qmax" w:date="2020-07-16T18:10:00Z">
        <w:r w:rsidR="0011456C">
          <w:rPr>
            <w:rFonts w:asciiTheme="minorHAnsi" w:hAnsiTheme="minorHAnsi" w:cstheme="minorHAnsi"/>
          </w:rPr>
          <w:t xml:space="preserve"> </w:t>
        </w:r>
      </w:ins>
      <w:r w:rsidR="00B61964">
        <w:rPr>
          <w:rFonts w:asciiTheme="minorHAnsi" w:hAnsiTheme="minorHAnsi" w:cstheme="minorHAnsi"/>
        </w:rPr>
        <w:t>to TIRISI</w:t>
      </w:r>
      <w:r w:rsidR="0033554B">
        <w:rPr>
          <w:rFonts w:asciiTheme="minorHAnsi" w:hAnsiTheme="minorHAnsi" w:cstheme="minorHAnsi"/>
        </w:rPr>
        <w:t>.</w:t>
      </w:r>
    </w:p>
    <w:p w14:paraId="3E9F80B0" w14:textId="0FD2BA2A" w:rsidR="00F144B4" w:rsidRDefault="00A95605" w:rsidP="002F7DDC">
      <w:pPr>
        <w:pStyle w:val="ListParagraph"/>
        <w:numPr>
          <w:ilvl w:val="0"/>
          <w:numId w:val="28"/>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If </w:t>
      </w:r>
      <w:r w:rsidR="00A271F8">
        <w:rPr>
          <w:rFonts w:asciiTheme="minorHAnsi" w:hAnsiTheme="minorHAnsi" w:cstheme="minorHAnsi"/>
        </w:rPr>
        <w:t xml:space="preserve">length mismatch occurs in </w:t>
      </w:r>
      <w:r w:rsidR="00B61964">
        <w:rPr>
          <w:rFonts w:asciiTheme="minorHAnsi" w:hAnsiTheme="minorHAnsi" w:cstheme="minorHAnsi"/>
        </w:rPr>
        <w:t xml:space="preserve">any of </w:t>
      </w:r>
      <w:r w:rsidR="00A271F8">
        <w:rPr>
          <w:rFonts w:asciiTheme="minorHAnsi" w:hAnsiTheme="minorHAnsi" w:cstheme="minorHAnsi"/>
        </w:rPr>
        <w:t>received packets</w:t>
      </w:r>
      <w:r w:rsidR="0000151E">
        <w:rPr>
          <w:rFonts w:asciiTheme="minorHAnsi" w:hAnsiTheme="minorHAnsi" w:cstheme="minorHAnsi"/>
        </w:rPr>
        <w:t>, it</w:t>
      </w:r>
      <w:r>
        <w:rPr>
          <w:rFonts w:asciiTheme="minorHAnsi" w:hAnsiTheme="minorHAnsi" w:cstheme="minorHAnsi"/>
        </w:rPr>
        <w:t xml:space="preserve"> </w:t>
      </w:r>
      <w:r w:rsidR="00F04CF2">
        <w:rPr>
          <w:rFonts w:asciiTheme="minorHAnsi" w:hAnsiTheme="minorHAnsi" w:cstheme="minorHAnsi"/>
        </w:rPr>
        <w:t>sends</w:t>
      </w:r>
      <w:r>
        <w:rPr>
          <w:rFonts w:asciiTheme="minorHAnsi" w:hAnsiTheme="minorHAnsi" w:cstheme="minorHAnsi"/>
        </w:rPr>
        <w:t xml:space="preserve"> configuration not written acknowledgement(0xD1)  </w:t>
      </w:r>
    </w:p>
    <w:p w14:paraId="1819E32C" w14:textId="0B4F4E07" w:rsidR="00F144B4" w:rsidRPr="00E05378" w:rsidRDefault="00A271F8" w:rsidP="00E05378">
      <w:pPr>
        <w:pStyle w:val="Heading4"/>
      </w:pPr>
      <w:r>
        <w:t xml:space="preserve">Amenos </w:t>
      </w:r>
      <w:r w:rsidR="00B61964">
        <w:t xml:space="preserve">Registration </w:t>
      </w:r>
      <w:r>
        <w:t>to Hub</w:t>
      </w:r>
    </w:p>
    <w:p w14:paraId="03F0332A" w14:textId="7D3FD95F" w:rsidR="00A70C6A" w:rsidRPr="00E05378" w:rsidRDefault="00F144B4">
      <w:pPr>
        <w:pStyle w:val="ListParagraph"/>
        <w:numPr>
          <w:ilvl w:val="0"/>
          <w:numId w:val="28"/>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After </w:t>
      </w:r>
      <w:del w:id="1369" w:author="singh qmax" w:date="2020-07-17T00:19:00Z">
        <w:r w:rsidDel="00FF6AD8">
          <w:rPr>
            <w:rFonts w:asciiTheme="minorHAnsi" w:hAnsiTheme="minorHAnsi" w:cstheme="minorHAnsi"/>
          </w:rPr>
          <w:delText>AMENOS</w:delText>
        </w:r>
      </w:del>
      <w:ins w:id="1370" w:author="singh qmax" w:date="2020-07-17T00:19:00Z">
        <w:r w:rsidR="00FF6AD8">
          <w:rPr>
            <w:rFonts w:asciiTheme="minorHAnsi" w:hAnsiTheme="minorHAnsi" w:cstheme="minorHAnsi"/>
          </w:rPr>
          <w:t>Amenos</w:t>
        </w:r>
      </w:ins>
      <w:r>
        <w:rPr>
          <w:rFonts w:asciiTheme="minorHAnsi" w:hAnsiTheme="minorHAnsi" w:cstheme="minorHAnsi"/>
        </w:rPr>
        <w:t xml:space="preserve"> establish successful connection with HUB,</w:t>
      </w:r>
      <w:r w:rsidR="0001187D">
        <w:rPr>
          <w:rFonts w:asciiTheme="minorHAnsi" w:hAnsiTheme="minorHAnsi" w:cstheme="minorHAnsi"/>
        </w:rPr>
        <w:t xml:space="preserve"> f</w:t>
      </w:r>
      <w:r w:rsidR="00A70C6A" w:rsidRPr="00E05378">
        <w:rPr>
          <w:rFonts w:asciiTheme="minorHAnsi" w:hAnsiTheme="minorHAnsi" w:cstheme="minorHAnsi"/>
        </w:rPr>
        <w:t>irst it will send device registration packet to Hub and waits for acknowledgement from Hub.</w:t>
      </w:r>
    </w:p>
    <w:p w14:paraId="30E771E1" w14:textId="77777777" w:rsidR="00A70C6A" w:rsidRPr="006C57AD"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6C57AD">
        <w:rPr>
          <w:rFonts w:asciiTheme="minorHAnsi" w:hAnsiTheme="minorHAnsi" w:cstheme="minorHAnsi"/>
        </w:rPr>
        <w:t>Device will be considered as configured only when it receives device registration acknowledgement as success.</w:t>
      </w:r>
    </w:p>
    <w:p w14:paraId="163C1566" w14:textId="7C712779" w:rsidR="009A6CA0" w:rsidRPr="006C57AD" w:rsidRDefault="00A70C6A"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6C57AD">
        <w:rPr>
          <w:rFonts w:asciiTheme="minorHAnsi" w:hAnsiTheme="minorHAnsi" w:cstheme="minorHAnsi"/>
        </w:rPr>
        <w:t xml:space="preserve">If it receives device registration acknowledgement as success, </w:t>
      </w:r>
      <w:r w:rsidR="0001187D" w:rsidRPr="006C57AD">
        <w:rPr>
          <w:rFonts w:asciiTheme="minorHAnsi" w:hAnsiTheme="minorHAnsi" w:cstheme="minorHAnsi"/>
        </w:rPr>
        <w:t xml:space="preserve">it will change mode to </w:t>
      </w:r>
      <w:r w:rsidR="0001187D" w:rsidRPr="00D969A5">
        <w:rPr>
          <w:rFonts w:asciiTheme="minorHAnsi" w:hAnsiTheme="minorHAnsi" w:cstheme="minorHAnsi"/>
        </w:rPr>
        <w:fldChar w:fldCharType="begin"/>
      </w:r>
      <w:r w:rsidR="0001187D" w:rsidRPr="006C57AD">
        <w:rPr>
          <w:rFonts w:asciiTheme="minorHAnsi" w:hAnsiTheme="minorHAnsi" w:cstheme="minorHAnsi"/>
        </w:rPr>
        <w:instrText xml:space="preserve"> REF _Ref44599341 \h </w:instrText>
      </w:r>
      <w:r w:rsidR="006C57AD">
        <w:rPr>
          <w:rFonts w:asciiTheme="minorHAnsi" w:hAnsiTheme="minorHAnsi" w:cstheme="minorHAnsi"/>
        </w:rPr>
        <w:instrText xml:space="preserve"> \* MERGEFORMAT </w:instrText>
      </w:r>
      <w:r w:rsidR="0001187D" w:rsidRPr="00D969A5">
        <w:rPr>
          <w:rFonts w:asciiTheme="minorHAnsi" w:hAnsiTheme="minorHAnsi" w:cstheme="minorHAnsi"/>
        </w:rPr>
      </w:r>
      <w:r w:rsidR="0001187D" w:rsidRPr="00D969A5">
        <w:rPr>
          <w:rFonts w:asciiTheme="minorHAnsi" w:hAnsiTheme="minorHAnsi" w:cstheme="minorHAnsi"/>
        </w:rPr>
        <w:fldChar w:fldCharType="separate"/>
      </w:r>
      <w:r w:rsidR="0001187D" w:rsidRPr="00D969A5">
        <w:rPr>
          <w:rFonts w:asciiTheme="minorHAnsi" w:hAnsiTheme="minorHAnsi" w:cstheme="minorHAnsi"/>
        </w:rPr>
        <w:t>Normal Mode</w:t>
      </w:r>
      <w:r w:rsidR="0001187D" w:rsidRPr="00D969A5">
        <w:rPr>
          <w:rFonts w:asciiTheme="minorHAnsi" w:hAnsiTheme="minorHAnsi" w:cstheme="minorHAnsi"/>
        </w:rPr>
        <w:fldChar w:fldCharType="end"/>
      </w:r>
      <w:r w:rsidR="0001187D" w:rsidRPr="006C57AD">
        <w:rPr>
          <w:rFonts w:asciiTheme="minorHAnsi" w:hAnsiTheme="minorHAnsi" w:cstheme="minorHAnsi"/>
        </w:rPr>
        <w:t xml:space="preserve"> and save its mode in internal flash. </w:t>
      </w:r>
    </w:p>
    <w:p w14:paraId="667AE48C" w14:textId="6CB1E866" w:rsidR="001337CB" w:rsidRPr="006C57AD" w:rsidRDefault="009A6CA0" w:rsidP="0081027B">
      <w:pPr>
        <w:pStyle w:val="ListParagraph"/>
        <w:numPr>
          <w:ilvl w:val="0"/>
          <w:numId w:val="28"/>
        </w:numPr>
        <w:suppressAutoHyphens/>
        <w:spacing w:before="120" w:after="0" w:line="240" w:lineRule="auto"/>
        <w:contextualSpacing w:val="0"/>
        <w:jc w:val="both"/>
        <w:rPr>
          <w:rFonts w:asciiTheme="minorHAnsi" w:hAnsiTheme="minorHAnsi" w:cstheme="minorHAnsi"/>
        </w:rPr>
      </w:pPr>
      <w:r w:rsidRPr="006C57AD">
        <w:rPr>
          <w:rFonts w:asciiTheme="minorHAnsi" w:hAnsiTheme="minorHAnsi" w:cstheme="minorHAnsi"/>
        </w:rPr>
        <w:t>Here</w:t>
      </w:r>
      <w:r w:rsidR="0001187D" w:rsidRPr="006C57AD">
        <w:rPr>
          <w:rFonts w:asciiTheme="minorHAnsi" w:hAnsiTheme="minorHAnsi" w:cstheme="minorHAnsi"/>
        </w:rPr>
        <w:t xml:space="preserve"> </w:t>
      </w:r>
      <w:r w:rsidR="00A95605" w:rsidRPr="006C57AD">
        <w:rPr>
          <w:rFonts w:asciiTheme="minorHAnsi" w:hAnsiTheme="minorHAnsi" w:cstheme="minorHAnsi"/>
        </w:rPr>
        <w:t xml:space="preserve">after </w:t>
      </w:r>
      <w:r w:rsidR="0001187D" w:rsidRPr="006C57AD">
        <w:rPr>
          <w:rFonts w:asciiTheme="minorHAnsi" w:hAnsiTheme="minorHAnsi" w:cstheme="minorHAnsi"/>
        </w:rPr>
        <w:t>at every POR</w:t>
      </w:r>
      <w:r w:rsidR="00B61964" w:rsidRPr="006C57AD">
        <w:rPr>
          <w:rFonts w:asciiTheme="minorHAnsi" w:hAnsiTheme="minorHAnsi" w:cstheme="minorHAnsi"/>
        </w:rPr>
        <w:t>,</w:t>
      </w:r>
      <w:r w:rsidR="0001187D" w:rsidRPr="006C57AD">
        <w:rPr>
          <w:rFonts w:asciiTheme="minorHAnsi" w:hAnsiTheme="minorHAnsi" w:cstheme="minorHAnsi"/>
        </w:rPr>
        <w:t xml:space="preserve"> it will </w:t>
      </w:r>
      <w:r w:rsidR="00E93549" w:rsidRPr="006C57AD">
        <w:rPr>
          <w:rFonts w:asciiTheme="minorHAnsi" w:hAnsiTheme="minorHAnsi" w:cstheme="minorHAnsi"/>
        </w:rPr>
        <w:t>operate</w:t>
      </w:r>
      <w:r w:rsidR="0001187D" w:rsidRPr="006C57AD">
        <w:rPr>
          <w:rFonts w:asciiTheme="minorHAnsi" w:hAnsiTheme="minorHAnsi" w:cstheme="minorHAnsi"/>
        </w:rPr>
        <w:t xml:space="preserve"> in </w:t>
      </w:r>
      <w:r w:rsidRPr="006C57AD">
        <w:rPr>
          <w:rFonts w:asciiTheme="minorHAnsi" w:hAnsiTheme="minorHAnsi" w:cstheme="minorHAnsi"/>
        </w:rPr>
        <w:t xml:space="preserve">Normal </w:t>
      </w:r>
      <w:r w:rsidR="0001187D" w:rsidRPr="006C57AD">
        <w:rPr>
          <w:rFonts w:asciiTheme="minorHAnsi" w:hAnsiTheme="minorHAnsi" w:cstheme="minorHAnsi"/>
        </w:rPr>
        <w:t>mode</w:t>
      </w:r>
      <w:r w:rsidR="00A95605" w:rsidRPr="006C57AD">
        <w:rPr>
          <w:rFonts w:asciiTheme="minorHAnsi" w:hAnsiTheme="minorHAnsi" w:cstheme="minorHAnsi"/>
        </w:rPr>
        <w:t xml:space="preserve"> until it receives decommission command from HUB</w:t>
      </w:r>
      <w:r w:rsidR="0001187D" w:rsidRPr="006C57AD">
        <w:rPr>
          <w:rFonts w:asciiTheme="minorHAnsi" w:hAnsiTheme="minorHAnsi" w:cstheme="minorHAnsi"/>
        </w:rPr>
        <w:t>.</w:t>
      </w:r>
    </w:p>
    <w:p w14:paraId="3700CBCA" w14:textId="55B0897F" w:rsidR="00980EC9" w:rsidRPr="0011456C" w:rsidRDefault="00980EC9">
      <w:pPr>
        <w:suppressAutoHyphens/>
        <w:spacing w:before="120" w:after="0" w:line="240" w:lineRule="auto"/>
        <w:ind w:left="360" w:firstLine="360"/>
        <w:jc w:val="both"/>
        <w:rPr>
          <w:rFonts w:ascii="Calibri Light" w:hAnsi="Calibri Light" w:cs="Calibri Light"/>
          <w:b/>
          <w:bCs/>
          <w:color w:val="215868" w:themeColor="accent5" w:themeShade="80"/>
          <w:rPrChange w:id="1371" w:author="singh qmax" w:date="2020-07-16T18:09:00Z">
            <w:rPr>
              <w:rFonts w:ascii="Calibri Light" w:hAnsi="Calibri Light" w:cs="Calibri Light"/>
              <w:b/>
              <w:bCs/>
            </w:rPr>
          </w:rPrChange>
        </w:rPr>
        <w:pPrChange w:id="1372" w:author="singh qmax" w:date="2020-07-16T18:09:00Z">
          <w:pPr>
            <w:suppressAutoHyphens/>
            <w:spacing w:before="120" w:after="0" w:line="240" w:lineRule="auto"/>
            <w:ind w:left="360"/>
            <w:jc w:val="both"/>
          </w:pPr>
        </w:pPrChange>
      </w:pPr>
      <w:r w:rsidRPr="0011456C">
        <w:rPr>
          <w:rFonts w:ascii="Calibri Light" w:hAnsi="Calibri Light" w:cs="Calibri Light"/>
          <w:b/>
          <w:bCs/>
          <w:color w:val="215868" w:themeColor="accent5" w:themeShade="80"/>
          <w:rPrChange w:id="1373" w:author="singh qmax" w:date="2020-07-16T18:09:00Z">
            <w:rPr>
              <w:rFonts w:ascii="Calibri Light" w:hAnsi="Calibri Light" w:cs="Calibri Light"/>
              <w:b/>
              <w:bCs/>
            </w:rPr>
          </w:rPrChange>
        </w:rPr>
        <w:t>Error handling</w:t>
      </w:r>
    </w:p>
    <w:p w14:paraId="5C203C43" w14:textId="6A4DBACB" w:rsidR="00F25C8A" w:rsidRPr="00F25C8A" w:rsidRDefault="001337CB" w:rsidP="00E05378">
      <w:pPr>
        <w:pStyle w:val="ListParagraph"/>
      </w:pPr>
      <w:r>
        <w:rPr>
          <w:rFonts w:asciiTheme="minorHAnsi" w:hAnsiTheme="minorHAnsi" w:cstheme="minorHAnsi"/>
        </w:rPr>
        <w:t>If it receives device registration as failure</w:t>
      </w:r>
      <w:r w:rsidR="00811CAB">
        <w:rPr>
          <w:rFonts w:asciiTheme="minorHAnsi" w:hAnsiTheme="minorHAnsi" w:cstheme="minorHAnsi"/>
        </w:rPr>
        <w:t xml:space="preserve"> or it doesn’t receives any acknowledgement from HUB </w:t>
      </w:r>
      <w:r w:rsidR="00C7078A">
        <w:rPr>
          <w:rFonts w:asciiTheme="minorHAnsi" w:hAnsiTheme="minorHAnsi" w:cstheme="minorHAnsi"/>
        </w:rPr>
        <w:t>within</w:t>
      </w:r>
      <w:r w:rsidR="00811CAB">
        <w:rPr>
          <w:rFonts w:asciiTheme="minorHAnsi" w:hAnsiTheme="minorHAnsi" w:cstheme="minorHAnsi"/>
        </w:rPr>
        <w:t xml:space="preserve"> 1 minute </w:t>
      </w:r>
      <w:r w:rsidR="00980EC9">
        <w:rPr>
          <w:rFonts w:asciiTheme="minorHAnsi" w:hAnsiTheme="minorHAnsi" w:cstheme="minorHAnsi"/>
        </w:rPr>
        <w:t xml:space="preserve">Amenos </w:t>
      </w:r>
      <w:r w:rsidR="00811CAB">
        <w:rPr>
          <w:rFonts w:asciiTheme="minorHAnsi" w:hAnsiTheme="minorHAnsi" w:cstheme="minorHAnsi"/>
        </w:rPr>
        <w:t xml:space="preserve">will </w:t>
      </w:r>
      <w:r w:rsidR="009A6CA0">
        <w:rPr>
          <w:rFonts w:asciiTheme="minorHAnsi" w:hAnsiTheme="minorHAnsi" w:cstheme="minorHAnsi"/>
        </w:rPr>
        <w:t xml:space="preserve">again start </w:t>
      </w:r>
      <w:r w:rsidR="00811CAB">
        <w:rPr>
          <w:rFonts w:asciiTheme="minorHAnsi" w:hAnsiTheme="minorHAnsi" w:cstheme="minorHAnsi"/>
        </w:rPr>
        <w:t>operat</w:t>
      </w:r>
      <w:r w:rsidR="009A6CA0">
        <w:rPr>
          <w:rFonts w:asciiTheme="minorHAnsi" w:hAnsiTheme="minorHAnsi" w:cstheme="minorHAnsi"/>
        </w:rPr>
        <w:t>ing</w:t>
      </w:r>
      <w:r w:rsidR="00811CAB">
        <w:rPr>
          <w:rFonts w:asciiTheme="minorHAnsi" w:hAnsiTheme="minorHAnsi" w:cstheme="minorHAnsi"/>
        </w:rPr>
        <w:t xml:space="preserve"> in </w:t>
      </w:r>
      <w:r w:rsidR="002F7DDC" w:rsidRPr="00D969A5">
        <w:rPr>
          <w:rFonts w:asciiTheme="minorHAnsi" w:hAnsiTheme="minorHAnsi" w:cstheme="minorHAnsi"/>
        </w:rPr>
        <w:fldChar w:fldCharType="begin"/>
      </w:r>
      <w:r w:rsidR="002F7DDC" w:rsidRPr="006C57AD">
        <w:rPr>
          <w:rFonts w:asciiTheme="minorHAnsi" w:hAnsiTheme="minorHAnsi" w:cstheme="minorHAnsi"/>
        </w:rPr>
        <w:instrText xml:space="preserve"> REF _Ref44759157 \h </w:instrText>
      </w:r>
      <w:r w:rsidR="006C57AD">
        <w:rPr>
          <w:rFonts w:asciiTheme="minorHAnsi" w:hAnsiTheme="minorHAnsi" w:cstheme="minorHAnsi"/>
        </w:rPr>
        <w:instrText xml:space="preserve"> \* MERGEFORMAT </w:instrText>
      </w:r>
      <w:r w:rsidR="002F7DDC" w:rsidRPr="00D969A5">
        <w:rPr>
          <w:rFonts w:asciiTheme="minorHAnsi" w:hAnsiTheme="minorHAnsi" w:cstheme="minorHAnsi"/>
        </w:rPr>
      </w:r>
      <w:r w:rsidR="002F7DDC" w:rsidRPr="00D969A5">
        <w:rPr>
          <w:rFonts w:asciiTheme="minorHAnsi" w:hAnsiTheme="minorHAnsi" w:cstheme="minorHAnsi"/>
        </w:rPr>
        <w:fldChar w:fldCharType="separate"/>
      </w:r>
      <w:r w:rsidR="002F7DDC" w:rsidRPr="00D969A5">
        <w:rPr>
          <w:rFonts w:asciiTheme="minorHAnsi" w:hAnsiTheme="minorHAnsi" w:cstheme="minorHAnsi"/>
        </w:rPr>
        <w:t>Configuration Mode</w:t>
      </w:r>
      <w:r w:rsidR="002F7DDC" w:rsidRPr="00D969A5">
        <w:rPr>
          <w:rFonts w:asciiTheme="minorHAnsi" w:hAnsiTheme="minorHAnsi" w:cstheme="minorHAnsi"/>
        </w:rPr>
        <w:fldChar w:fldCharType="end"/>
      </w:r>
      <w:r w:rsidR="00811CAB" w:rsidRPr="006C57AD">
        <w:rPr>
          <w:rFonts w:asciiTheme="minorHAnsi" w:hAnsiTheme="minorHAnsi" w:cstheme="minorHAnsi"/>
        </w:rPr>
        <w:t>.</w:t>
      </w:r>
      <w:r w:rsidR="00811CAB">
        <w:rPr>
          <w:rFonts w:asciiTheme="minorHAnsi" w:hAnsiTheme="minorHAnsi" w:cstheme="minorHAnsi"/>
        </w:rPr>
        <w:t xml:space="preserve"> </w:t>
      </w:r>
    </w:p>
    <w:p w14:paraId="4B22B28A" w14:textId="77777777" w:rsidR="00A70C6A" w:rsidRPr="00E57C74" w:rsidRDefault="00A70C6A" w:rsidP="00A13ECC">
      <w:pPr>
        <w:pStyle w:val="Heading3"/>
      </w:pPr>
      <w:bookmarkStart w:id="1374" w:name="_Toc38568260"/>
      <w:bookmarkStart w:id="1375" w:name="_Toc38458166"/>
      <w:bookmarkStart w:id="1376" w:name="_Toc38448469"/>
      <w:bookmarkStart w:id="1377" w:name="_Ref43315496"/>
      <w:bookmarkStart w:id="1378" w:name="_Ref44596846"/>
      <w:bookmarkStart w:id="1379" w:name="_Ref44599341"/>
      <w:bookmarkStart w:id="1380" w:name="_Ref44763630"/>
      <w:bookmarkStart w:id="1381" w:name="_Ref44767129"/>
      <w:bookmarkStart w:id="1382" w:name="_Toc45871408"/>
      <w:r w:rsidRPr="00E57C74">
        <w:t>Normal Mode</w:t>
      </w:r>
      <w:bookmarkEnd w:id="1374"/>
      <w:bookmarkEnd w:id="1375"/>
      <w:bookmarkEnd w:id="1376"/>
      <w:bookmarkEnd w:id="1377"/>
      <w:bookmarkEnd w:id="1378"/>
      <w:bookmarkEnd w:id="1379"/>
      <w:bookmarkEnd w:id="1380"/>
      <w:bookmarkEnd w:id="1381"/>
      <w:bookmarkEnd w:id="1382"/>
    </w:p>
    <w:p w14:paraId="540359E1" w14:textId="158305BB" w:rsidR="009A6CA0" w:rsidRPr="00941B95" w:rsidRDefault="00A70C6A" w:rsidP="0081027B">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941B95">
        <w:rPr>
          <w:rFonts w:asciiTheme="minorHAnsi" w:hAnsiTheme="minorHAnsi" w:cstheme="minorHAnsi"/>
        </w:rPr>
        <w:t xml:space="preserve">When </w:t>
      </w:r>
      <w:del w:id="1383" w:author="singh qmax" w:date="2020-07-17T00:19:00Z">
        <w:r w:rsidRPr="00941B95" w:rsidDel="00FF6AD8">
          <w:rPr>
            <w:rFonts w:asciiTheme="minorHAnsi" w:hAnsiTheme="minorHAnsi" w:cstheme="minorHAnsi"/>
          </w:rPr>
          <w:delText>AMENOS</w:delText>
        </w:r>
      </w:del>
      <w:ins w:id="1384" w:author="singh qmax" w:date="2020-07-17T00:19:00Z">
        <w:r w:rsidR="00FF6AD8">
          <w:rPr>
            <w:rFonts w:asciiTheme="minorHAnsi" w:hAnsiTheme="minorHAnsi" w:cstheme="minorHAnsi"/>
          </w:rPr>
          <w:t>Amenos</w:t>
        </w:r>
      </w:ins>
      <w:r w:rsidRPr="00941B95">
        <w:rPr>
          <w:rFonts w:asciiTheme="minorHAnsi" w:hAnsiTheme="minorHAnsi" w:cstheme="minorHAnsi"/>
        </w:rPr>
        <w:t xml:space="preserve"> </w:t>
      </w:r>
      <w:r w:rsidR="009A6CA0" w:rsidRPr="00941B95">
        <w:rPr>
          <w:rFonts w:asciiTheme="minorHAnsi" w:hAnsiTheme="minorHAnsi" w:cstheme="minorHAnsi"/>
        </w:rPr>
        <w:t xml:space="preserve">gets </w:t>
      </w:r>
      <w:r w:rsidR="00811CAB" w:rsidRPr="00941B95">
        <w:rPr>
          <w:rFonts w:asciiTheme="minorHAnsi" w:hAnsiTheme="minorHAnsi" w:cstheme="minorHAnsi"/>
        </w:rPr>
        <w:t xml:space="preserve">successfully connected to HUB, it </w:t>
      </w:r>
      <w:r w:rsidRPr="00941B95">
        <w:rPr>
          <w:rFonts w:asciiTheme="minorHAnsi" w:hAnsiTheme="minorHAnsi" w:cstheme="minorHAnsi"/>
        </w:rPr>
        <w:t xml:space="preserve">operates in </w:t>
      </w:r>
      <w:r w:rsidR="00811CAB" w:rsidRPr="00941B95">
        <w:rPr>
          <w:rFonts w:asciiTheme="minorHAnsi" w:hAnsiTheme="minorHAnsi" w:cstheme="minorHAnsi"/>
        </w:rPr>
        <w:t>this mode</w:t>
      </w:r>
      <w:r w:rsidRPr="00941B95">
        <w:rPr>
          <w:rFonts w:asciiTheme="minorHAnsi" w:hAnsiTheme="minorHAnsi" w:cstheme="minorHAnsi"/>
        </w:rPr>
        <w:t xml:space="preserve">. It sends device health </w:t>
      </w:r>
      <w:r w:rsidR="00C92B3A" w:rsidRPr="00941B95">
        <w:rPr>
          <w:rFonts w:asciiTheme="minorHAnsi" w:hAnsiTheme="minorHAnsi" w:cstheme="minorHAnsi"/>
        </w:rPr>
        <w:t>status</w:t>
      </w:r>
      <w:r w:rsidR="00C92B3A" w:rsidRPr="00D969A5">
        <w:rPr>
          <w:rFonts w:asciiTheme="minorHAnsi" w:hAnsiTheme="minorHAnsi" w:cstheme="minorHAnsi"/>
        </w:rPr>
        <w:t xml:space="preserve"> (</w:t>
      </w:r>
      <w:r w:rsidR="00811CAB" w:rsidRPr="00D969A5">
        <w:rPr>
          <w:rFonts w:asciiTheme="minorHAnsi" w:hAnsiTheme="minorHAnsi" w:cstheme="minorHAnsi"/>
        </w:rPr>
        <w:t>room temperature</w:t>
      </w:r>
      <w:r w:rsidR="00E93549" w:rsidRPr="00941B95">
        <w:rPr>
          <w:rFonts w:asciiTheme="minorHAnsi" w:hAnsiTheme="minorHAnsi" w:cstheme="minorHAnsi"/>
        </w:rPr>
        <w:t xml:space="preserve"> in degree Celsius</w:t>
      </w:r>
      <w:r w:rsidR="00811CAB" w:rsidRPr="00D969A5">
        <w:rPr>
          <w:rFonts w:asciiTheme="minorHAnsi" w:hAnsiTheme="minorHAnsi" w:cstheme="minorHAnsi"/>
        </w:rPr>
        <w:t>)</w:t>
      </w:r>
      <w:r w:rsidRPr="00941B95">
        <w:rPr>
          <w:rFonts w:asciiTheme="minorHAnsi" w:hAnsiTheme="minorHAnsi" w:cstheme="minorHAnsi"/>
        </w:rPr>
        <w:t>at interval of 1 sec and sensor data</w:t>
      </w:r>
      <w:r w:rsidR="00811CAB" w:rsidRPr="00941B95">
        <w:rPr>
          <w:rFonts w:asciiTheme="minorHAnsi" w:hAnsiTheme="minorHAnsi" w:cstheme="minorHAnsi"/>
        </w:rPr>
        <w:t xml:space="preserve"> </w:t>
      </w:r>
      <w:r w:rsidR="00811CAB" w:rsidRPr="00D969A5">
        <w:rPr>
          <w:rFonts w:asciiTheme="minorHAnsi" w:hAnsiTheme="minorHAnsi" w:cstheme="minorHAnsi"/>
        </w:rPr>
        <w:t xml:space="preserve">(Sender </w:t>
      </w:r>
      <w:proofErr w:type="spellStart"/>
      <w:r w:rsidR="00811CAB" w:rsidRPr="00D969A5">
        <w:rPr>
          <w:rFonts w:asciiTheme="minorHAnsi" w:hAnsiTheme="minorHAnsi" w:cstheme="minorHAnsi"/>
        </w:rPr>
        <w:t>uid</w:t>
      </w:r>
      <w:proofErr w:type="spellEnd"/>
      <w:r w:rsidR="00811CAB" w:rsidRPr="00D969A5">
        <w:rPr>
          <w:rFonts w:asciiTheme="minorHAnsi" w:hAnsiTheme="minorHAnsi" w:cstheme="minorHAnsi"/>
        </w:rPr>
        <w:t>, packet type,</w:t>
      </w:r>
      <w:r w:rsidR="00C92B3A" w:rsidRPr="00D969A5">
        <w:rPr>
          <w:rFonts w:asciiTheme="minorHAnsi" w:hAnsiTheme="minorHAnsi" w:cstheme="minorHAnsi"/>
        </w:rPr>
        <w:t xml:space="preserve"> room temperature, set ac temperature, light intensity, light contro</w:t>
      </w:r>
      <w:r w:rsidR="00166D44" w:rsidRPr="00D969A5">
        <w:rPr>
          <w:rFonts w:asciiTheme="minorHAnsi" w:hAnsiTheme="minorHAnsi" w:cstheme="minorHAnsi"/>
        </w:rPr>
        <w:t>l</w:t>
      </w:r>
      <w:r w:rsidR="009D337A" w:rsidRPr="00D969A5">
        <w:rPr>
          <w:rFonts w:asciiTheme="minorHAnsi" w:hAnsiTheme="minorHAnsi" w:cstheme="minorHAnsi"/>
        </w:rPr>
        <w:t>, relay on count</w:t>
      </w:r>
      <w:r w:rsidR="00C92B3A" w:rsidRPr="00D969A5">
        <w:rPr>
          <w:rFonts w:asciiTheme="minorHAnsi" w:hAnsiTheme="minorHAnsi" w:cstheme="minorHAnsi"/>
        </w:rPr>
        <w:t>)</w:t>
      </w:r>
      <w:r w:rsidRPr="00941B95">
        <w:rPr>
          <w:rFonts w:asciiTheme="minorHAnsi" w:hAnsiTheme="minorHAnsi" w:cstheme="minorHAnsi"/>
        </w:rPr>
        <w:t xml:space="preserve"> at interval of 1 min to Hub. </w:t>
      </w:r>
    </w:p>
    <w:p w14:paraId="0D28307A" w14:textId="789FA4CB" w:rsidR="00A70C6A" w:rsidRPr="002B4453" w:rsidRDefault="002E25FB" w:rsidP="0081027B">
      <w:pPr>
        <w:pStyle w:val="ListParagraph"/>
        <w:numPr>
          <w:ilvl w:val="0"/>
          <w:numId w:val="29"/>
        </w:numPr>
        <w:suppressAutoHyphens/>
        <w:spacing w:before="120" w:after="0" w:line="240" w:lineRule="auto"/>
        <w:contextualSpacing w:val="0"/>
        <w:jc w:val="both"/>
        <w:rPr>
          <w:rFonts w:asciiTheme="minorHAnsi" w:hAnsiTheme="minorHAnsi" w:cstheme="minorHAnsi"/>
          <w:color w:val="215868" w:themeColor="accent5" w:themeShade="80"/>
          <w:rPrChange w:id="1385" w:author="singh qmax" w:date="2020-07-16T20:53:00Z">
            <w:rPr>
              <w:rFonts w:asciiTheme="minorHAnsi" w:hAnsiTheme="minorHAnsi" w:cstheme="minorHAnsi"/>
            </w:rPr>
          </w:rPrChange>
        </w:rPr>
      </w:pPr>
      <w:r w:rsidRPr="00941B95">
        <w:rPr>
          <w:rFonts w:asciiTheme="minorHAnsi" w:hAnsiTheme="minorHAnsi" w:cstheme="minorHAnsi"/>
        </w:rPr>
        <w:t xml:space="preserve">It </w:t>
      </w:r>
      <w:r w:rsidR="002F7DDC" w:rsidRPr="00941B95">
        <w:rPr>
          <w:rFonts w:asciiTheme="minorHAnsi" w:hAnsiTheme="minorHAnsi" w:cstheme="minorHAnsi"/>
        </w:rPr>
        <w:t>gets</w:t>
      </w:r>
      <w:r w:rsidRPr="00941B95">
        <w:rPr>
          <w:rFonts w:asciiTheme="minorHAnsi" w:hAnsiTheme="minorHAnsi" w:cstheme="minorHAnsi"/>
        </w:rPr>
        <w:t xml:space="preserve"> </w:t>
      </w:r>
      <w:r w:rsidR="00C85728" w:rsidRPr="00941B95">
        <w:rPr>
          <w:rFonts w:asciiTheme="minorHAnsi" w:hAnsiTheme="minorHAnsi" w:cstheme="minorHAnsi"/>
        </w:rPr>
        <w:t xml:space="preserve">Real </w:t>
      </w:r>
      <w:r w:rsidRPr="00941B95">
        <w:rPr>
          <w:rFonts w:asciiTheme="minorHAnsi" w:hAnsiTheme="minorHAnsi" w:cstheme="minorHAnsi"/>
        </w:rPr>
        <w:t>time</w:t>
      </w:r>
      <w:r w:rsidR="00C85728" w:rsidRPr="00941B95">
        <w:rPr>
          <w:rFonts w:asciiTheme="minorHAnsi" w:hAnsiTheme="minorHAnsi" w:cstheme="minorHAnsi"/>
        </w:rPr>
        <w:t xml:space="preserve"> Clock</w:t>
      </w:r>
      <w:r w:rsidRPr="00941B95">
        <w:rPr>
          <w:rFonts w:asciiTheme="minorHAnsi" w:hAnsiTheme="minorHAnsi" w:cstheme="minorHAnsi"/>
        </w:rPr>
        <w:t xml:space="preserve"> using NTP.</w:t>
      </w:r>
      <w:r w:rsidR="00C85728" w:rsidRPr="00941B95">
        <w:rPr>
          <w:rFonts w:asciiTheme="minorHAnsi" w:hAnsiTheme="minorHAnsi" w:cstheme="minorHAnsi"/>
        </w:rPr>
        <w:t xml:space="preserve"> This timing is used for day and night mode settings. </w:t>
      </w:r>
      <w:r w:rsidR="00C85728" w:rsidRPr="002B4453">
        <w:rPr>
          <w:rFonts w:asciiTheme="minorHAnsi" w:hAnsiTheme="minorHAnsi" w:cstheme="minorHAnsi"/>
          <w:color w:val="000000" w:themeColor="text1"/>
          <w:rPrChange w:id="1386" w:author="singh qmax" w:date="2020-07-16T20:55:00Z">
            <w:rPr>
              <w:rFonts w:asciiTheme="minorHAnsi" w:hAnsiTheme="minorHAnsi" w:cstheme="minorHAnsi"/>
            </w:rPr>
          </w:rPrChange>
        </w:rPr>
        <w:t xml:space="preserve">Refer </w:t>
      </w:r>
      <w:ins w:id="1387" w:author="singh qmax" w:date="2020-07-16T20:59:00Z">
        <w:r w:rsidR="00974219" w:rsidRPr="00640A69">
          <w:rPr>
            <w:rFonts w:asciiTheme="minorHAnsi" w:hAnsiTheme="minorHAnsi" w:cstheme="minorHAnsi"/>
            <w:color w:val="215868" w:themeColor="accent5" w:themeShade="80"/>
            <w:rPrChange w:id="1388" w:author="hari prasath" w:date="2020-07-17T13:23:00Z">
              <w:rPr>
                <w:rFonts w:asciiTheme="minorHAnsi" w:hAnsiTheme="minorHAnsi" w:cstheme="minorHAnsi"/>
                <w:color w:val="000000" w:themeColor="text1"/>
              </w:rPr>
            </w:rPrChange>
          </w:rPr>
          <w:fldChar w:fldCharType="begin"/>
        </w:r>
        <w:r w:rsidR="00974219" w:rsidRPr="00640A69">
          <w:rPr>
            <w:rFonts w:asciiTheme="minorHAnsi" w:hAnsiTheme="minorHAnsi" w:cstheme="minorHAnsi"/>
            <w:color w:val="215868" w:themeColor="accent5" w:themeShade="80"/>
            <w:rPrChange w:id="1389" w:author="hari prasath" w:date="2020-07-17T13:23:00Z">
              <w:rPr>
                <w:rFonts w:asciiTheme="minorHAnsi" w:hAnsiTheme="minorHAnsi" w:cstheme="minorHAnsi"/>
                <w:color w:val="000000" w:themeColor="text1"/>
              </w:rPr>
            </w:rPrChange>
          </w:rPr>
          <w:instrText xml:space="preserve"> REF _Ref45825576 \h </w:instrText>
        </w:r>
      </w:ins>
      <w:r w:rsidR="00974219" w:rsidRPr="00640A69">
        <w:rPr>
          <w:rFonts w:asciiTheme="minorHAnsi" w:hAnsiTheme="minorHAnsi" w:cstheme="minorHAnsi"/>
          <w:color w:val="215868" w:themeColor="accent5" w:themeShade="80"/>
          <w:rPrChange w:id="1390" w:author="hari prasath" w:date="2020-07-17T13:23:00Z">
            <w:rPr>
              <w:rFonts w:asciiTheme="minorHAnsi" w:hAnsiTheme="minorHAnsi" w:cstheme="minorHAnsi"/>
              <w:color w:val="000000" w:themeColor="text1"/>
            </w:rPr>
          </w:rPrChange>
        </w:rPr>
      </w:r>
      <w:r w:rsidR="00640A69" w:rsidRPr="00640A69">
        <w:rPr>
          <w:rFonts w:asciiTheme="minorHAnsi" w:hAnsiTheme="minorHAnsi" w:cstheme="minorHAnsi"/>
          <w:color w:val="215868" w:themeColor="accent5" w:themeShade="80"/>
          <w:rPrChange w:id="1391" w:author="hari prasath" w:date="2020-07-17T13:23:00Z">
            <w:rPr>
              <w:rFonts w:asciiTheme="minorHAnsi" w:hAnsiTheme="minorHAnsi" w:cstheme="minorHAnsi"/>
              <w:color w:val="000000" w:themeColor="text1"/>
            </w:rPr>
          </w:rPrChange>
        </w:rPr>
        <w:instrText xml:space="preserve"> \* MERGEFORMAT </w:instrText>
      </w:r>
      <w:r w:rsidR="00974219" w:rsidRPr="00640A69">
        <w:rPr>
          <w:rFonts w:asciiTheme="minorHAnsi" w:hAnsiTheme="minorHAnsi" w:cstheme="minorHAnsi"/>
          <w:color w:val="215868" w:themeColor="accent5" w:themeShade="80"/>
          <w:rPrChange w:id="1392" w:author="hari prasath" w:date="2020-07-17T13:23:00Z">
            <w:rPr>
              <w:rFonts w:asciiTheme="minorHAnsi" w:hAnsiTheme="minorHAnsi" w:cstheme="minorHAnsi"/>
              <w:color w:val="000000" w:themeColor="text1"/>
            </w:rPr>
          </w:rPrChange>
        </w:rPr>
        <w:fldChar w:fldCharType="separate"/>
      </w:r>
      <w:ins w:id="1393" w:author="singh qmax" w:date="2020-07-16T20:59:00Z">
        <w:r w:rsidR="00974219" w:rsidRPr="00640A69">
          <w:rPr>
            <w:rFonts w:asciiTheme="minorHAnsi" w:hAnsiTheme="minorHAnsi" w:cstheme="minorHAnsi"/>
            <w:color w:val="215868" w:themeColor="accent5" w:themeShade="80"/>
            <w:rPrChange w:id="1394" w:author="hari prasath" w:date="2020-07-17T13:23:00Z">
              <w:rPr/>
            </w:rPrChange>
          </w:rPr>
          <w:t>Day and Night Mode</w:t>
        </w:r>
        <w:r w:rsidR="00974219" w:rsidRPr="00640A69">
          <w:rPr>
            <w:rFonts w:asciiTheme="minorHAnsi" w:hAnsiTheme="minorHAnsi" w:cstheme="minorHAnsi"/>
            <w:color w:val="215868" w:themeColor="accent5" w:themeShade="80"/>
            <w:rPrChange w:id="1395" w:author="hari prasath" w:date="2020-07-17T13:23:00Z">
              <w:rPr>
                <w:rFonts w:asciiTheme="minorHAnsi" w:hAnsiTheme="minorHAnsi" w:cstheme="minorHAnsi"/>
                <w:color w:val="000000" w:themeColor="text1"/>
              </w:rPr>
            </w:rPrChange>
          </w:rPr>
          <w:fldChar w:fldCharType="end"/>
        </w:r>
      </w:ins>
      <w:ins w:id="1396" w:author="hari prasath" w:date="2020-07-17T13:22:00Z">
        <w:r w:rsidR="00640A69">
          <w:rPr>
            <w:rFonts w:asciiTheme="minorHAnsi" w:hAnsiTheme="minorHAnsi" w:cstheme="minorHAnsi"/>
            <w:color w:val="000000" w:themeColor="text1"/>
          </w:rPr>
          <w:t xml:space="preserve"> </w:t>
        </w:r>
      </w:ins>
      <w:del w:id="1397" w:author="singh qmax" w:date="2020-07-16T20:59:00Z">
        <w:r w:rsidR="00C85728" w:rsidRPr="002B4453" w:rsidDel="00974219">
          <w:rPr>
            <w:rFonts w:asciiTheme="minorHAnsi" w:hAnsiTheme="minorHAnsi" w:cstheme="minorHAnsi"/>
            <w:color w:val="000000" w:themeColor="text1"/>
            <w:rPrChange w:id="1398" w:author="singh qmax" w:date="2020-07-16T20:55:00Z">
              <w:rPr>
                <w:rFonts w:asciiTheme="minorHAnsi" w:hAnsiTheme="minorHAnsi" w:cstheme="minorHAnsi"/>
              </w:rPr>
            </w:rPrChange>
          </w:rPr>
          <w:delText xml:space="preserve">Day and Night </w:delText>
        </w:r>
      </w:del>
      <w:del w:id="1399" w:author="singh qmax" w:date="2020-07-16T20:58:00Z">
        <w:r w:rsidR="00C85728" w:rsidRPr="002B4453" w:rsidDel="00974219">
          <w:rPr>
            <w:rFonts w:asciiTheme="minorHAnsi" w:hAnsiTheme="minorHAnsi" w:cstheme="minorHAnsi"/>
            <w:color w:val="000000" w:themeColor="text1"/>
            <w:rPrChange w:id="1400" w:author="singh qmax" w:date="2020-07-16T20:55:00Z">
              <w:rPr>
                <w:rFonts w:asciiTheme="minorHAnsi" w:hAnsiTheme="minorHAnsi" w:cstheme="minorHAnsi"/>
              </w:rPr>
            </w:rPrChange>
          </w:rPr>
          <w:delText xml:space="preserve">mode </w:delText>
        </w:r>
      </w:del>
      <w:r w:rsidR="00C85728" w:rsidRPr="002B4453">
        <w:rPr>
          <w:rFonts w:asciiTheme="minorHAnsi" w:hAnsiTheme="minorHAnsi" w:cstheme="minorHAnsi"/>
          <w:color w:val="000000" w:themeColor="text1"/>
          <w:rPrChange w:id="1401" w:author="singh qmax" w:date="2020-07-16T20:55:00Z">
            <w:rPr>
              <w:rFonts w:asciiTheme="minorHAnsi" w:hAnsiTheme="minorHAnsi" w:cstheme="minorHAnsi"/>
            </w:rPr>
          </w:rPrChange>
        </w:rPr>
        <w:t>settings for more details</w:t>
      </w:r>
      <w:r w:rsidR="00C85728" w:rsidRPr="002B4453">
        <w:rPr>
          <w:rFonts w:asciiTheme="minorHAnsi" w:hAnsiTheme="minorHAnsi" w:cstheme="minorHAnsi"/>
          <w:color w:val="215868" w:themeColor="accent5" w:themeShade="80"/>
          <w:rPrChange w:id="1402" w:author="singh qmax" w:date="2020-07-16T20:53:00Z">
            <w:rPr>
              <w:rFonts w:asciiTheme="minorHAnsi" w:hAnsiTheme="minorHAnsi" w:cstheme="minorHAnsi"/>
            </w:rPr>
          </w:rPrChange>
        </w:rPr>
        <w:t>.</w:t>
      </w:r>
    </w:p>
    <w:p w14:paraId="59D871B7" w14:textId="252DA11E" w:rsidR="00A70C6A" w:rsidRPr="00941B95" w:rsidRDefault="00A70C6A" w:rsidP="0081027B">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941B95">
        <w:rPr>
          <w:rFonts w:asciiTheme="minorHAnsi" w:hAnsiTheme="minorHAnsi" w:cstheme="minorHAnsi"/>
        </w:rPr>
        <w:t xml:space="preserve">Led indication follows as per </w:t>
      </w:r>
      <w:r w:rsidR="00060D7C" w:rsidRPr="002B4453">
        <w:rPr>
          <w:rFonts w:asciiTheme="minorHAnsi" w:hAnsiTheme="minorHAnsi" w:cstheme="minorHAnsi"/>
          <w:color w:val="215868" w:themeColor="accent5" w:themeShade="80"/>
          <w:rPrChange w:id="1403" w:author="singh qmax" w:date="2020-07-16T20:54:00Z">
            <w:rPr>
              <w:rFonts w:asciiTheme="minorHAnsi" w:hAnsiTheme="minorHAnsi" w:cstheme="minorHAnsi"/>
            </w:rPr>
          </w:rPrChange>
        </w:rPr>
        <w:fldChar w:fldCharType="begin"/>
      </w:r>
      <w:r w:rsidR="00DA4EE1" w:rsidRPr="002B4453">
        <w:rPr>
          <w:rFonts w:asciiTheme="minorHAnsi" w:hAnsiTheme="minorHAnsi" w:cstheme="minorHAnsi"/>
          <w:color w:val="215868" w:themeColor="accent5" w:themeShade="80"/>
          <w:rPrChange w:id="1404" w:author="singh qmax" w:date="2020-07-16T20:54:00Z">
            <w:rPr>
              <w:rFonts w:asciiTheme="minorHAnsi" w:hAnsiTheme="minorHAnsi" w:cstheme="minorHAnsi"/>
            </w:rPr>
          </w:rPrChange>
        </w:rPr>
        <w:instrText xml:space="preserve"> REF _Ref38890941 \h </w:instrText>
      </w:r>
      <w:r w:rsidR="00941B95" w:rsidRPr="002B4453">
        <w:rPr>
          <w:rFonts w:asciiTheme="minorHAnsi" w:hAnsiTheme="minorHAnsi" w:cstheme="minorHAnsi"/>
          <w:color w:val="215868" w:themeColor="accent5" w:themeShade="80"/>
          <w:rPrChange w:id="1405" w:author="singh qmax" w:date="2020-07-16T20:54:00Z">
            <w:rPr>
              <w:rFonts w:asciiTheme="minorHAnsi" w:hAnsiTheme="minorHAnsi" w:cstheme="minorHAnsi"/>
            </w:rPr>
          </w:rPrChange>
        </w:rPr>
        <w:instrText xml:space="preserve"> \* MERGEFORMAT </w:instrText>
      </w:r>
      <w:r w:rsidR="00060D7C" w:rsidRPr="002B4453">
        <w:rPr>
          <w:rFonts w:asciiTheme="minorHAnsi" w:hAnsiTheme="minorHAnsi" w:cstheme="minorHAnsi"/>
          <w:color w:val="215868" w:themeColor="accent5" w:themeShade="80"/>
          <w:rPrChange w:id="1406" w:author="singh qmax" w:date="2020-07-16T20:54:00Z">
            <w:rPr>
              <w:rFonts w:asciiTheme="minorHAnsi" w:hAnsiTheme="minorHAnsi" w:cstheme="minorHAnsi"/>
              <w:color w:val="215868" w:themeColor="accent5" w:themeShade="80"/>
            </w:rPr>
          </w:rPrChange>
        </w:rPr>
      </w:r>
      <w:r w:rsidR="00060D7C" w:rsidRPr="002B4453">
        <w:rPr>
          <w:rFonts w:asciiTheme="minorHAnsi" w:hAnsiTheme="minorHAnsi" w:cstheme="minorHAnsi"/>
          <w:color w:val="215868" w:themeColor="accent5" w:themeShade="80"/>
          <w:rPrChange w:id="1407" w:author="singh qmax" w:date="2020-07-16T20:54:00Z">
            <w:rPr>
              <w:rFonts w:asciiTheme="minorHAnsi" w:hAnsiTheme="minorHAnsi" w:cstheme="minorHAnsi"/>
            </w:rPr>
          </w:rPrChange>
        </w:rPr>
        <w:fldChar w:fldCharType="separate"/>
      </w:r>
      <w:r w:rsidR="001E545A" w:rsidRPr="002B4453">
        <w:rPr>
          <w:rFonts w:asciiTheme="minorHAnsi" w:hAnsiTheme="minorHAnsi" w:cstheme="minorHAnsi"/>
          <w:color w:val="215868" w:themeColor="accent5" w:themeShade="80"/>
          <w:rPrChange w:id="1408" w:author="singh qmax" w:date="2020-07-16T20:54:00Z">
            <w:rPr>
              <w:rFonts w:asciiTheme="minorHAnsi" w:hAnsiTheme="minorHAnsi" w:cstheme="minorHAnsi"/>
            </w:rPr>
          </w:rPrChange>
        </w:rPr>
        <w:t xml:space="preserve">Table </w:t>
      </w:r>
      <w:r w:rsidR="001E545A" w:rsidRPr="002B4453">
        <w:rPr>
          <w:rFonts w:asciiTheme="minorHAnsi" w:hAnsiTheme="minorHAnsi" w:cstheme="minorHAnsi"/>
          <w:noProof/>
          <w:color w:val="215868" w:themeColor="accent5" w:themeShade="80"/>
          <w:rPrChange w:id="1409" w:author="singh qmax" w:date="2020-07-16T20:54:00Z">
            <w:rPr>
              <w:rFonts w:asciiTheme="minorHAnsi" w:hAnsiTheme="minorHAnsi" w:cstheme="minorHAnsi"/>
              <w:noProof/>
            </w:rPr>
          </w:rPrChange>
        </w:rPr>
        <w:t>1</w:t>
      </w:r>
      <w:r w:rsidR="00060D7C" w:rsidRPr="002B4453">
        <w:rPr>
          <w:rFonts w:asciiTheme="minorHAnsi" w:hAnsiTheme="minorHAnsi" w:cstheme="minorHAnsi"/>
          <w:color w:val="215868" w:themeColor="accent5" w:themeShade="80"/>
          <w:rPrChange w:id="1410" w:author="singh qmax" w:date="2020-07-16T20:54:00Z">
            <w:rPr>
              <w:rFonts w:asciiTheme="minorHAnsi" w:hAnsiTheme="minorHAnsi" w:cstheme="minorHAnsi"/>
            </w:rPr>
          </w:rPrChange>
        </w:rPr>
        <w:fldChar w:fldCharType="end"/>
      </w:r>
      <w:r w:rsidRPr="00941B95">
        <w:rPr>
          <w:rFonts w:asciiTheme="minorHAnsi" w:hAnsiTheme="minorHAnsi" w:cstheme="minorHAnsi"/>
        </w:rPr>
        <w:t>.</w:t>
      </w:r>
    </w:p>
    <w:p w14:paraId="5F8F5890" w14:textId="5E7F96D9" w:rsidR="00A70C6A" w:rsidRPr="00941B95" w:rsidRDefault="009D337A" w:rsidP="0081027B">
      <w:pPr>
        <w:pStyle w:val="ListParagraph"/>
        <w:numPr>
          <w:ilvl w:val="0"/>
          <w:numId w:val="29"/>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lastRenderedPageBreak/>
        <w:t xml:space="preserve">In </w:t>
      </w:r>
      <w:r w:rsidR="00A70C6A" w:rsidRPr="00E57C74">
        <w:rPr>
          <w:rFonts w:asciiTheme="minorHAnsi" w:hAnsiTheme="minorHAnsi" w:cstheme="minorHAnsi"/>
        </w:rPr>
        <w:t xml:space="preserve">this mode, </w:t>
      </w:r>
      <w:del w:id="1411" w:author="singh qmax" w:date="2020-07-17T00:19:00Z">
        <w:r w:rsidR="00A70C6A" w:rsidRPr="00941B95" w:rsidDel="00FF6AD8">
          <w:rPr>
            <w:rFonts w:asciiTheme="minorHAnsi" w:hAnsiTheme="minorHAnsi" w:cstheme="minorHAnsi"/>
          </w:rPr>
          <w:delText>AMENOS</w:delText>
        </w:r>
      </w:del>
      <w:ins w:id="1412" w:author="singh qmax" w:date="2020-07-17T00:19:00Z">
        <w:r w:rsidR="00FF6AD8">
          <w:rPr>
            <w:rFonts w:asciiTheme="minorHAnsi" w:hAnsiTheme="minorHAnsi" w:cstheme="minorHAnsi"/>
          </w:rPr>
          <w:t>Amenos</w:t>
        </w:r>
      </w:ins>
      <w:r w:rsidR="00A70C6A" w:rsidRPr="00941B95">
        <w:rPr>
          <w:rFonts w:asciiTheme="minorHAnsi" w:hAnsiTheme="minorHAnsi" w:cstheme="minorHAnsi"/>
        </w:rPr>
        <w:t xml:space="preserve"> receives command for controlling AC</w:t>
      </w:r>
      <w:r w:rsidRPr="00941B95">
        <w:rPr>
          <w:rFonts w:asciiTheme="minorHAnsi" w:hAnsiTheme="minorHAnsi" w:cstheme="minorHAnsi"/>
        </w:rPr>
        <w:t xml:space="preserve"> and </w:t>
      </w:r>
      <w:r w:rsidR="00E54765" w:rsidRPr="00941B95">
        <w:rPr>
          <w:rFonts w:asciiTheme="minorHAnsi" w:hAnsiTheme="minorHAnsi" w:cstheme="minorHAnsi"/>
        </w:rPr>
        <w:t>Light. It</w:t>
      </w:r>
      <w:r w:rsidR="00A70C6A" w:rsidRPr="00941B95">
        <w:rPr>
          <w:rFonts w:asciiTheme="minorHAnsi" w:hAnsiTheme="minorHAnsi" w:cstheme="minorHAnsi"/>
        </w:rPr>
        <w:t xml:space="preserve"> </w:t>
      </w:r>
      <w:r w:rsidR="009A6CA0" w:rsidRPr="00941B95">
        <w:rPr>
          <w:rFonts w:asciiTheme="minorHAnsi" w:hAnsiTheme="minorHAnsi" w:cstheme="minorHAnsi"/>
        </w:rPr>
        <w:t>displays</w:t>
      </w:r>
      <w:r w:rsidR="001218A3" w:rsidRPr="00941B95">
        <w:rPr>
          <w:rFonts w:asciiTheme="minorHAnsi" w:hAnsiTheme="minorHAnsi" w:cstheme="minorHAnsi"/>
        </w:rPr>
        <w:t xml:space="preserve"> </w:t>
      </w:r>
      <w:r w:rsidR="009A6CA0" w:rsidRPr="00941B95">
        <w:rPr>
          <w:rFonts w:asciiTheme="minorHAnsi" w:hAnsiTheme="minorHAnsi" w:cstheme="minorHAnsi"/>
        </w:rPr>
        <w:t xml:space="preserve">the </w:t>
      </w:r>
      <w:r w:rsidRPr="00941B95">
        <w:rPr>
          <w:rFonts w:asciiTheme="minorHAnsi" w:hAnsiTheme="minorHAnsi" w:cstheme="minorHAnsi"/>
        </w:rPr>
        <w:t>set AC</w:t>
      </w:r>
      <w:r w:rsidR="00A70C6A" w:rsidRPr="00941B95">
        <w:rPr>
          <w:rFonts w:asciiTheme="minorHAnsi" w:hAnsiTheme="minorHAnsi" w:cstheme="minorHAnsi"/>
        </w:rPr>
        <w:t xml:space="preserve"> temperature on Led matrix</w:t>
      </w:r>
      <w:r w:rsidRPr="00941B95">
        <w:rPr>
          <w:rFonts w:asciiTheme="minorHAnsi" w:hAnsiTheme="minorHAnsi" w:cstheme="minorHAnsi"/>
        </w:rPr>
        <w:t xml:space="preserve"> and brightness of Dot Matrix </w:t>
      </w:r>
      <w:r w:rsidR="00C85728" w:rsidRPr="00941B95">
        <w:rPr>
          <w:rFonts w:asciiTheme="minorHAnsi" w:hAnsiTheme="minorHAnsi" w:cstheme="minorHAnsi"/>
        </w:rPr>
        <w:t>is controlled</w:t>
      </w:r>
      <w:r w:rsidRPr="00941B95">
        <w:rPr>
          <w:rFonts w:asciiTheme="minorHAnsi" w:hAnsiTheme="minorHAnsi" w:cstheme="minorHAnsi"/>
        </w:rPr>
        <w:t xml:space="preserve"> based on light sensor data </w:t>
      </w:r>
      <w:r w:rsidR="00A70C6A" w:rsidRPr="00941B95">
        <w:rPr>
          <w:rFonts w:asciiTheme="minorHAnsi" w:hAnsiTheme="minorHAnsi" w:cstheme="minorHAnsi"/>
        </w:rPr>
        <w:t xml:space="preserve">and </w:t>
      </w:r>
      <w:r w:rsidR="00B10E15" w:rsidRPr="00941B95">
        <w:rPr>
          <w:rFonts w:asciiTheme="minorHAnsi" w:hAnsiTheme="minorHAnsi" w:cstheme="minorHAnsi"/>
        </w:rPr>
        <w:t xml:space="preserve">sense </w:t>
      </w:r>
      <w:r w:rsidR="00A70C6A" w:rsidRPr="00941B95">
        <w:rPr>
          <w:rFonts w:asciiTheme="minorHAnsi" w:hAnsiTheme="minorHAnsi" w:cstheme="minorHAnsi"/>
        </w:rPr>
        <w:t xml:space="preserve">capacitive button </w:t>
      </w:r>
      <w:r w:rsidR="00B10E15" w:rsidRPr="00941B95">
        <w:rPr>
          <w:rFonts w:asciiTheme="minorHAnsi" w:hAnsiTheme="minorHAnsi" w:cstheme="minorHAnsi"/>
        </w:rPr>
        <w:t xml:space="preserve">press </w:t>
      </w:r>
      <w:r w:rsidR="00A70C6A" w:rsidRPr="00941B95">
        <w:rPr>
          <w:rFonts w:asciiTheme="minorHAnsi" w:hAnsiTheme="minorHAnsi" w:cstheme="minorHAnsi"/>
        </w:rPr>
        <w:t xml:space="preserve">for </w:t>
      </w:r>
      <w:r w:rsidR="00B10E15" w:rsidRPr="00941B95">
        <w:rPr>
          <w:rFonts w:asciiTheme="minorHAnsi" w:hAnsiTheme="minorHAnsi" w:cstheme="minorHAnsi"/>
        </w:rPr>
        <w:t xml:space="preserve">AC </w:t>
      </w:r>
      <w:r w:rsidR="00A70C6A" w:rsidRPr="00941B95">
        <w:rPr>
          <w:rFonts w:asciiTheme="minorHAnsi" w:hAnsiTheme="minorHAnsi" w:cstheme="minorHAnsi"/>
        </w:rPr>
        <w:t>temperature control.</w:t>
      </w:r>
    </w:p>
    <w:p w14:paraId="19457969" w14:textId="77777777" w:rsidR="00A70C6A" w:rsidRPr="00941B95" w:rsidRDefault="00A70C6A" w:rsidP="0081027B">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941B95">
        <w:rPr>
          <w:rFonts w:asciiTheme="minorHAnsi" w:hAnsiTheme="minorHAnsi" w:cstheme="minorHAnsi"/>
        </w:rPr>
        <w:t>It also waits for OTAP update. In case new firmware is available, it updates it.</w:t>
      </w:r>
    </w:p>
    <w:p w14:paraId="6EED6F55" w14:textId="2185818F" w:rsidR="00EB4A48" w:rsidRDefault="00A70C6A" w:rsidP="00D969A5">
      <w:pPr>
        <w:pStyle w:val="ListParagraph"/>
        <w:numPr>
          <w:ilvl w:val="0"/>
          <w:numId w:val="29"/>
        </w:numPr>
        <w:suppressAutoHyphens/>
        <w:spacing w:before="120" w:after="0" w:line="240" w:lineRule="auto"/>
        <w:contextualSpacing w:val="0"/>
        <w:jc w:val="both"/>
      </w:pPr>
      <w:r w:rsidRPr="00941B95">
        <w:rPr>
          <w:rFonts w:asciiTheme="minorHAnsi" w:hAnsiTheme="minorHAnsi" w:cstheme="minorHAnsi"/>
        </w:rPr>
        <w:t xml:space="preserve">At any time, sensor will receive any of packets </w:t>
      </w:r>
      <w:r w:rsidR="009D337A" w:rsidRPr="00941B95">
        <w:rPr>
          <w:rFonts w:asciiTheme="minorHAnsi" w:hAnsiTheme="minorHAnsi" w:cstheme="minorHAnsi"/>
        </w:rPr>
        <w:t xml:space="preserve">from Hub </w:t>
      </w:r>
      <w:r w:rsidRPr="00941B95">
        <w:rPr>
          <w:rFonts w:asciiTheme="minorHAnsi" w:hAnsiTheme="minorHAnsi" w:cstheme="minorHAnsi"/>
        </w:rPr>
        <w:t xml:space="preserve">as described in </w:t>
      </w:r>
      <w:r w:rsidR="00060D7C" w:rsidRPr="00D969A5">
        <w:rPr>
          <w:rFonts w:asciiTheme="minorHAnsi" w:hAnsiTheme="minorHAnsi" w:cstheme="minorHAnsi"/>
        </w:rPr>
        <w:fldChar w:fldCharType="begin"/>
      </w:r>
      <w:r w:rsidR="00DA4EE1" w:rsidRPr="00941B95">
        <w:rPr>
          <w:rFonts w:asciiTheme="minorHAnsi" w:hAnsiTheme="minorHAnsi" w:cstheme="minorHAnsi"/>
        </w:rPr>
        <w:instrText xml:space="preserve"> REF _Ref38891282 \h </w:instrText>
      </w:r>
      <w:r w:rsidR="00941B95">
        <w:rPr>
          <w:rFonts w:asciiTheme="minorHAnsi" w:hAnsiTheme="minorHAnsi" w:cstheme="minorHAnsi"/>
        </w:rPr>
        <w:instrText xml:space="preserve"> \* MERGEFORMAT </w:instrText>
      </w:r>
      <w:r w:rsidR="00060D7C" w:rsidRPr="00D969A5">
        <w:rPr>
          <w:rFonts w:asciiTheme="minorHAnsi" w:hAnsiTheme="minorHAnsi" w:cstheme="minorHAnsi"/>
        </w:rPr>
      </w:r>
      <w:r w:rsidR="00060D7C" w:rsidRPr="00D969A5">
        <w:rPr>
          <w:rFonts w:asciiTheme="minorHAnsi" w:hAnsiTheme="minorHAnsi" w:cstheme="minorHAnsi"/>
        </w:rPr>
        <w:fldChar w:fldCharType="separate"/>
      </w:r>
      <w:r w:rsidR="001E545A" w:rsidRPr="00D969A5">
        <w:rPr>
          <w:rFonts w:asciiTheme="minorHAnsi" w:hAnsiTheme="minorHAnsi" w:cstheme="minorHAnsi"/>
        </w:rPr>
        <w:t xml:space="preserve">Table </w:t>
      </w:r>
      <w:r w:rsidR="001E545A" w:rsidRPr="00D969A5">
        <w:rPr>
          <w:rFonts w:asciiTheme="minorHAnsi" w:hAnsiTheme="minorHAnsi" w:cstheme="minorHAnsi"/>
          <w:noProof/>
        </w:rPr>
        <w:t>2</w:t>
      </w:r>
      <w:r w:rsidR="00060D7C" w:rsidRPr="00D969A5">
        <w:rPr>
          <w:rFonts w:asciiTheme="minorHAnsi" w:hAnsiTheme="minorHAnsi" w:cstheme="minorHAnsi"/>
        </w:rPr>
        <w:fldChar w:fldCharType="end"/>
      </w:r>
      <w:r w:rsidR="001E2625" w:rsidRPr="00941B95">
        <w:rPr>
          <w:rFonts w:asciiTheme="minorHAnsi" w:hAnsiTheme="minorHAnsi" w:cstheme="minorHAnsi"/>
        </w:rPr>
        <w:t xml:space="preserve"> </w:t>
      </w:r>
      <w:r w:rsidRPr="00941B95">
        <w:rPr>
          <w:rFonts w:asciiTheme="minorHAnsi" w:hAnsiTheme="minorHAnsi" w:cstheme="minorHAnsi"/>
        </w:rPr>
        <w:t>and execute process as mentioned</w:t>
      </w:r>
      <w:r w:rsidR="00DA1473" w:rsidRPr="00941B95">
        <w:rPr>
          <w:rFonts w:asciiTheme="minorHAnsi" w:hAnsiTheme="minorHAnsi" w:cstheme="minorHAnsi"/>
        </w:rPr>
        <w:t>.</w:t>
      </w:r>
    </w:p>
    <w:p w14:paraId="76D749D4" w14:textId="77777777" w:rsidR="00EB4A48" w:rsidRPr="006A2882" w:rsidRDefault="00EB4A48" w:rsidP="006A2882">
      <w:pPr>
        <w:suppressAutoHyphens/>
        <w:spacing w:before="120" w:after="0" w:line="240" w:lineRule="auto"/>
        <w:jc w:val="both"/>
        <w:rPr>
          <w:rFonts w:asciiTheme="minorHAnsi" w:hAnsiTheme="minorHAnsi" w:cstheme="minorHAnsi"/>
        </w:rPr>
      </w:pPr>
    </w:p>
    <w:tbl>
      <w:tblPr>
        <w:tblStyle w:val="ListTable3-Accent11"/>
        <w:tblW w:w="10085" w:type="dxa"/>
        <w:tblInd w:w="534" w:type="dxa"/>
        <w:tblLook w:val="04A0" w:firstRow="1" w:lastRow="0" w:firstColumn="1" w:lastColumn="0" w:noHBand="0" w:noVBand="1"/>
      </w:tblPr>
      <w:tblGrid>
        <w:gridCol w:w="534"/>
        <w:gridCol w:w="2301"/>
        <w:gridCol w:w="7250"/>
      </w:tblGrid>
      <w:tr w:rsidR="00A70C6A" w:rsidRPr="00941B95" w14:paraId="61609077" w14:textId="77777777" w:rsidTr="000E062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34" w:type="dxa"/>
            <w:tcBorders>
              <w:top w:val="single" w:sz="4" w:space="0" w:color="auto"/>
              <w:left w:val="single" w:sz="4" w:space="0" w:color="auto"/>
              <w:bottom w:val="single" w:sz="4" w:space="0" w:color="auto"/>
              <w:right w:val="single" w:sz="4" w:space="0" w:color="auto"/>
            </w:tcBorders>
            <w:hideMark/>
          </w:tcPr>
          <w:p w14:paraId="1015ADB4" w14:textId="2BC24A26" w:rsidR="00A70C6A" w:rsidRPr="00D969A5" w:rsidRDefault="00A70C6A" w:rsidP="00D969A5">
            <w:pPr>
              <w:spacing w:before="120" w:line="240" w:lineRule="auto"/>
              <w:jc w:val="center"/>
              <w:rPr>
                <w:rFonts w:asciiTheme="minorHAnsi" w:hAnsiTheme="minorHAnsi" w:cstheme="minorHAnsi"/>
              </w:rPr>
            </w:pPr>
            <w:r w:rsidRPr="00941B95">
              <w:rPr>
                <w:rFonts w:asciiTheme="minorHAnsi" w:hAnsiTheme="minorHAnsi" w:cstheme="minorHAnsi"/>
              </w:rPr>
              <w:t>#</w:t>
            </w:r>
          </w:p>
        </w:tc>
        <w:tc>
          <w:tcPr>
            <w:tcW w:w="2301" w:type="dxa"/>
            <w:tcBorders>
              <w:top w:val="single" w:sz="4" w:space="0" w:color="auto"/>
              <w:left w:val="single" w:sz="4" w:space="0" w:color="auto"/>
              <w:bottom w:val="single" w:sz="4" w:space="0" w:color="auto"/>
              <w:right w:val="single" w:sz="4" w:space="0" w:color="auto"/>
            </w:tcBorders>
            <w:hideMark/>
          </w:tcPr>
          <w:p w14:paraId="2AB59202" w14:textId="77777777" w:rsidR="00A70C6A" w:rsidRPr="00D969A5" w:rsidRDefault="00A70C6A" w:rsidP="00D969A5">
            <w:pPr>
              <w:spacing w:before="12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Received Packets</w:t>
            </w:r>
          </w:p>
        </w:tc>
        <w:tc>
          <w:tcPr>
            <w:tcW w:w="7250" w:type="dxa"/>
            <w:tcBorders>
              <w:top w:val="single" w:sz="4" w:space="0" w:color="auto"/>
              <w:left w:val="single" w:sz="4" w:space="0" w:color="auto"/>
              <w:bottom w:val="single" w:sz="4" w:space="0" w:color="auto"/>
              <w:right w:val="single" w:sz="4" w:space="0" w:color="auto"/>
            </w:tcBorders>
            <w:hideMark/>
          </w:tcPr>
          <w:p w14:paraId="12AF125F" w14:textId="77777777" w:rsidR="00A70C6A" w:rsidRPr="00D969A5" w:rsidRDefault="00A70C6A" w:rsidP="00D969A5">
            <w:pPr>
              <w:spacing w:before="120"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Process done by sensor</w:t>
            </w:r>
          </w:p>
        </w:tc>
      </w:tr>
      <w:tr w:rsidR="00A70C6A" w:rsidRPr="00941B95" w14:paraId="2BC913F3" w14:textId="77777777" w:rsidTr="000E0624">
        <w:trPr>
          <w:trHeight w:val="195"/>
        </w:trPr>
        <w:tc>
          <w:tcPr>
            <w:cnfStyle w:val="001000000000" w:firstRow="0" w:lastRow="0" w:firstColumn="1" w:lastColumn="0" w:oddVBand="0" w:evenVBand="0" w:oddHBand="0" w:evenHBand="0" w:firstRowFirstColumn="0" w:firstRowLastColumn="0" w:lastRowFirstColumn="0" w:lastRowLastColumn="0"/>
            <w:tcW w:w="534" w:type="dxa"/>
            <w:vMerge w:val="restart"/>
            <w:tcBorders>
              <w:top w:val="single" w:sz="4" w:space="0" w:color="auto"/>
            </w:tcBorders>
            <w:hideMark/>
          </w:tcPr>
          <w:p w14:paraId="509309C9" w14:textId="77777777" w:rsidR="00A70C6A" w:rsidRPr="00941B95" w:rsidRDefault="00A70C6A" w:rsidP="00DA4EE1">
            <w:pPr>
              <w:spacing w:before="120" w:line="240" w:lineRule="auto"/>
              <w:jc w:val="both"/>
              <w:rPr>
                <w:rFonts w:asciiTheme="minorHAnsi" w:hAnsiTheme="minorHAnsi" w:cstheme="minorHAnsi"/>
                <w:b w:val="0"/>
                <w:bCs w:val="0"/>
              </w:rPr>
            </w:pPr>
            <w:r w:rsidRPr="00941B95">
              <w:rPr>
                <w:rFonts w:asciiTheme="minorHAnsi" w:hAnsiTheme="minorHAnsi" w:cstheme="minorHAnsi"/>
              </w:rPr>
              <w:t>1</w:t>
            </w:r>
          </w:p>
        </w:tc>
        <w:tc>
          <w:tcPr>
            <w:tcW w:w="2301" w:type="dxa"/>
            <w:vMerge w:val="restart"/>
            <w:tcBorders>
              <w:top w:val="single" w:sz="4" w:space="0" w:color="auto"/>
            </w:tcBorders>
            <w:hideMark/>
          </w:tcPr>
          <w:p w14:paraId="33EB34B8" w14:textId="77777777" w:rsidR="00A70C6A" w:rsidRPr="00941B95" w:rsidRDefault="00A70C6A" w:rsidP="00DA4EE1">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Maintenance packet</w:t>
            </w:r>
          </w:p>
        </w:tc>
        <w:tc>
          <w:tcPr>
            <w:tcW w:w="7250" w:type="dxa"/>
            <w:tcBorders>
              <w:top w:val="single" w:sz="4" w:space="0" w:color="auto"/>
            </w:tcBorders>
            <w:hideMark/>
          </w:tcPr>
          <w:p w14:paraId="6152425F" w14:textId="6305436F" w:rsidR="00A70C6A" w:rsidRPr="00941B95" w:rsidRDefault="00A70C6A" w:rsidP="00DA4EE1">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Turn ON – </w:t>
            </w:r>
            <w:r w:rsidR="0067168A" w:rsidRPr="00941B95">
              <w:rPr>
                <w:rFonts w:asciiTheme="minorHAnsi" w:hAnsiTheme="minorHAnsi" w:cstheme="minorHAnsi"/>
              </w:rPr>
              <w:t>Be ready for c</w:t>
            </w:r>
            <w:r w:rsidRPr="00941B95">
              <w:rPr>
                <w:rFonts w:asciiTheme="minorHAnsi" w:hAnsiTheme="minorHAnsi" w:cstheme="minorHAnsi"/>
              </w:rPr>
              <w:t>ommunicat</w:t>
            </w:r>
            <w:r w:rsidR="0067168A" w:rsidRPr="00941B95">
              <w:rPr>
                <w:rFonts w:asciiTheme="minorHAnsi" w:hAnsiTheme="minorHAnsi" w:cstheme="minorHAnsi"/>
              </w:rPr>
              <w:t>ion</w:t>
            </w:r>
            <w:r w:rsidRPr="00941B95">
              <w:rPr>
                <w:rFonts w:asciiTheme="minorHAnsi" w:hAnsiTheme="minorHAnsi" w:cstheme="minorHAnsi"/>
              </w:rPr>
              <w:t xml:space="preserve"> to </w:t>
            </w:r>
            <w:r w:rsidR="0067168A" w:rsidRPr="00941B95">
              <w:rPr>
                <w:rFonts w:asciiTheme="minorHAnsi" w:hAnsiTheme="minorHAnsi" w:cstheme="minorHAnsi"/>
              </w:rPr>
              <w:t>the other server. Command to follow with IP address of server to which packet needs to be sent.</w:t>
            </w:r>
          </w:p>
        </w:tc>
      </w:tr>
      <w:tr w:rsidR="00A70C6A" w:rsidRPr="00941B95" w14:paraId="2B773FE3" w14:textId="77777777" w:rsidTr="000E0624">
        <w:trPr>
          <w:trHeight w:val="195"/>
        </w:trPr>
        <w:tc>
          <w:tcPr>
            <w:cnfStyle w:val="001000000000" w:firstRow="0" w:lastRow="0" w:firstColumn="1" w:lastColumn="0" w:oddVBand="0" w:evenVBand="0" w:oddHBand="0" w:evenHBand="0" w:firstRowFirstColumn="0" w:firstRowLastColumn="0" w:lastRowFirstColumn="0" w:lastRowLastColumn="0"/>
            <w:tcW w:w="534" w:type="dxa"/>
            <w:vMerge/>
            <w:hideMark/>
          </w:tcPr>
          <w:p w14:paraId="5C0F1828" w14:textId="77777777" w:rsidR="00A70C6A" w:rsidRPr="00941B95" w:rsidRDefault="00A70C6A" w:rsidP="00DA4EE1">
            <w:pPr>
              <w:spacing w:line="240" w:lineRule="auto"/>
              <w:jc w:val="both"/>
              <w:rPr>
                <w:rFonts w:asciiTheme="minorHAnsi" w:hAnsiTheme="minorHAnsi" w:cstheme="minorHAnsi"/>
                <w:b w:val="0"/>
                <w:bCs w:val="0"/>
              </w:rPr>
            </w:pPr>
          </w:p>
        </w:tc>
        <w:tc>
          <w:tcPr>
            <w:tcW w:w="2301" w:type="dxa"/>
            <w:vMerge/>
            <w:hideMark/>
          </w:tcPr>
          <w:p w14:paraId="4A1EB04A" w14:textId="77777777" w:rsidR="00A70C6A" w:rsidRPr="00941B95" w:rsidRDefault="00A70C6A" w:rsidP="00DA4EE1">
            <w:pPr>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tcW w:w="7250" w:type="dxa"/>
            <w:hideMark/>
          </w:tcPr>
          <w:p w14:paraId="165DE718" w14:textId="098E828E" w:rsidR="00A70C6A" w:rsidRPr="00941B95" w:rsidRDefault="00A70C6A" w:rsidP="00DA4EE1">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Turn OFF – </w:t>
            </w:r>
            <w:r w:rsidR="009F4B51" w:rsidRPr="00941B95">
              <w:rPr>
                <w:rFonts w:asciiTheme="minorHAnsi" w:hAnsiTheme="minorHAnsi" w:cstheme="minorHAnsi"/>
              </w:rPr>
              <w:t xml:space="preserve">Re-establish </w:t>
            </w:r>
            <w:r w:rsidRPr="00941B95">
              <w:rPr>
                <w:rFonts w:asciiTheme="minorHAnsi" w:hAnsiTheme="minorHAnsi" w:cstheme="minorHAnsi"/>
              </w:rPr>
              <w:t>Communicate to Hub</w:t>
            </w:r>
          </w:p>
        </w:tc>
      </w:tr>
      <w:tr w:rsidR="0088788A" w:rsidRPr="00941B95" w14:paraId="747061D8"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7B5CAF85" w14:textId="5EC3DCD1" w:rsidR="0088788A" w:rsidRPr="00941B95" w:rsidRDefault="004C4291" w:rsidP="0088788A">
            <w:pPr>
              <w:spacing w:line="240" w:lineRule="auto"/>
              <w:jc w:val="both"/>
              <w:rPr>
                <w:rFonts w:asciiTheme="minorHAnsi" w:hAnsiTheme="minorHAnsi" w:cstheme="minorHAnsi"/>
                <w:b w:val="0"/>
                <w:bCs w:val="0"/>
              </w:rPr>
            </w:pPr>
            <w:r w:rsidRPr="00941B95">
              <w:rPr>
                <w:rFonts w:asciiTheme="minorHAnsi" w:hAnsiTheme="minorHAnsi" w:cstheme="minorHAnsi"/>
              </w:rPr>
              <w:t>2</w:t>
            </w:r>
          </w:p>
        </w:tc>
        <w:tc>
          <w:tcPr>
            <w:tcW w:w="2301" w:type="dxa"/>
          </w:tcPr>
          <w:p w14:paraId="2DC66F3D" w14:textId="24686833" w:rsidR="0088788A" w:rsidRPr="00941B95" w:rsidRDefault="0088788A" w:rsidP="0088788A">
            <w:pPr>
              <w:spacing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Shut down packet</w:t>
            </w:r>
          </w:p>
        </w:tc>
        <w:tc>
          <w:tcPr>
            <w:tcW w:w="7250" w:type="dxa"/>
          </w:tcPr>
          <w:p w14:paraId="30A63C9F" w14:textId="1AFB2AA6"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Sensors with same amenity id will </w:t>
            </w:r>
            <w:r w:rsidR="009244AC" w:rsidRPr="00941B95">
              <w:rPr>
                <w:rFonts w:asciiTheme="minorHAnsi" w:hAnsiTheme="minorHAnsi" w:cstheme="minorHAnsi"/>
              </w:rPr>
              <w:t>enter</w:t>
            </w:r>
            <w:r w:rsidRPr="00941B95">
              <w:rPr>
                <w:rFonts w:asciiTheme="minorHAnsi" w:hAnsiTheme="minorHAnsi" w:cstheme="minorHAnsi"/>
              </w:rPr>
              <w:t xml:space="preserve"> deep sleep </w:t>
            </w:r>
            <w:r w:rsidR="00DD5B98" w:rsidRPr="00941B95">
              <w:rPr>
                <w:rFonts w:asciiTheme="minorHAnsi" w:hAnsiTheme="minorHAnsi" w:cstheme="minorHAnsi"/>
              </w:rPr>
              <w:t>mode and</w:t>
            </w:r>
            <w:r w:rsidRPr="00941B95">
              <w:rPr>
                <w:rFonts w:asciiTheme="minorHAnsi" w:hAnsiTheme="minorHAnsi" w:cstheme="minorHAnsi"/>
              </w:rPr>
              <w:t xml:space="preserve"> stop sending </w:t>
            </w:r>
            <w:r w:rsidR="009244AC" w:rsidRPr="00941B95">
              <w:rPr>
                <w:rFonts w:asciiTheme="minorHAnsi" w:hAnsiTheme="minorHAnsi" w:cstheme="minorHAnsi"/>
              </w:rPr>
              <w:t>heartbeat</w:t>
            </w:r>
            <w:r w:rsidRPr="00941B95">
              <w:rPr>
                <w:rFonts w:asciiTheme="minorHAnsi" w:hAnsiTheme="minorHAnsi" w:cstheme="minorHAnsi"/>
              </w:rPr>
              <w:t xml:space="preserve"> to Hub</w:t>
            </w:r>
          </w:p>
        </w:tc>
      </w:tr>
      <w:tr w:rsidR="0088788A" w:rsidRPr="00941B95" w14:paraId="002B9931"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hideMark/>
          </w:tcPr>
          <w:p w14:paraId="6942DDBE" w14:textId="309FEB49" w:rsidR="0088788A" w:rsidRPr="00941B95" w:rsidRDefault="004C4291" w:rsidP="0088788A">
            <w:pPr>
              <w:spacing w:before="120" w:line="240" w:lineRule="auto"/>
              <w:jc w:val="both"/>
              <w:rPr>
                <w:rFonts w:asciiTheme="minorHAnsi" w:hAnsiTheme="minorHAnsi" w:cstheme="minorHAnsi"/>
              </w:rPr>
            </w:pPr>
            <w:r w:rsidRPr="00941B95">
              <w:rPr>
                <w:rFonts w:asciiTheme="minorHAnsi" w:hAnsiTheme="minorHAnsi" w:cstheme="minorHAnsi"/>
              </w:rPr>
              <w:t>3</w:t>
            </w:r>
          </w:p>
          <w:p w14:paraId="2286688F" w14:textId="1CA461A6" w:rsidR="004C4291" w:rsidRPr="00941B95" w:rsidRDefault="004C4291" w:rsidP="00E05378">
            <w:pPr>
              <w:rPr>
                <w:rFonts w:asciiTheme="minorHAnsi" w:hAnsiTheme="minorHAnsi" w:cstheme="minorHAnsi"/>
              </w:rPr>
            </w:pPr>
          </w:p>
        </w:tc>
        <w:tc>
          <w:tcPr>
            <w:tcW w:w="2301" w:type="dxa"/>
            <w:hideMark/>
          </w:tcPr>
          <w:p w14:paraId="1965FEDB" w14:textId="77777777"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Mobile IP packet</w:t>
            </w:r>
          </w:p>
        </w:tc>
        <w:tc>
          <w:tcPr>
            <w:tcW w:w="7250" w:type="dxa"/>
            <w:hideMark/>
          </w:tcPr>
          <w:p w14:paraId="78EEE747" w14:textId="2D98F094"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Extract the IP</w:t>
            </w:r>
            <w:r w:rsidR="009F4B51" w:rsidRPr="00941B95">
              <w:rPr>
                <w:rFonts w:asciiTheme="minorHAnsi" w:hAnsiTheme="minorHAnsi" w:cstheme="minorHAnsi"/>
              </w:rPr>
              <w:t xml:space="preserve"> and send health and sensor data to this IP address.</w:t>
            </w:r>
            <w:r w:rsidR="0067168A" w:rsidRPr="00941B95">
              <w:rPr>
                <w:rFonts w:asciiTheme="minorHAnsi" w:hAnsiTheme="minorHAnsi" w:cstheme="minorHAnsi"/>
              </w:rPr>
              <w:t xml:space="preserve"> When received, Amenos sends now all the packets to the server with given IP address which was being sent to hub earlier </w:t>
            </w:r>
          </w:p>
        </w:tc>
      </w:tr>
      <w:tr w:rsidR="0088788A" w:rsidRPr="00941B95" w14:paraId="43E1485A"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1560971B" w14:textId="02122637" w:rsidR="0088788A"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4</w:t>
            </w:r>
          </w:p>
        </w:tc>
        <w:tc>
          <w:tcPr>
            <w:tcW w:w="2301" w:type="dxa"/>
          </w:tcPr>
          <w:p w14:paraId="3591A5D3" w14:textId="5B381C1E"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Decommission packet</w:t>
            </w:r>
          </w:p>
        </w:tc>
        <w:tc>
          <w:tcPr>
            <w:tcW w:w="7250" w:type="dxa"/>
          </w:tcPr>
          <w:p w14:paraId="2F936047" w14:textId="749E7A5B" w:rsidR="0088788A" w:rsidRPr="00941B95" w:rsidRDefault="000C044E"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Forget network parameters and go</w:t>
            </w:r>
            <w:r w:rsidR="0088788A" w:rsidRPr="00941B95">
              <w:rPr>
                <w:rFonts w:asciiTheme="minorHAnsi" w:hAnsiTheme="minorHAnsi" w:cstheme="minorHAnsi"/>
              </w:rPr>
              <w:t xml:space="preserve"> back to configuration mode</w:t>
            </w:r>
            <w:r w:rsidR="009F4B51" w:rsidRPr="00941B95">
              <w:rPr>
                <w:rFonts w:asciiTheme="minorHAnsi" w:hAnsiTheme="minorHAnsi" w:cstheme="minorHAnsi"/>
              </w:rPr>
              <w:t>. After this, Amenos</w:t>
            </w:r>
            <w:r w:rsidRPr="00941B95">
              <w:rPr>
                <w:rFonts w:asciiTheme="minorHAnsi" w:hAnsiTheme="minorHAnsi" w:cstheme="minorHAnsi"/>
              </w:rPr>
              <w:t xml:space="preserve"> acts as factory new device.</w:t>
            </w:r>
          </w:p>
        </w:tc>
      </w:tr>
      <w:tr w:rsidR="0088788A" w:rsidRPr="00941B95" w14:paraId="74EE0388"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12CF012A" w14:textId="0D50C587" w:rsidR="0088788A"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5</w:t>
            </w:r>
          </w:p>
        </w:tc>
        <w:tc>
          <w:tcPr>
            <w:tcW w:w="2301" w:type="dxa"/>
          </w:tcPr>
          <w:p w14:paraId="2A6C628E" w14:textId="3FEDE27E"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Device registration request packet</w:t>
            </w:r>
          </w:p>
        </w:tc>
        <w:tc>
          <w:tcPr>
            <w:tcW w:w="7250" w:type="dxa"/>
          </w:tcPr>
          <w:p w14:paraId="1B0DA134" w14:textId="7EAF5A7F" w:rsidR="0088788A" w:rsidRPr="00941B95" w:rsidRDefault="000C044E"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When hub reboots, Hub requests for </w:t>
            </w:r>
            <w:r w:rsidR="0088788A" w:rsidRPr="00941B95">
              <w:rPr>
                <w:rFonts w:asciiTheme="minorHAnsi" w:hAnsiTheme="minorHAnsi" w:cstheme="minorHAnsi"/>
              </w:rPr>
              <w:t>device registration packet</w:t>
            </w:r>
            <w:r w:rsidR="00907B14" w:rsidRPr="00941B95">
              <w:rPr>
                <w:rFonts w:asciiTheme="minorHAnsi" w:hAnsiTheme="minorHAnsi" w:cstheme="minorHAnsi"/>
              </w:rPr>
              <w:t>.</w:t>
            </w:r>
            <w:r w:rsidR="0088788A" w:rsidRPr="00941B95">
              <w:rPr>
                <w:rFonts w:asciiTheme="minorHAnsi" w:hAnsiTheme="minorHAnsi" w:cstheme="minorHAnsi"/>
              </w:rPr>
              <w:t xml:space="preserve"> Hub</w:t>
            </w:r>
            <w:r w:rsidR="00907B14" w:rsidRPr="00941B95">
              <w:rPr>
                <w:rFonts w:asciiTheme="minorHAnsi" w:hAnsiTheme="minorHAnsi" w:cstheme="minorHAnsi"/>
              </w:rPr>
              <w:t xml:space="preserve"> sends registration packet again but for this there is </w:t>
            </w:r>
            <w:proofErr w:type="gramStart"/>
            <w:r w:rsidR="00907B14" w:rsidRPr="00941B95">
              <w:rPr>
                <w:rFonts w:asciiTheme="minorHAnsi" w:hAnsiTheme="minorHAnsi" w:cstheme="minorHAnsi"/>
              </w:rPr>
              <w:t>no</w:t>
            </w:r>
            <w:proofErr w:type="gramEnd"/>
            <w:r w:rsidR="00907B14" w:rsidRPr="00941B95">
              <w:rPr>
                <w:rFonts w:asciiTheme="minorHAnsi" w:hAnsiTheme="minorHAnsi" w:cstheme="minorHAnsi"/>
              </w:rPr>
              <w:t xml:space="preserve"> any acknowledgement sent back.</w:t>
            </w:r>
          </w:p>
        </w:tc>
      </w:tr>
      <w:tr w:rsidR="0088788A" w:rsidRPr="00941B95" w14:paraId="665AB899"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4DE6A337" w14:textId="6EB692B3" w:rsidR="0088788A"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6</w:t>
            </w:r>
          </w:p>
        </w:tc>
        <w:tc>
          <w:tcPr>
            <w:tcW w:w="2301" w:type="dxa"/>
          </w:tcPr>
          <w:p w14:paraId="24104CE0" w14:textId="3935B15A" w:rsidR="0088788A" w:rsidRPr="00941B95" w:rsidRDefault="0088788A"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Firmware update packet</w:t>
            </w:r>
          </w:p>
        </w:tc>
        <w:tc>
          <w:tcPr>
            <w:tcW w:w="7250" w:type="dxa"/>
          </w:tcPr>
          <w:p w14:paraId="2061E353" w14:textId="282FBB3D" w:rsidR="0088788A" w:rsidRPr="00941B95" w:rsidRDefault="00907B14"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Hub gets ready for </w:t>
            </w:r>
            <w:r w:rsidR="0088788A" w:rsidRPr="00941B95">
              <w:rPr>
                <w:rFonts w:asciiTheme="minorHAnsi" w:hAnsiTheme="minorHAnsi" w:cstheme="minorHAnsi"/>
              </w:rPr>
              <w:t>OTAP</w:t>
            </w:r>
            <w:r w:rsidRPr="00941B95">
              <w:rPr>
                <w:rFonts w:asciiTheme="minorHAnsi" w:hAnsiTheme="minorHAnsi" w:cstheme="minorHAnsi"/>
              </w:rPr>
              <w:t xml:space="preserve"> and sends OTAP acknowledgement.</w:t>
            </w:r>
          </w:p>
        </w:tc>
      </w:tr>
      <w:tr w:rsidR="00326FE0" w:rsidRPr="00941B95" w14:paraId="16598A64"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04541D6F" w14:textId="7E956BFA" w:rsidR="00326FE0"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7</w:t>
            </w:r>
          </w:p>
        </w:tc>
        <w:tc>
          <w:tcPr>
            <w:tcW w:w="2301" w:type="dxa"/>
          </w:tcPr>
          <w:p w14:paraId="29F9D583" w14:textId="40690919" w:rsidR="00326FE0" w:rsidRPr="00941B95" w:rsidRDefault="00326FE0"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Device registration acknowledgement packet</w:t>
            </w:r>
          </w:p>
        </w:tc>
        <w:tc>
          <w:tcPr>
            <w:tcW w:w="7250" w:type="dxa"/>
          </w:tcPr>
          <w:p w14:paraId="7080C02E" w14:textId="754028A2" w:rsidR="00326FE0" w:rsidRPr="00941B95" w:rsidRDefault="00326FE0"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Extract the acknowledgement status field. Then if the field is “1” operate in </w:t>
            </w:r>
            <w:r w:rsidRPr="00D969A5">
              <w:rPr>
                <w:rFonts w:asciiTheme="minorHAnsi" w:hAnsiTheme="minorHAnsi" w:cstheme="minorHAnsi"/>
              </w:rPr>
              <w:fldChar w:fldCharType="begin"/>
            </w:r>
            <w:r w:rsidRPr="00941B95">
              <w:rPr>
                <w:rFonts w:asciiTheme="minorHAnsi" w:hAnsiTheme="minorHAnsi" w:cstheme="minorHAnsi"/>
              </w:rPr>
              <w:instrText xml:space="preserve"> REF _Ref44763630 \h </w:instrText>
            </w:r>
            <w:r w:rsidR="000E4E8D" w:rsidRPr="00941B95">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Normal Mode</w:t>
            </w:r>
            <w:r w:rsidRPr="00D969A5">
              <w:rPr>
                <w:rFonts w:asciiTheme="minorHAnsi" w:hAnsiTheme="minorHAnsi" w:cstheme="minorHAnsi"/>
              </w:rPr>
              <w:fldChar w:fldCharType="end"/>
            </w:r>
            <w:r w:rsidRPr="00941B95">
              <w:rPr>
                <w:rFonts w:asciiTheme="minorHAnsi" w:hAnsiTheme="minorHAnsi" w:cstheme="minorHAnsi"/>
              </w:rPr>
              <w:t xml:space="preserve"> else operate in </w:t>
            </w:r>
            <w:r w:rsidRPr="00D969A5">
              <w:rPr>
                <w:rFonts w:asciiTheme="minorHAnsi" w:hAnsiTheme="minorHAnsi" w:cstheme="minorHAnsi"/>
              </w:rPr>
              <w:fldChar w:fldCharType="begin"/>
            </w:r>
            <w:r w:rsidRPr="00941B95">
              <w:rPr>
                <w:rFonts w:asciiTheme="minorHAnsi" w:hAnsiTheme="minorHAnsi" w:cstheme="minorHAnsi"/>
              </w:rPr>
              <w:instrText xml:space="preserve"> REF _Ref44763699 \h </w:instrText>
            </w:r>
            <w:r w:rsidR="000E4E8D" w:rsidRPr="00941B95">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Configuration Mode</w:t>
            </w:r>
            <w:r w:rsidRPr="00D969A5">
              <w:rPr>
                <w:rFonts w:asciiTheme="minorHAnsi" w:hAnsiTheme="minorHAnsi" w:cstheme="minorHAnsi"/>
              </w:rPr>
              <w:fldChar w:fldCharType="end"/>
            </w:r>
            <w:r w:rsidRPr="00941B95">
              <w:rPr>
                <w:rFonts w:asciiTheme="minorHAnsi" w:hAnsiTheme="minorHAnsi" w:cstheme="minorHAnsi"/>
              </w:rPr>
              <w:t>.</w:t>
            </w:r>
          </w:p>
        </w:tc>
      </w:tr>
      <w:tr w:rsidR="000E6446" w:rsidRPr="00941B95" w14:paraId="128E48A4"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3ED824AB" w14:textId="455C3ECB" w:rsidR="000E6446"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8</w:t>
            </w:r>
          </w:p>
        </w:tc>
        <w:tc>
          <w:tcPr>
            <w:tcW w:w="2301" w:type="dxa"/>
          </w:tcPr>
          <w:p w14:paraId="05037DC8" w14:textId="37AAA787" w:rsidR="000E6446" w:rsidRPr="00941B95" w:rsidRDefault="000E6446"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Activate Light pairing mode packet</w:t>
            </w:r>
          </w:p>
        </w:tc>
        <w:tc>
          <w:tcPr>
            <w:tcW w:w="7250" w:type="dxa"/>
          </w:tcPr>
          <w:p w14:paraId="71FD03F8" w14:textId="4A2EEBCD" w:rsidR="000E6446" w:rsidRPr="00941B95" w:rsidRDefault="000E6446"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Allow permit join</w:t>
            </w:r>
            <w:r w:rsidR="004C4291" w:rsidRPr="00941B95">
              <w:rPr>
                <w:rFonts w:asciiTheme="minorHAnsi" w:hAnsiTheme="minorHAnsi" w:cstheme="minorHAnsi"/>
              </w:rPr>
              <w:t xml:space="preserve">t for </w:t>
            </w:r>
            <w:r w:rsidR="00907B14" w:rsidRPr="00941B95">
              <w:rPr>
                <w:rFonts w:asciiTheme="minorHAnsi" w:hAnsiTheme="minorHAnsi" w:cstheme="minorHAnsi"/>
              </w:rPr>
              <w:t xml:space="preserve">light </w:t>
            </w:r>
            <w:r w:rsidR="004C4291" w:rsidRPr="00941B95">
              <w:rPr>
                <w:rFonts w:asciiTheme="minorHAnsi" w:hAnsiTheme="minorHAnsi" w:cstheme="minorHAnsi"/>
              </w:rPr>
              <w:t>to join the</w:t>
            </w:r>
            <w:r w:rsidR="0067168A" w:rsidRPr="00941B95">
              <w:rPr>
                <w:rFonts w:asciiTheme="minorHAnsi" w:hAnsiTheme="minorHAnsi" w:cstheme="minorHAnsi"/>
              </w:rPr>
              <w:t xml:space="preserve"> Amenos</w:t>
            </w:r>
            <w:r w:rsidR="004C4291" w:rsidRPr="00941B95">
              <w:rPr>
                <w:rFonts w:asciiTheme="minorHAnsi" w:hAnsiTheme="minorHAnsi" w:cstheme="minorHAnsi"/>
              </w:rPr>
              <w:t xml:space="preserve"> Zigbee network </w:t>
            </w:r>
            <w:r w:rsidR="00907B14" w:rsidRPr="00941B95">
              <w:rPr>
                <w:rFonts w:asciiTheme="minorHAnsi" w:hAnsiTheme="minorHAnsi" w:cstheme="minorHAnsi"/>
              </w:rPr>
              <w:t>and assign zone for it.</w:t>
            </w:r>
          </w:p>
        </w:tc>
      </w:tr>
      <w:tr w:rsidR="004C4291" w:rsidRPr="00941B95" w14:paraId="57992E1C"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490CEFB4" w14:textId="7EE1DE04" w:rsidR="004C4291"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9</w:t>
            </w:r>
          </w:p>
        </w:tc>
        <w:tc>
          <w:tcPr>
            <w:tcW w:w="2301" w:type="dxa"/>
          </w:tcPr>
          <w:p w14:paraId="1054B55E" w14:textId="180E23DF" w:rsidR="004C4291" w:rsidRPr="00941B95" w:rsidRDefault="004C4291"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Split AC control packet</w:t>
            </w:r>
          </w:p>
        </w:tc>
        <w:tc>
          <w:tcPr>
            <w:tcW w:w="7250" w:type="dxa"/>
          </w:tcPr>
          <w:p w14:paraId="1CBE9CFC" w14:textId="3963CF34" w:rsidR="004C4291" w:rsidRPr="00941B95" w:rsidRDefault="004C4291"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Control </w:t>
            </w:r>
            <w:r w:rsidR="0067168A" w:rsidRPr="00941B95">
              <w:rPr>
                <w:rFonts w:asciiTheme="minorHAnsi" w:hAnsiTheme="minorHAnsi" w:cstheme="minorHAnsi"/>
              </w:rPr>
              <w:t xml:space="preserve">Split </w:t>
            </w:r>
            <w:r w:rsidRPr="00941B95">
              <w:rPr>
                <w:rFonts w:asciiTheme="minorHAnsi" w:hAnsiTheme="minorHAnsi" w:cstheme="minorHAnsi"/>
              </w:rPr>
              <w:t xml:space="preserve">AC as described in </w:t>
            </w:r>
            <w:r w:rsidRPr="00974219">
              <w:rPr>
                <w:rFonts w:asciiTheme="minorHAnsi" w:hAnsiTheme="minorHAnsi" w:cstheme="minorHAnsi"/>
                <w:color w:val="215868" w:themeColor="accent5" w:themeShade="80"/>
                <w:rPrChange w:id="1413" w:author="singh qmax" w:date="2020-07-16T20:59:00Z">
                  <w:rPr>
                    <w:rFonts w:asciiTheme="minorHAnsi" w:hAnsiTheme="minorHAnsi" w:cstheme="minorHAnsi"/>
                  </w:rPr>
                </w:rPrChange>
              </w:rPr>
              <w:fldChar w:fldCharType="begin"/>
            </w:r>
            <w:r w:rsidRPr="00974219">
              <w:rPr>
                <w:rFonts w:asciiTheme="minorHAnsi" w:hAnsiTheme="minorHAnsi" w:cstheme="minorHAnsi"/>
                <w:color w:val="215868" w:themeColor="accent5" w:themeShade="80"/>
                <w:rPrChange w:id="1414" w:author="singh qmax" w:date="2020-07-16T20:59:00Z">
                  <w:rPr>
                    <w:rFonts w:asciiTheme="minorHAnsi" w:hAnsiTheme="minorHAnsi" w:cstheme="minorHAnsi"/>
                  </w:rPr>
                </w:rPrChange>
              </w:rPr>
              <w:instrText xml:space="preserve"> REF _Ref38714408 \h </w:instrText>
            </w:r>
            <w:r w:rsidR="000E4E8D" w:rsidRPr="00974219">
              <w:rPr>
                <w:rFonts w:asciiTheme="minorHAnsi" w:hAnsiTheme="minorHAnsi" w:cstheme="minorHAnsi"/>
                <w:color w:val="215868" w:themeColor="accent5" w:themeShade="80"/>
                <w:rPrChange w:id="1415" w:author="singh qmax" w:date="2020-07-16T20:59:00Z">
                  <w:rPr>
                    <w:rFonts w:asciiTheme="minorHAnsi" w:hAnsiTheme="minorHAnsi" w:cstheme="minorHAnsi"/>
                  </w:rPr>
                </w:rPrChange>
              </w:rPr>
              <w:instrText xml:space="preserve"> \* MERGEFORMAT </w:instrText>
            </w:r>
            <w:r w:rsidRPr="00974219">
              <w:rPr>
                <w:rFonts w:asciiTheme="minorHAnsi" w:hAnsiTheme="minorHAnsi" w:cstheme="minorHAnsi"/>
                <w:color w:val="215868" w:themeColor="accent5" w:themeShade="80"/>
                <w:rPrChange w:id="1416" w:author="singh qmax" w:date="2020-07-16T20:59:00Z">
                  <w:rPr>
                    <w:rFonts w:asciiTheme="minorHAnsi" w:hAnsiTheme="minorHAnsi" w:cstheme="minorHAnsi"/>
                    <w:color w:val="215868" w:themeColor="accent5" w:themeShade="80"/>
                  </w:rPr>
                </w:rPrChange>
              </w:rPr>
            </w:r>
            <w:r w:rsidRPr="00974219">
              <w:rPr>
                <w:rFonts w:asciiTheme="minorHAnsi" w:hAnsiTheme="minorHAnsi" w:cstheme="minorHAnsi"/>
                <w:color w:val="215868" w:themeColor="accent5" w:themeShade="80"/>
                <w:rPrChange w:id="1417" w:author="singh qmax" w:date="2020-07-16T20:59:00Z">
                  <w:rPr>
                    <w:rFonts w:asciiTheme="minorHAnsi" w:hAnsiTheme="minorHAnsi" w:cstheme="minorHAnsi"/>
                  </w:rPr>
                </w:rPrChange>
              </w:rPr>
              <w:fldChar w:fldCharType="separate"/>
            </w:r>
            <w:r w:rsidRPr="00974219">
              <w:rPr>
                <w:rFonts w:asciiTheme="minorHAnsi" w:hAnsiTheme="minorHAnsi" w:cstheme="minorHAnsi"/>
                <w:color w:val="215868" w:themeColor="accent5" w:themeShade="80"/>
                <w:rPrChange w:id="1418" w:author="singh qmax" w:date="2020-07-16T20:59:00Z">
                  <w:rPr>
                    <w:rFonts w:asciiTheme="minorHAnsi" w:hAnsiTheme="minorHAnsi" w:cstheme="minorHAnsi"/>
                  </w:rPr>
                </w:rPrChange>
              </w:rPr>
              <w:t xml:space="preserve">Table </w:t>
            </w:r>
            <w:r w:rsidRPr="00974219">
              <w:rPr>
                <w:rFonts w:asciiTheme="minorHAnsi" w:hAnsiTheme="minorHAnsi" w:cstheme="minorHAnsi"/>
                <w:noProof/>
                <w:color w:val="215868" w:themeColor="accent5" w:themeShade="80"/>
                <w:rPrChange w:id="1419" w:author="singh qmax" w:date="2020-07-16T20:59:00Z">
                  <w:rPr>
                    <w:rFonts w:asciiTheme="minorHAnsi" w:hAnsiTheme="minorHAnsi" w:cstheme="minorHAnsi"/>
                    <w:noProof/>
                  </w:rPr>
                </w:rPrChange>
              </w:rPr>
              <w:t>4</w:t>
            </w:r>
            <w:r w:rsidRPr="00974219">
              <w:rPr>
                <w:rFonts w:asciiTheme="minorHAnsi" w:hAnsiTheme="minorHAnsi" w:cstheme="minorHAnsi"/>
                <w:color w:val="215868" w:themeColor="accent5" w:themeShade="80"/>
                <w:rPrChange w:id="1420" w:author="singh qmax" w:date="2020-07-16T20:59:00Z">
                  <w:rPr>
                    <w:rFonts w:asciiTheme="minorHAnsi" w:hAnsiTheme="minorHAnsi" w:cstheme="minorHAnsi"/>
                  </w:rPr>
                </w:rPrChange>
              </w:rPr>
              <w:fldChar w:fldCharType="end"/>
            </w:r>
          </w:p>
        </w:tc>
      </w:tr>
      <w:tr w:rsidR="004C4291" w:rsidRPr="00941B95" w14:paraId="57B04C84"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42629E8E" w14:textId="72FEE4BF" w:rsidR="004C4291"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10</w:t>
            </w:r>
          </w:p>
        </w:tc>
        <w:tc>
          <w:tcPr>
            <w:tcW w:w="2301" w:type="dxa"/>
          </w:tcPr>
          <w:p w14:paraId="5C698088" w14:textId="2061BBD0" w:rsidR="004C4291" w:rsidRPr="00941B95" w:rsidRDefault="004C4291"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HVAC control packet</w:t>
            </w:r>
          </w:p>
        </w:tc>
        <w:tc>
          <w:tcPr>
            <w:tcW w:w="7250" w:type="dxa"/>
          </w:tcPr>
          <w:p w14:paraId="5674BE2B" w14:textId="4510DD93" w:rsidR="004C4291" w:rsidRPr="00941B95" w:rsidRDefault="004C4291"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Control </w:t>
            </w:r>
            <w:r w:rsidR="0067168A" w:rsidRPr="00941B95">
              <w:rPr>
                <w:rFonts w:asciiTheme="minorHAnsi" w:hAnsiTheme="minorHAnsi" w:cstheme="minorHAnsi"/>
              </w:rPr>
              <w:t>HV</w:t>
            </w:r>
            <w:r w:rsidRPr="00941B95">
              <w:rPr>
                <w:rFonts w:asciiTheme="minorHAnsi" w:hAnsiTheme="minorHAnsi" w:cstheme="minorHAnsi"/>
              </w:rPr>
              <w:t xml:space="preserve">AC as described in </w:t>
            </w:r>
            <w:r w:rsidRPr="00974219">
              <w:rPr>
                <w:rFonts w:asciiTheme="minorHAnsi" w:hAnsiTheme="minorHAnsi" w:cstheme="minorHAnsi"/>
                <w:color w:val="215868" w:themeColor="accent5" w:themeShade="80"/>
                <w:rPrChange w:id="1421" w:author="singh qmax" w:date="2020-07-16T21:00:00Z">
                  <w:rPr>
                    <w:rFonts w:asciiTheme="minorHAnsi" w:hAnsiTheme="minorHAnsi" w:cstheme="minorHAnsi"/>
                  </w:rPr>
                </w:rPrChange>
              </w:rPr>
              <w:fldChar w:fldCharType="begin"/>
            </w:r>
            <w:r w:rsidRPr="00974219">
              <w:rPr>
                <w:rFonts w:asciiTheme="minorHAnsi" w:hAnsiTheme="minorHAnsi" w:cstheme="minorHAnsi"/>
                <w:color w:val="215868" w:themeColor="accent5" w:themeShade="80"/>
                <w:rPrChange w:id="1422" w:author="singh qmax" w:date="2020-07-16T21:00:00Z">
                  <w:rPr>
                    <w:rFonts w:asciiTheme="minorHAnsi" w:hAnsiTheme="minorHAnsi" w:cstheme="minorHAnsi"/>
                  </w:rPr>
                </w:rPrChange>
              </w:rPr>
              <w:instrText xml:space="preserve"> REF _Ref44765538 \h </w:instrText>
            </w:r>
            <w:r w:rsidR="000E4E8D" w:rsidRPr="00974219">
              <w:rPr>
                <w:rFonts w:asciiTheme="minorHAnsi" w:hAnsiTheme="minorHAnsi" w:cstheme="minorHAnsi"/>
                <w:color w:val="215868" w:themeColor="accent5" w:themeShade="80"/>
                <w:rPrChange w:id="1423" w:author="singh qmax" w:date="2020-07-16T21:00:00Z">
                  <w:rPr>
                    <w:rFonts w:asciiTheme="minorHAnsi" w:hAnsiTheme="minorHAnsi" w:cstheme="minorHAnsi"/>
                  </w:rPr>
                </w:rPrChange>
              </w:rPr>
              <w:instrText xml:space="preserve"> \* MERGEFORMAT </w:instrText>
            </w:r>
            <w:r w:rsidRPr="00974219">
              <w:rPr>
                <w:rFonts w:asciiTheme="minorHAnsi" w:hAnsiTheme="minorHAnsi" w:cstheme="minorHAnsi"/>
                <w:color w:val="215868" w:themeColor="accent5" w:themeShade="80"/>
                <w:rPrChange w:id="1424" w:author="singh qmax" w:date="2020-07-16T21:00:00Z">
                  <w:rPr>
                    <w:rFonts w:asciiTheme="minorHAnsi" w:hAnsiTheme="minorHAnsi" w:cstheme="minorHAnsi"/>
                    <w:color w:val="215868" w:themeColor="accent5" w:themeShade="80"/>
                  </w:rPr>
                </w:rPrChange>
              </w:rPr>
            </w:r>
            <w:r w:rsidRPr="00974219">
              <w:rPr>
                <w:rFonts w:asciiTheme="minorHAnsi" w:hAnsiTheme="minorHAnsi" w:cstheme="minorHAnsi"/>
                <w:color w:val="215868" w:themeColor="accent5" w:themeShade="80"/>
                <w:rPrChange w:id="1425" w:author="singh qmax" w:date="2020-07-16T21:00:00Z">
                  <w:rPr>
                    <w:rFonts w:asciiTheme="minorHAnsi" w:hAnsiTheme="minorHAnsi" w:cstheme="minorHAnsi"/>
                  </w:rPr>
                </w:rPrChange>
              </w:rPr>
              <w:fldChar w:fldCharType="separate"/>
            </w:r>
            <w:r w:rsidRPr="00974219">
              <w:rPr>
                <w:rFonts w:asciiTheme="minorHAnsi" w:hAnsiTheme="minorHAnsi" w:cstheme="minorHAnsi"/>
                <w:color w:val="215868" w:themeColor="accent5" w:themeShade="80"/>
                <w:rPrChange w:id="1426" w:author="singh qmax" w:date="2020-07-16T21:00:00Z">
                  <w:rPr>
                    <w:rFonts w:asciiTheme="minorHAnsi" w:hAnsiTheme="minorHAnsi" w:cstheme="minorHAnsi"/>
                  </w:rPr>
                </w:rPrChange>
              </w:rPr>
              <w:t xml:space="preserve">Table </w:t>
            </w:r>
            <w:r w:rsidRPr="00974219">
              <w:rPr>
                <w:rFonts w:asciiTheme="minorHAnsi" w:hAnsiTheme="minorHAnsi" w:cstheme="minorHAnsi"/>
                <w:noProof/>
                <w:color w:val="215868" w:themeColor="accent5" w:themeShade="80"/>
                <w:rPrChange w:id="1427" w:author="singh qmax" w:date="2020-07-16T21:00:00Z">
                  <w:rPr>
                    <w:rFonts w:asciiTheme="minorHAnsi" w:hAnsiTheme="minorHAnsi" w:cstheme="minorHAnsi"/>
                    <w:noProof/>
                  </w:rPr>
                </w:rPrChange>
              </w:rPr>
              <w:t>3</w:t>
            </w:r>
            <w:r w:rsidRPr="00974219">
              <w:rPr>
                <w:rFonts w:asciiTheme="minorHAnsi" w:hAnsiTheme="minorHAnsi" w:cstheme="minorHAnsi"/>
                <w:color w:val="215868" w:themeColor="accent5" w:themeShade="80"/>
                <w:rPrChange w:id="1428" w:author="singh qmax" w:date="2020-07-16T21:00:00Z">
                  <w:rPr>
                    <w:rFonts w:asciiTheme="minorHAnsi" w:hAnsiTheme="minorHAnsi" w:cstheme="minorHAnsi"/>
                  </w:rPr>
                </w:rPrChange>
              </w:rPr>
              <w:fldChar w:fldCharType="end"/>
            </w:r>
          </w:p>
        </w:tc>
      </w:tr>
      <w:tr w:rsidR="004C4291" w:rsidRPr="00941B95" w14:paraId="078E82BE"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08E38B9F" w14:textId="3BE3D315" w:rsidR="004C4291" w:rsidRPr="00941B95" w:rsidRDefault="004C4291"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11</w:t>
            </w:r>
          </w:p>
        </w:tc>
        <w:tc>
          <w:tcPr>
            <w:tcW w:w="2301" w:type="dxa"/>
          </w:tcPr>
          <w:p w14:paraId="1C7009B0" w14:textId="4C912379" w:rsidR="004C4291" w:rsidRPr="00941B95" w:rsidRDefault="004C4291"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Individual Light control packet</w:t>
            </w:r>
          </w:p>
        </w:tc>
        <w:tc>
          <w:tcPr>
            <w:tcW w:w="7250" w:type="dxa"/>
          </w:tcPr>
          <w:p w14:paraId="11305DE3" w14:textId="0518ECBF" w:rsidR="004C4291" w:rsidRPr="00941B95" w:rsidRDefault="004C4291"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Control individual light</w:t>
            </w:r>
            <w:r w:rsidR="00907B14" w:rsidRPr="00941B95">
              <w:rPr>
                <w:rFonts w:asciiTheme="minorHAnsi" w:hAnsiTheme="minorHAnsi" w:cstheme="minorHAnsi"/>
              </w:rPr>
              <w:t xml:space="preserve"> ON/OFF,</w:t>
            </w:r>
            <w:r w:rsidR="00C66C45" w:rsidRPr="00941B95">
              <w:rPr>
                <w:rFonts w:asciiTheme="minorHAnsi" w:hAnsiTheme="minorHAnsi" w:cstheme="minorHAnsi"/>
              </w:rPr>
              <w:t xml:space="preserve"> </w:t>
            </w:r>
            <w:r w:rsidR="00907B14" w:rsidRPr="00941B95">
              <w:rPr>
                <w:rFonts w:asciiTheme="minorHAnsi" w:hAnsiTheme="minorHAnsi" w:cstheme="minorHAnsi"/>
              </w:rPr>
              <w:t xml:space="preserve">Color </w:t>
            </w:r>
            <w:r w:rsidR="000E174A" w:rsidRPr="00941B95">
              <w:rPr>
                <w:rFonts w:asciiTheme="minorHAnsi" w:hAnsiTheme="minorHAnsi" w:cstheme="minorHAnsi"/>
              </w:rPr>
              <w:t>etc.</w:t>
            </w:r>
            <w:r w:rsidRPr="00941B95">
              <w:rPr>
                <w:rFonts w:asciiTheme="minorHAnsi" w:hAnsiTheme="minorHAnsi" w:cstheme="minorHAnsi"/>
              </w:rPr>
              <w:t xml:space="preserve"> </w:t>
            </w:r>
            <w:r w:rsidR="003C6EFD" w:rsidRPr="00941B95">
              <w:rPr>
                <w:rFonts w:asciiTheme="minorHAnsi" w:hAnsiTheme="minorHAnsi" w:cstheme="minorHAnsi"/>
              </w:rPr>
              <w:t xml:space="preserve">based on received packet as described in </w:t>
            </w:r>
            <w:r w:rsidR="003C6EFD" w:rsidRPr="00974219">
              <w:rPr>
                <w:rFonts w:asciiTheme="minorHAnsi" w:hAnsiTheme="minorHAnsi" w:cstheme="minorHAnsi"/>
                <w:color w:val="215868" w:themeColor="accent5" w:themeShade="80"/>
                <w:rPrChange w:id="1429" w:author="singh qmax" w:date="2020-07-16T21:00:00Z">
                  <w:rPr>
                    <w:rFonts w:asciiTheme="minorHAnsi" w:hAnsiTheme="minorHAnsi" w:cstheme="minorHAnsi"/>
                  </w:rPr>
                </w:rPrChange>
              </w:rPr>
              <w:fldChar w:fldCharType="begin"/>
            </w:r>
            <w:r w:rsidR="003C6EFD" w:rsidRPr="00974219">
              <w:rPr>
                <w:rFonts w:asciiTheme="minorHAnsi" w:hAnsiTheme="minorHAnsi" w:cstheme="minorHAnsi"/>
                <w:color w:val="215868" w:themeColor="accent5" w:themeShade="80"/>
                <w:rPrChange w:id="1430" w:author="singh qmax" w:date="2020-07-16T21:00:00Z">
                  <w:rPr>
                    <w:rFonts w:asciiTheme="minorHAnsi" w:hAnsiTheme="minorHAnsi" w:cstheme="minorHAnsi"/>
                  </w:rPr>
                </w:rPrChange>
              </w:rPr>
              <w:instrText xml:space="preserve"> REF _Ref43208107 \h </w:instrText>
            </w:r>
            <w:r w:rsidR="000E4E8D" w:rsidRPr="00974219">
              <w:rPr>
                <w:rFonts w:asciiTheme="minorHAnsi" w:hAnsiTheme="minorHAnsi" w:cstheme="minorHAnsi"/>
                <w:color w:val="215868" w:themeColor="accent5" w:themeShade="80"/>
                <w:rPrChange w:id="1431" w:author="singh qmax" w:date="2020-07-16T21:00:00Z">
                  <w:rPr>
                    <w:rFonts w:asciiTheme="minorHAnsi" w:hAnsiTheme="minorHAnsi" w:cstheme="minorHAnsi"/>
                  </w:rPr>
                </w:rPrChange>
              </w:rPr>
              <w:instrText xml:space="preserve"> \* MERGEFORMAT </w:instrText>
            </w:r>
            <w:r w:rsidR="003C6EFD" w:rsidRPr="00974219">
              <w:rPr>
                <w:rFonts w:asciiTheme="minorHAnsi" w:hAnsiTheme="minorHAnsi" w:cstheme="minorHAnsi"/>
                <w:color w:val="215868" w:themeColor="accent5" w:themeShade="80"/>
                <w:rPrChange w:id="1432" w:author="singh qmax" w:date="2020-07-16T21:00:00Z">
                  <w:rPr>
                    <w:rFonts w:asciiTheme="minorHAnsi" w:hAnsiTheme="minorHAnsi" w:cstheme="minorHAnsi"/>
                    <w:color w:val="215868" w:themeColor="accent5" w:themeShade="80"/>
                  </w:rPr>
                </w:rPrChange>
              </w:rPr>
            </w:r>
            <w:r w:rsidR="003C6EFD" w:rsidRPr="00974219">
              <w:rPr>
                <w:rFonts w:asciiTheme="minorHAnsi" w:hAnsiTheme="minorHAnsi" w:cstheme="minorHAnsi"/>
                <w:color w:val="215868" w:themeColor="accent5" w:themeShade="80"/>
                <w:rPrChange w:id="1433" w:author="singh qmax" w:date="2020-07-16T21:00:00Z">
                  <w:rPr>
                    <w:rFonts w:asciiTheme="minorHAnsi" w:hAnsiTheme="minorHAnsi" w:cstheme="minorHAnsi"/>
                  </w:rPr>
                </w:rPrChange>
              </w:rPr>
              <w:fldChar w:fldCharType="separate"/>
            </w:r>
            <w:r w:rsidR="003C6EFD" w:rsidRPr="00974219">
              <w:rPr>
                <w:rFonts w:asciiTheme="minorHAnsi" w:hAnsiTheme="minorHAnsi" w:cstheme="minorHAnsi"/>
                <w:color w:val="215868" w:themeColor="accent5" w:themeShade="80"/>
                <w:rPrChange w:id="1434" w:author="singh qmax" w:date="2020-07-16T21:00:00Z">
                  <w:rPr>
                    <w:rFonts w:asciiTheme="minorHAnsi" w:hAnsiTheme="minorHAnsi" w:cstheme="minorHAnsi"/>
                  </w:rPr>
                </w:rPrChange>
              </w:rPr>
              <w:t xml:space="preserve">Figure </w:t>
            </w:r>
            <w:r w:rsidR="003C6EFD" w:rsidRPr="00974219">
              <w:rPr>
                <w:rFonts w:asciiTheme="minorHAnsi" w:hAnsiTheme="minorHAnsi" w:cstheme="minorHAnsi"/>
                <w:noProof/>
                <w:color w:val="215868" w:themeColor="accent5" w:themeShade="80"/>
                <w:rPrChange w:id="1435" w:author="singh qmax" w:date="2020-07-16T21:00:00Z">
                  <w:rPr>
                    <w:rFonts w:asciiTheme="minorHAnsi" w:hAnsiTheme="minorHAnsi" w:cstheme="minorHAnsi"/>
                    <w:noProof/>
                  </w:rPr>
                </w:rPrChange>
              </w:rPr>
              <w:t>12</w:t>
            </w:r>
            <w:r w:rsidR="003C6EFD" w:rsidRPr="00974219">
              <w:rPr>
                <w:rFonts w:asciiTheme="minorHAnsi" w:hAnsiTheme="minorHAnsi" w:cstheme="minorHAnsi"/>
                <w:color w:val="215868" w:themeColor="accent5" w:themeShade="80"/>
                <w:rPrChange w:id="1436" w:author="singh qmax" w:date="2020-07-16T21:00:00Z">
                  <w:rPr>
                    <w:rFonts w:asciiTheme="minorHAnsi" w:hAnsiTheme="minorHAnsi" w:cstheme="minorHAnsi"/>
                  </w:rPr>
                </w:rPrChange>
              </w:rPr>
              <w:fldChar w:fldCharType="end"/>
            </w:r>
            <w:r w:rsidR="0067168A" w:rsidRPr="00941B95">
              <w:rPr>
                <w:rFonts w:asciiTheme="minorHAnsi" w:hAnsiTheme="minorHAnsi" w:cstheme="minorHAnsi"/>
              </w:rPr>
              <w:t>.</w:t>
            </w:r>
          </w:p>
        </w:tc>
      </w:tr>
      <w:tr w:rsidR="003C6EFD" w:rsidRPr="00941B95" w14:paraId="522C11F3"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1A0FC85E" w14:textId="0A8E228B" w:rsidR="003C6EFD" w:rsidRPr="00941B95" w:rsidRDefault="003C6EFD"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lastRenderedPageBreak/>
              <w:t>12</w:t>
            </w:r>
          </w:p>
        </w:tc>
        <w:tc>
          <w:tcPr>
            <w:tcW w:w="2301" w:type="dxa"/>
          </w:tcPr>
          <w:p w14:paraId="6A868E18" w14:textId="25526662" w:rsidR="003C6EFD" w:rsidRPr="00941B95" w:rsidRDefault="003C6EFD"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Zone light control packet</w:t>
            </w:r>
          </w:p>
        </w:tc>
        <w:tc>
          <w:tcPr>
            <w:tcW w:w="7250" w:type="dxa"/>
          </w:tcPr>
          <w:p w14:paraId="470627A7" w14:textId="344C412C" w:rsidR="003C6EFD" w:rsidRPr="00941B95" w:rsidRDefault="003C6EFD"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Control group of lights in the zone based on received packet as </w:t>
            </w:r>
            <w:r w:rsidR="000C5D66" w:rsidRPr="00941B95">
              <w:rPr>
                <w:rFonts w:asciiTheme="minorHAnsi" w:hAnsiTheme="minorHAnsi" w:cstheme="minorHAnsi"/>
              </w:rPr>
              <w:t>described in</w:t>
            </w:r>
            <w:r w:rsidRPr="00941B95">
              <w:rPr>
                <w:rFonts w:asciiTheme="minorHAnsi" w:hAnsiTheme="minorHAnsi" w:cstheme="minorHAnsi"/>
              </w:rPr>
              <w:t xml:space="preserve"> </w:t>
            </w:r>
            <w:r w:rsidRPr="00D969A5">
              <w:rPr>
                <w:rFonts w:asciiTheme="minorHAnsi" w:hAnsiTheme="minorHAnsi" w:cstheme="minorHAnsi"/>
              </w:rPr>
              <w:fldChar w:fldCharType="begin"/>
            </w:r>
            <w:r w:rsidRPr="00941B95">
              <w:rPr>
                <w:rFonts w:asciiTheme="minorHAnsi" w:hAnsiTheme="minorHAnsi" w:cstheme="minorHAnsi"/>
              </w:rPr>
              <w:instrText xml:space="preserve"> REF _Ref43208107 \h </w:instrText>
            </w:r>
            <w:r w:rsidR="000E4E8D" w:rsidRPr="00941B95">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 xml:space="preserve">Figure </w:t>
            </w:r>
            <w:r w:rsidRPr="00D969A5">
              <w:rPr>
                <w:rFonts w:asciiTheme="minorHAnsi" w:hAnsiTheme="minorHAnsi" w:cstheme="minorHAnsi"/>
                <w:noProof/>
              </w:rPr>
              <w:t>12</w:t>
            </w:r>
            <w:r w:rsidRPr="00D969A5">
              <w:rPr>
                <w:rFonts w:asciiTheme="minorHAnsi" w:hAnsiTheme="minorHAnsi" w:cstheme="minorHAnsi"/>
              </w:rPr>
              <w:fldChar w:fldCharType="end"/>
            </w:r>
            <w:r w:rsidR="0067168A" w:rsidRPr="00941B95">
              <w:rPr>
                <w:rFonts w:asciiTheme="minorHAnsi" w:hAnsiTheme="minorHAnsi" w:cstheme="minorHAnsi"/>
              </w:rPr>
              <w:t>. Lights belonging to the same zone are controlled together</w:t>
            </w:r>
            <w:r w:rsidR="001112F4" w:rsidRPr="00941B95">
              <w:rPr>
                <w:rFonts w:asciiTheme="minorHAnsi" w:hAnsiTheme="minorHAnsi" w:cstheme="minorHAnsi"/>
              </w:rPr>
              <w:t xml:space="preserve"> like ON/OFF &amp; Color etc.</w:t>
            </w:r>
          </w:p>
        </w:tc>
      </w:tr>
      <w:tr w:rsidR="003C6EFD" w:rsidRPr="00941B95" w14:paraId="7CE496D2"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19756403" w14:textId="50E1AB00" w:rsidR="003C6EFD" w:rsidRPr="00941B95" w:rsidRDefault="003C6EFD"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13</w:t>
            </w:r>
          </w:p>
        </w:tc>
        <w:tc>
          <w:tcPr>
            <w:tcW w:w="2301" w:type="dxa"/>
          </w:tcPr>
          <w:p w14:paraId="478A8CFF" w14:textId="50C78BDF" w:rsidR="003C6EFD" w:rsidRPr="00941B95" w:rsidRDefault="000C5D66"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Over temperature wake after packet</w:t>
            </w:r>
          </w:p>
        </w:tc>
        <w:tc>
          <w:tcPr>
            <w:tcW w:w="7250" w:type="dxa"/>
          </w:tcPr>
          <w:p w14:paraId="294FFE89" w14:textId="6C6CFA11" w:rsidR="003C6EFD" w:rsidRPr="00941B95" w:rsidRDefault="000C5D66"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Check whether temperature is in desired set range. If so, operate in </w:t>
            </w:r>
            <w:r w:rsidRPr="00D969A5">
              <w:rPr>
                <w:rFonts w:asciiTheme="minorHAnsi" w:hAnsiTheme="minorHAnsi" w:cstheme="minorHAnsi"/>
              </w:rPr>
              <w:fldChar w:fldCharType="begin"/>
            </w:r>
            <w:r w:rsidRPr="00941B95">
              <w:rPr>
                <w:rFonts w:asciiTheme="minorHAnsi" w:hAnsiTheme="minorHAnsi" w:cstheme="minorHAnsi"/>
              </w:rPr>
              <w:instrText xml:space="preserve"> REF _Ref44767129 \h </w:instrText>
            </w:r>
            <w:r w:rsidR="000E4E8D" w:rsidRPr="00941B95">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Normal Mode</w:t>
            </w:r>
            <w:r w:rsidRPr="00D969A5">
              <w:rPr>
                <w:rFonts w:asciiTheme="minorHAnsi" w:hAnsiTheme="minorHAnsi" w:cstheme="minorHAnsi"/>
              </w:rPr>
              <w:fldChar w:fldCharType="end"/>
            </w:r>
            <w:r w:rsidRPr="00941B95">
              <w:rPr>
                <w:rFonts w:asciiTheme="minorHAnsi" w:hAnsiTheme="minorHAnsi" w:cstheme="minorHAnsi"/>
              </w:rPr>
              <w:t xml:space="preserve"> else get into sleep mode and wake after some time</w:t>
            </w:r>
            <w:r w:rsidR="00907B14" w:rsidRPr="00941B95">
              <w:rPr>
                <w:rFonts w:asciiTheme="minorHAnsi" w:hAnsiTheme="minorHAnsi" w:cstheme="minorHAnsi"/>
              </w:rPr>
              <w:t>(10sec)</w:t>
            </w:r>
            <w:r w:rsidRPr="00941B95">
              <w:rPr>
                <w:rFonts w:asciiTheme="minorHAnsi" w:hAnsiTheme="minorHAnsi" w:cstheme="minorHAnsi"/>
              </w:rPr>
              <w:t xml:space="preserve"> and check whether temperature is in desired range</w:t>
            </w:r>
            <w:r w:rsidR="00576696" w:rsidRPr="00941B95">
              <w:rPr>
                <w:rFonts w:asciiTheme="minorHAnsi" w:hAnsiTheme="minorHAnsi" w:cstheme="minorHAnsi"/>
              </w:rPr>
              <w:t>. If yes, continue operation in normal mode i.e. send health and sensor packets else go to sleep again for 10sec.</w:t>
            </w:r>
            <w:r w:rsidR="00C66C45" w:rsidRPr="00941B95">
              <w:rPr>
                <w:rFonts w:asciiTheme="minorHAnsi" w:hAnsiTheme="minorHAnsi" w:cstheme="minorHAnsi"/>
              </w:rPr>
              <w:t>cycle continues.</w:t>
            </w:r>
          </w:p>
        </w:tc>
      </w:tr>
      <w:tr w:rsidR="000C5D66" w:rsidRPr="00941B95" w14:paraId="024996BE"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6ADFD8FA" w14:textId="1EAEC759" w:rsidR="000C5D66" w:rsidRPr="00941B95" w:rsidRDefault="000C5D66"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14</w:t>
            </w:r>
          </w:p>
        </w:tc>
        <w:tc>
          <w:tcPr>
            <w:tcW w:w="2301" w:type="dxa"/>
          </w:tcPr>
          <w:p w14:paraId="2893F192" w14:textId="0DE41525" w:rsidR="000C5D66" w:rsidRPr="00941B95" w:rsidRDefault="000C5D66"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Lock capacitive touch switch</w:t>
            </w:r>
          </w:p>
        </w:tc>
        <w:tc>
          <w:tcPr>
            <w:tcW w:w="7250" w:type="dxa"/>
          </w:tcPr>
          <w:p w14:paraId="4EA74687" w14:textId="147AD95C" w:rsidR="000C5D66" w:rsidRPr="00941B95" w:rsidRDefault="00576696" w:rsidP="0088788A">
            <w:p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When enabled, d</w:t>
            </w:r>
            <w:r w:rsidR="006416D5" w:rsidRPr="00941B95">
              <w:rPr>
                <w:rFonts w:asciiTheme="minorHAnsi" w:hAnsiTheme="minorHAnsi" w:cstheme="minorHAnsi"/>
              </w:rPr>
              <w:t>o not</w:t>
            </w:r>
            <w:r w:rsidR="000C5D66" w:rsidRPr="00941B95">
              <w:rPr>
                <w:rFonts w:asciiTheme="minorHAnsi" w:hAnsiTheme="minorHAnsi" w:cstheme="minorHAnsi"/>
              </w:rPr>
              <w:t xml:space="preserve"> consider touch button press for AC temperature setting</w:t>
            </w:r>
            <w:r w:rsidRPr="00941B95">
              <w:rPr>
                <w:rFonts w:asciiTheme="minorHAnsi" w:hAnsiTheme="minorHAnsi" w:cstheme="minorHAnsi"/>
              </w:rPr>
              <w:t xml:space="preserve"> especially as Covid19 measure.</w:t>
            </w:r>
            <w:r w:rsidR="001112F4" w:rsidRPr="00941B95">
              <w:rPr>
                <w:rFonts w:asciiTheme="minorHAnsi" w:hAnsiTheme="minorHAnsi" w:cstheme="minorHAnsi"/>
              </w:rPr>
              <w:t xml:space="preserve"> When lock is enabled, temperature setting through capacitive button press is disabled. It can be enabled again when Amenos receives command from Hub.</w:t>
            </w:r>
          </w:p>
        </w:tc>
      </w:tr>
      <w:tr w:rsidR="006416D5" w:rsidRPr="00941B95" w14:paraId="4B70025B"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13464A9F" w14:textId="38B4ACEC" w:rsidR="006416D5" w:rsidRPr="00941B95" w:rsidRDefault="006416D5" w:rsidP="0088788A">
            <w:pPr>
              <w:spacing w:before="120" w:line="240" w:lineRule="auto"/>
              <w:jc w:val="both"/>
              <w:rPr>
                <w:rFonts w:asciiTheme="minorHAnsi" w:hAnsiTheme="minorHAnsi" w:cstheme="minorHAnsi"/>
                <w:b w:val="0"/>
                <w:bCs w:val="0"/>
              </w:rPr>
            </w:pPr>
            <w:r w:rsidRPr="00941B95">
              <w:rPr>
                <w:rFonts w:asciiTheme="minorHAnsi" w:hAnsiTheme="minorHAnsi" w:cstheme="minorHAnsi"/>
              </w:rPr>
              <w:t xml:space="preserve"> 15</w:t>
            </w:r>
          </w:p>
        </w:tc>
        <w:tc>
          <w:tcPr>
            <w:tcW w:w="2301" w:type="dxa"/>
          </w:tcPr>
          <w:p w14:paraId="0AA9789A" w14:textId="277A471D" w:rsidR="006416D5" w:rsidRPr="00941B95" w:rsidRDefault="006416D5" w:rsidP="0088788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Force set AC temperature</w:t>
            </w:r>
            <w:r w:rsidR="00D22387" w:rsidRPr="00941B95">
              <w:rPr>
                <w:rFonts w:asciiTheme="minorHAnsi" w:hAnsiTheme="minorHAnsi" w:cstheme="minorHAnsi"/>
              </w:rPr>
              <w:t xml:space="preserve"> packet</w:t>
            </w:r>
          </w:p>
        </w:tc>
        <w:tc>
          <w:tcPr>
            <w:tcW w:w="7250" w:type="dxa"/>
          </w:tcPr>
          <w:p w14:paraId="08F21436" w14:textId="47F155CB" w:rsidR="00441E49" w:rsidRPr="00941B95" w:rsidRDefault="002D119E" w:rsidP="00E05378">
            <w:pPr>
              <w:pStyle w:val="ListParagraph"/>
              <w:numPr>
                <w:ilvl w:val="0"/>
                <w:numId w:val="53"/>
              </w:num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Extract </w:t>
            </w:r>
            <w:r w:rsidRPr="00D969A5">
              <w:rPr>
                <w:rFonts w:asciiTheme="minorHAnsi" w:hAnsiTheme="minorHAnsi" w:cstheme="minorHAnsi"/>
              </w:rPr>
              <w:t>“status”</w:t>
            </w:r>
            <w:r w:rsidRPr="00941B95">
              <w:rPr>
                <w:rFonts w:asciiTheme="minorHAnsi" w:hAnsiTheme="minorHAnsi" w:cstheme="minorHAnsi"/>
              </w:rPr>
              <w:t xml:space="preserve"> field. If it is “1”, Set</w:t>
            </w:r>
            <w:r w:rsidR="006416D5" w:rsidRPr="00941B95">
              <w:rPr>
                <w:rFonts w:asciiTheme="minorHAnsi" w:hAnsiTheme="minorHAnsi" w:cstheme="minorHAnsi"/>
              </w:rPr>
              <w:t xml:space="preserve"> the AC temperature as received</w:t>
            </w:r>
            <w:r w:rsidRPr="00941B95">
              <w:rPr>
                <w:rFonts w:asciiTheme="minorHAnsi" w:hAnsiTheme="minorHAnsi" w:cstheme="minorHAnsi"/>
              </w:rPr>
              <w:t xml:space="preserve"> and Amenos will not consider touch button press for setting AC temperature</w:t>
            </w:r>
            <w:r w:rsidR="00C66C45" w:rsidRPr="00941B95">
              <w:rPr>
                <w:rFonts w:asciiTheme="minorHAnsi" w:hAnsiTheme="minorHAnsi" w:cstheme="minorHAnsi"/>
              </w:rPr>
              <w:t>. This is done specially as Covid19 measures</w:t>
            </w:r>
          </w:p>
          <w:p w14:paraId="22846053" w14:textId="613F976C" w:rsidR="006416D5" w:rsidRPr="00941B95" w:rsidDel="006416D5" w:rsidRDefault="00441E49" w:rsidP="00E05378">
            <w:pPr>
              <w:pStyle w:val="ListParagraph"/>
              <w:numPr>
                <w:ilvl w:val="0"/>
                <w:numId w:val="53"/>
              </w:num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 xml:space="preserve">If </w:t>
            </w:r>
            <w:r w:rsidRPr="00D969A5">
              <w:rPr>
                <w:rFonts w:asciiTheme="minorHAnsi" w:hAnsiTheme="minorHAnsi" w:cstheme="minorHAnsi"/>
              </w:rPr>
              <w:t>“status”</w:t>
            </w:r>
            <w:r w:rsidRPr="00941B95">
              <w:rPr>
                <w:rFonts w:asciiTheme="minorHAnsi" w:hAnsiTheme="minorHAnsi" w:cstheme="minorHAnsi"/>
              </w:rPr>
              <w:t xml:space="preserve"> field is “0”, Disable this setting and user </w:t>
            </w:r>
            <w:r w:rsidR="009A2314" w:rsidRPr="00941B95">
              <w:rPr>
                <w:rFonts w:asciiTheme="minorHAnsi" w:hAnsiTheme="minorHAnsi" w:cstheme="minorHAnsi"/>
              </w:rPr>
              <w:t>can be</w:t>
            </w:r>
            <w:r w:rsidRPr="00941B95">
              <w:rPr>
                <w:rFonts w:asciiTheme="minorHAnsi" w:hAnsiTheme="minorHAnsi" w:cstheme="minorHAnsi"/>
              </w:rPr>
              <w:t xml:space="preserve"> able to change the temperature using touch button or via Porta App.</w:t>
            </w:r>
            <w:r w:rsidR="002D119E" w:rsidRPr="00941B95">
              <w:rPr>
                <w:rFonts w:asciiTheme="minorHAnsi" w:hAnsiTheme="minorHAnsi" w:cstheme="minorHAnsi"/>
              </w:rPr>
              <w:br/>
            </w:r>
          </w:p>
        </w:tc>
      </w:tr>
      <w:tr w:rsidR="0027399A" w:rsidRPr="00941B95" w14:paraId="62CB03C5" w14:textId="77777777" w:rsidTr="000E0624">
        <w:trPr>
          <w:trHeight w:val="390"/>
        </w:trPr>
        <w:tc>
          <w:tcPr>
            <w:cnfStyle w:val="001000000000" w:firstRow="0" w:lastRow="0" w:firstColumn="1" w:lastColumn="0" w:oddVBand="0" w:evenVBand="0" w:oddHBand="0" w:evenHBand="0" w:firstRowFirstColumn="0" w:firstRowLastColumn="0" w:lastRowFirstColumn="0" w:lastRowLastColumn="0"/>
            <w:tcW w:w="534" w:type="dxa"/>
          </w:tcPr>
          <w:p w14:paraId="745C4E29" w14:textId="03DA948C" w:rsidR="0027399A" w:rsidRPr="00D969A5" w:rsidRDefault="00187894" w:rsidP="0027399A">
            <w:pPr>
              <w:spacing w:before="120" w:line="240" w:lineRule="auto"/>
              <w:jc w:val="both"/>
              <w:rPr>
                <w:rFonts w:asciiTheme="minorHAnsi" w:hAnsiTheme="minorHAnsi" w:cstheme="minorHAnsi"/>
                <w:b w:val="0"/>
                <w:bCs w:val="0"/>
              </w:rPr>
            </w:pPr>
            <w:r w:rsidRPr="00941B95">
              <w:rPr>
                <w:rFonts w:asciiTheme="minorHAnsi" w:hAnsiTheme="minorHAnsi" w:cstheme="minorHAnsi"/>
              </w:rPr>
              <w:t>16</w:t>
            </w:r>
          </w:p>
        </w:tc>
        <w:tc>
          <w:tcPr>
            <w:tcW w:w="2301" w:type="dxa"/>
          </w:tcPr>
          <w:p w14:paraId="142F6B11" w14:textId="76172458" w:rsidR="0027399A" w:rsidRPr="00941B95" w:rsidRDefault="0027399A" w:rsidP="0027399A">
            <w:pPr>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Amenity sleep mode packet</w:t>
            </w:r>
          </w:p>
        </w:tc>
        <w:tc>
          <w:tcPr>
            <w:tcW w:w="7250" w:type="dxa"/>
          </w:tcPr>
          <w:p w14:paraId="6540090F" w14:textId="5A7B7258" w:rsidR="0027399A" w:rsidRPr="00941B95" w:rsidRDefault="0027399A" w:rsidP="0027399A">
            <w:pPr>
              <w:pStyle w:val="ListParagraph"/>
              <w:numPr>
                <w:ilvl w:val="0"/>
                <w:numId w:val="55"/>
              </w:num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Turn OFF all lights</w:t>
            </w:r>
          </w:p>
          <w:p w14:paraId="4CDE7F59" w14:textId="378F6F3C" w:rsidR="00187894" w:rsidRPr="00941B95" w:rsidRDefault="00187894" w:rsidP="0027399A">
            <w:pPr>
              <w:pStyle w:val="ListParagraph"/>
              <w:numPr>
                <w:ilvl w:val="0"/>
                <w:numId w:val="55"/>
              </w:numPr>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941B95">
              <w:rPr>
                <w:rFonts w:asciiTheme="minorHAnsi" w:hAnsiTheme="minorHAnsi" w:cstheme="minorHAnsi"/>
              </w:rPr>
              <w:t>Set AC in night mode setting</w:t>
            </w:r>
          </w:p>
          <w:p w14:paraId="7A2B1B80" w14:textId="28AAB285" w:rsidR="0027399A" w:rsidRPr="00941B95" w:rsidRDefault="0027399A" w:rsidP="00D969A5">
            <w:pPr>
              <w:pStyle w:val="ListParagraph"/>
              <w:tabs>
                <w:tab w:val="left" w:pos="1724"/>
              </w:tabs>
              <w:spacing w:before="120" w:line="240"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14:paraId="66F63B64" w14:textId="3D8574F7" w:rsidR="00187894" w:rsidRDefault="00187894" w:rsidP="00D969A5">
      <w:pPr>
        <w:pStyle w:val="Caption"/>
        <w:jc w:val="center"/>
      </w:pPr>
      <w:r>
        <w:t xml:space="preserve">Table </w:t>
      </w:r>
      <w:r>
        <w:fldChar w:fldCharType="begin"/>
      </w:r>
      <w:r>
        <w:instrText xml:space="preserve"> SEQ Table \* ARABIC </w:instrText>
      </w:r>
      <w:r>
        <w:fldChar w:fldCharType="separate"/>
      </w:r>
      <w:r>
        <w:rPr>
          <w:noProof/>
        </w:rPr>
        <w:t>2</w:t>
      </w:r>
      <w:r>
        <w:fldChar w:fldCharType="end"/>
      </w:r>
      <w:r>
        <w:t xml:space="preserve"> </w:t>
      </w:r>
      <w:r w:rsidRPr="00966565">
        <w:t>Operation for received packet</w:t>
      </w:r>
    </w:p>
    <w:p w14:paraId="0B998BDA" w14:textId="77777777" w:rsidR="00187894" w:rsidRDefault="00187894"/>
    <w:p w14:paraId="0A89B0BC" w14:textId="5F4DD0D2" w:rsidR="00727D8C" w:rsidRDefault="00727D8C" w:rsidP="00D969A5"/>
    <w:p w14:paraId="57DB6DD1" w14:textId="4B93B882" w:rsidR="005D3049" w:rsidRDefault="005D3049" w:rsidP="005D3049">
      <w:pPr>
        <w:pStyle w:val="Heading4"/>
      </w:pPr>
      <w:r>
        <w:t xml:space="preserve">Zigbee </w:t>
      </w:r>
      <w:r w:rsidR="009D04FC">
        <w:t>Smart bulbs</w:t>
      </w:r>
    </w:p>
    <w:p w14:paraId="1810D1CE" w14:textId="3D1034AD" w:rsidR="005D3049" w:rsidRDefault="005D3049" w:rsidP="005D3049">
      <w:pPr>
        <w:pStyle w:val="ListParagraph"/>
        <w:numPr>
          <w:ilvl w:val="0"/>
          <w:numId w:val="29"/>
        </w:numPr>
        <w:suppressAutoHyphens/>
        <w:spacing w:before="120" w:after="0" w:line="240" w:lineRule="auto"/>
        <w:contextualSpacing w:val="0"/>
        <w:jc w:val="both"/>
        <w:rPr>
          <w:rFonts w:asciiTheme="minorHAnsi" w:hAnsiTheme="minorHAnsi" w:cstheme="minorHAnsi"/>
        </w:rPr>
      </w:pPr>
      <w:del w:id="1437" w:author="singh qmax" w:date="2020-07-17T00:19:00Z">
        <w:r w:rsidRPr="00E57C74" w:rsidDel="00FF6AD8">
          <w:rPr>
            <w:rFonts w:asciiTheme="minorHAnsi" w:hAnsiTheme="minorHAnsi" w:cstheme="minorHAnsi"/>
          </w:rPr>
          <w:delText>AMENOS</w:delText>
        </w:r>
      </w:del>
      <w:ins w:id="1438"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also facilitates connecting to certified Zigbee lightings. Zigbee lights act as Zigbee End Device (ZED). Before lights can be controlled from </w:t>
      </w:r>
      <w:del w:id="1439" w:author="singh qmax" w:date="2020-07-17T00:19:00Z">
        <w:r w:rsidRPr="00E57C74" w:rsidDel="00FF6AD8">
          <w:rPr>
            <w:rFonts w:asciiTheme="minorHAnsi" w:hAnsiTheme="minorHAnsi" w:cstheme="minorHAnsi"/>
          </w:rPr>
          <w:delText>AMENOS</w:delText>
        </w:r>
      </w:del>
      <w:ins w:id="1440"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it needs to be registered. For this, </w:t>
      </w:r>
      <w:r w:rsidR="007711FC">
        <w:rPr>
          <w:rFonts w:asciiTheme="minorHAnsi" w:hAnsiTheme="minorHAnsi" w:cstheme="minorHAnsi"/>
        </w:rPr>
        <w:t xml:space="preserve">HUB will send </w:t>
      </w:r>
      <w:r w:rsidR="007711FC" w:rsidRPr="00E05378">
        <w:rPr>
          <w:rFonts w:ascii="Courier New" w:hAnsi="Courier New" w:cs="Courier New"/>
        </w:rPr>
        <w:t>Activate Light pairing mode packet</w:t>
      </w:r>
      <w:r w:rsidR="007711FC">
        <w:rPr>
          <w:rFonts w:asciiTheme="minorHAnsi" w:hAnsiTheme="minorHAnsi" w:cstheme="minorHAnsi"/>
        </w:rPr>
        <w:t xml:space="preserve"> which include zone, </w:t>
      </w:r>
      <w:r w:rsidR="00BA7751">
        <w:rPr>
          <w:rFonts w:asciiTheme="minorHAnsi" w:hAnsiTheme="minorHAnsi" w:cstheme="minorHAnsi"/>
        </w:rPr>
        <w:t>EPID (</w:t>
      </w:r>
      <w:r w:rsidR="009A76D2">
        <w:rPr>
          <w:rFonts w:asciiTheme="minorHAnsi" w:hAnsiTheme="minorHAnsi" w:cstheme="minorHAnsi"/>
        </w:rPr>
        <w:t>64-bit)</w:t>
      </w:r>
      <w:r w:rsidR="007711FC">
        <w:rPr>
          <w:rFonts w:asciiTheme="minorHAnsi" w:hAnsiTheme="minorHAnsi" w:cstheme="minorHAnsi"/>
        </w:rPr>
        <w:t xml:space="preserve"> details to </w:t>
      </w:r>
      <w:del w:id="1441" w:author="singh qmax" w:date="2020-07-17T00:19:00Z">
        <w:r w:rsidRPr="00E57C74" w:rsidDel="00FF6AD8">
          <w:rPr>
            <w:rFonts w:asciiTheme="minorHAnsi" w:hAnsiTheme="minorHAnsi" w:cstheme="minorHAnsi"/>
          </w:rPr>
          <w:delText>AMENOS</w:delText>
        </w:r>
      </w:del>
      <w:ins w:id="1442" w:author="singh qmax" w:date="2020-07-17T00:19:00Z">
        <w:r w:rsidR="00FF6AD8">
          <w:rPr>
            <w:rFonts w:asciiTheme="minorHAnsi" w:hAnsiTheme="minorHAnsi" w:cstheme="minorHAnsi"/>
          </w:rPr>
          <w:t>Amenos</w:t>
        </w:r>
      </w:ins>
      <w:r w:rsidR="007711FC">
        <w:rPr>
          <w:rFonts w:asciiTheme="minorHAnsi" w:hAnsiTheme="minorHAnsi" w:cstheme="minorHAnsi"/>
        </w:rPr>
        <w:t xml:space="preserve">, then </w:t>
      </w:r>
      <w:del w:id="1443" w:author="singh qmax" w:date="2020-07-17T00:19:00Z">
        <w:r w:rsidR="007711FC" w:rsidDel="00FF6AD8">
          <w:rPr>
            <w:rFonts w:asciiTheme="minorHAnsi" w:hAnsiTheme="minorHAnsi" w:cstheme="minorHAnsi"/>
          </w:rPr>
          <w:delText>AMENOS</w:delText>
        </w:r>
      </w:del>
      <w:ins w:id="1444" w:author="singh qmax" w:date="2020-07-17T00:19:00Z">
        <w:r w:rsidR="00FF6AD8">
          <w:rPr>
            <w:rFonts w:asciiTheme="minorHAnsi" w:hAnsiTheme="minorHAnsi" w:cstheme="minorHAnsi"/>
          </w:rPr>
          <w:t>Amenos</w:t>
        </w:r>
      </w:ins>
      <w:r w:rsidR="007711FC">
        <w:rPr>
          <w:rFonts w:asciiTheme="minorHAnsi" w:hAnsiTheme="minorHAnsi" w:cstheme="minorHAnsi"/>
        </w:rPr>
        <w:t xml:space="preserve"> </w:t>
      </w:r>
      <w:r w:rsidRPr="00E57C74">
        <w:rPr>
          <w:rFonts w:asciiTheme="minorHAnsi" w:hAnsiTheme="minorHAnsi" w:cstheme="minorHAnsi"/>
        </w:rPr>
        <w:t xml:space="preserve">enables </w:t>
      </w:r>
      <w:r>
        <w:rPr>
          <w:rFonts w:asciiTheme="minorHAnsi" w:hAnsiTheme="minorHAnsi" w:cstheme="minorHAnsi"/>
        </w:rPr>
        <w:t>network</w:t>
      </w:r>
      <w:r w:rsidRPr="00E57C74">
        <w:rPr>
          <w:rFonts w:asciiTheme="minorHAnsi" w:hAnsiTheme="minorHAnsi" w:cstheme="minorHAnsi"/>
        </w:rPr>
        <w:t xml:space="preserve"> for certain duration after which lights can connect to it. </w:t>
      </w:r>
    </w:p>
    <w:p w14:paraId="6518C82D" w14:textId="31C196C2" w:rsidR="007711FC" w:rsidRPr="00E57C74" w:rsidRDefault="007711FC" w:rsidP="005D3049">
      <w:pPr>
        <w:pStyle w:val="ListParagraph"/>
        <w:numPr>
          <w:ilvl w:val="0"/>
          <w:numId w:val="29"/>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After Light joins the network</w:t>
      </w:r>
      <w:r w:rsidR="00752BBC">
        <w:rPr>
          <w:rFonts w:asciiTheme="minorHAnsi" w:hAnsiTheme="minorHAnsi" w:cstheme="minorHAnsi"/>
        </w:rPr>
        <w:t xml:space="preserve">, </w:t>
      </w:r>
      <w:del w:id="1445" w:author="singh qmax" w:date="2020-07-17T00:19:00Z">
        <w:r w:rsidDel="00FF6AD8">
          <w:rPr>
            <w:rFonts w:asciiTheme="minorHAnsi" w:hAnsiTheme="minorHAnsi" w:cstheme="minorHAnsi"/>
          </w:rPr>
          <w:delText>AMENOS</w:delText>
        </w:r>
      </w:del>
      <w:ins w:id="1446" w:author="singh qmax" w:date="2020-07-17T00:19:00Z">
        <w:r w:rsidR="00FF6AD8">
          <w:rPr>
            <w:rFonts w:asciiTheme="minorHAnsi" w:hAnsiTheme="minorHAnsi" w:cstheme="minorHAnsi"/>
          </w:rPr>
          <w:t>Amenos</w:t>
        </w:r>
      </w:ins>
      <w:r>
        <w:rPr>
          <w:rFonts w:asciiTheme="minorHAnsi" w:hAnsiTheme="minorHAnsi" w:cstheme="minorHAnsi"/>
        </w:rPr>
        <w:t xml:space="preserve"> search whether the ZID/EPID is matching with received EPID. If so, </w:t>
      </w:r>
      <w:r w:rsidR="00663B3E">
        <w:rPr>
          <w:rFonts w:asciiTheme="minorHAnsi" w:hAnsiTheme="minorHAnsi" w:cstheme="minorHAnsi"/>
        </w:rPr>
        <w:t xml:space="preserve">it </w:t>
      </w:r>
      <w:r>
        <w:rPr>
          <w:rFonts w:asciiTheme="minorHAnsi" w:hAnsiTheme="minorHAnsi" w:cstheme="minorHAnsi"/>
        </w:rPr>
        <w:t>send</w:t>
      </w:r>
      <w:r w:rsidR="00663B3E">
        <w:rPr>
          <w:rFonts w:asciiTheme="minorHAnsi" w:hAnsiTheme="minorHAnsi" w:cstheme="minorHAnsi"/>
        </w:rPr>
        <w:t>s</w:t>
      </w:r>
      <w:r>
        <w:rPr>
          <w:rFonts w:asciiTheme="minorHAnsi" w:hAnsiTheme="minorHAnsi" w:cstheme="minorHAnsi"/>
        </w:rPr>
        <w:t xml:space="preserve"> </w:t>
      </w:r>
      <w:r w:rsidRPr="00E05378">
        <w:rPr>
          <w:rFonts w:ascii="Courier New" w:hAnsi="Courier New" w:cs="Courier New"/>
        </w:rPr>
        <w:t>Light registration packet</w:t>
      </w:r>
      <w:r>
        <w:rPr>
          <w:rFonts w:ascii="Courier New" w:hAnsi="Courier New" w:cs="Courier New"/>
        </w:rPr>
        <w:t xml:space="preserve"> </w:t>
      </w:r>
      <w:r>
        <w:rPr>
          <w:rFonts w:asciiTheme="minorHAnsi" w:hAnsiTheme="minorHAnsi" w:cstheme="minorHAnsi"/>
        </w:rPr>
        <w:t>to HUB</w:t>
      </w:r>
      <w:r w:rsidR="00752BBC">
        <w:rPr>
          <w:rFonts w:asciiTheme="minorHAnsi" w:hAnsiTheme="minorHAnsi" w:cstheme="minorHAnsi"/>
        </w:rPr>
        <w:t xml:space="preserve"> else it </w:t>
      </w:r>
      <w:r w:rsidR="008B5984">
        <w:rPr>
          <w:rFonts w:asciiTheme="minorHAnsi" w:hAnsiTheme="minorHAnsi" w:cstheme="minorHAnsi"/>
        </w:rPr>
        <w:t>does not</w:t>
      </w:r>
      <w:r w:rsidR="00941B95">
        <w:rPr>
          <w:rFonts w:asciiTheme="minorHAnsi" w:hAnsiTheme="minorHAnsi" w:cstheme="minorHAnsi"/>
        </w:rPr>
        <w:t xml:space="preserve"> send</w:t>
      </w:r>
      <w:r w:rsidR="00752BBC">
        <w:rPr>
          <w:rFonts w:asciiTheme="minorHAnsi" w:hAnsiTheme="minorHAnsi" w:cstheme="minorHAnsi"/>
        </w:rPr>
        <w:t xml:space="preserve"> respective light registration packet</w:t>
      </w:r>
    </w:p>
    <w:p w14:paraId="325BB7BE" w14:textId="6AC15602" w:rsidR="005D3049" w:rsidRPr="00E57C74" w:rsidRDefault="005D3049" w:rsidP="005D3049">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If successfully registered, Zigbee light can be controlled by </w:t>
      </w:r>
      <w:del w:id="1447" w:author="singh qmax" w:date="2020-07-17T00:19:00Z">
        <w:r w:rsidRPr="00E57C74" w:rsidDel="00FF6AD8">
          <w:rPr>
            <w:rFonts w:asciiTheme="minorHAnsi" w:hAnsiTheme="minorHAnsi" w:cstheme="minorHAnsi"/>
          </w:rPr>
          <w:delText>AMENOS</w:delText>
        </w:r>
      </w:del>
      <w:ins w:id="1448" w:author="singh qmax" w:date="2020-07-17T00:19:00Z">
        <w:r w:rsidR="00FF6AD8">
          <w:rPr>
            <w:rFonts w:asciiTheme="minorHAnsi" w:hAnsiTheme="minorHAnsi" w:cstheme="minorHAnsi"/>
          </w:rPr>
          <w:t>Amenos</w:t>
        </w:r>
      </w:ins>
      <w:r>
        <w:rPr>
          <w:rFonts w:asciiTheme="minorHAnsi" w:hAnsiTheme="minorHAnsi" w:cstheme="minorHAnsi"/>
        </w:rPr>
        <w:t xml:space="preserve"> based on the command received from HUB</w:t>
      </w:r>
      <w:r w:rsidRPr="00E57C74">
        <w:rPr>
          <w:rFonts w:asciiTheme="minorHAnsi" w:hAnsiTheme="minorHAnsi" w:cstheme="minorHAnsi"/>
        </w:rPr>
        <w:t>.</w:t>
      </w:r>
      <w:r>
        <w:rPr>
          <w:rFonts w:asciiTheme="minorHAnsi" w:hAnsiTheme="minorHAnsi" w:cstheme="minorHAnsi"/>
        </w:rPr>
        <w:t xml:space="preserve"> We can control light’s ON/Off, color, contrast.</w:t>
      </w:r>
    </w:p>
    <w:p w14:paraId="03A4B6B7" w14:textId="160D7A26" w:rsidR="005D3049" w:rsidRDefault="005D3049" w:rsidP="005D3049">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If NACK is received, </w:t>
      </w:r>
      <w:del w:id="1449" w:author="singh qmax" w:date="2020-07-17T00:19:00Z">
        <w:r w:rsidDel="00FF6AD8">
          <w:rPr>
            <w:rFonts w:asciiTheme="minorHAnsi" w:hAnsiTheme="minorHAnsi" w:cstheme="minorHAnsi"/>
          </w:rPr>
          <w:delText>AMENOS</w:delText>
        </w:r>
      </w:del>
      <w:ins w:id="1450" w:author="singh qmax" w:date="2020-07-17T00:19:00Z">
        <w:r w:rsidR="00FF6AD8">
          <w:rPr>
            <w:rFonts w:asciiTheme="minorHAnsi" w:hAnsiTheme="minorHAnsi" w:cstheme="minorHAnsi"/>
          </w:rPr>
          <w:t>Amenos</w:t>
        </w:r>
      </w:ins>
      <w:r>
        <w:rPr>
          <w:rFonts w:asciiTheme="minorHAnsi" w:hAnsiTheme="minorHAnsi" w:cstheme="minorHAnsi"/>
        </w:rPr>
        <w:t xml:space="preserve"> disconnect</w:t>
      </w:r>
      <w:r w:rsidR="00663B3E">
        <w:rPr>
          <w:rFonts w:asciiTheme="minorHAnsi" w:hAnsiTheme="minorHAnsi" w:cstheme="minorHAnsi"/>
        </w:rPr>
        <w:t>s</w:t>
      </w:r>
      <w:r>
        <w:rPr>
          <w:rFonts w:asciiTheme="minorHAnsi" w:hAnsiTheme="minorHAnsi" w:cstheme="minorHAnsi"/>
        </w:rPr>
        <w:t xml:space="preserve"> the Light device that connected to Zigbee network.</w:t>
      </w:r>
    </w:p>
    <w:p w14:paraId="480BF35E" w14:textId="08C30C1F" w:rsidR="00E15CE6" w:rsidRDefault="007E2097">
      <w:pPr>
        <w:pStyle w:val="ListParagraph"/>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w:t>
      </w:r>
      <w:r w:rsidRPr="002B4453">
        <w:rPr>
          <w:rFonts w:asciiTheme="minorHAnsi" w:hAnsiTheme="minorHAnsi" w:cstheme="minorHAnsi"/>
        </w:rPr>
        <w:t>for</w:t>
      </w:r>
      <w:r w:rsidR="00E15CE6" w:rsidRPr="002B4453">
        <w:rPr>
          <w:rFonts w:asciiTheme="minorHAnsi" w:hAnsiTheme="minorHAnsi" w:cstheme="minorHAnsi"/>
        </w:rPr>
        <w:t xml:space="preserve"> more refer section</w:t>
      </w:r>
      <w:r w:rsidR="00E15CE6" w:rsidRPr="002B4453">
        <w:rPr>
          <w:rFonts w:asciiTheme="minorHAnsi" w:hAnsiTheme="minorHAnsi" w:cstheme="minorHAnsi"/>
          <w:color w:val="215868" w:themeColor="accent5" w:themeShade="80"/>
          <w:rPrChange w:id="1451" w:author="singh qmax" w:date="2020-07-16T20:53:00Z">
            <w:rPr>
              <w:rFonts w:asciiTheme="minorHAnsi" w:hAnsiTheme="minorHAnsi" w:cstheme="minorHAnsi"/>
            </w:rPr>
          </w:rPrChange>
        </w:rPr>
        <w:t xml:space="preserve"> </w:t>
      </w:r>
      <w:r w:rsidR="00E15CE6" w:rsidRPr="00974219">
        <w:rPr>
          <w:rFonts w:asciiTheme="minorHAnsi" w:hAnsiTheme="minorHAnsi" w:cstheme="minorHAnsi"/>
          <w:color w:val="215868" w:themeColor="accent5" w:themeShade="80"/>
          <w:rPrChange w:id="1452" w:author="singh qmax" w:date="2020-07-16T21:00:00Z">
            <w:rPr>
              <w:rFonts w:asciiTheme="minorHAnsi" w:hAnsiTheme="minorHAnsi" w:cstheme="minorHAnsi"/>
            </w:rPr>
          </w:rPrChange>
        </w:rPr>
        <w:fldChar w:fldCharType="begin"/>
      </w:r>
      <w:r w:rsidR="00E15CE6" w:rsidRPr="00974219">
        <w:rPr>
          <w:rFonts w:asciiTheme="minorHAnsi" w:hAnsiTheme="minorHAnsi" w:cstheme="minorHAnsi"/>
          <w:color w:val="215868" w:themeColor="accent5" w:themeShade="80"/>
          <w:rPrChange w:id="1453" w:author="singh qmax" w:date="2020-07-16T21:00:00Z">
            <w:rPr>
              <w:rFonts w:asciiTheme="minorHAnsi" w:hAnsiTheme="minorHAnsi" w:cstheme="minorHAnsi"/>
            </w:rPr>
          </w:rPrChange>
        </w:rPr>
        <w:instrText xml:space="preserve"> REF _Ref44602732 \r \h </w:instrText>
      </w:r>
      <w:r w:rsidR="002B4453" w:rsidRPr="00974219">
        <w:rPr>
          <w:rFonts w:asciiTheme="minorHAnsi" w:hAnsiTheme="minorHAnsi" w:cstheme="minorHAnsi"/>
          <w:color w:val="215868" w:themeColor="accent5" w:themeShade="80"/>
        </w:rPr>
        <w:instrText xml:space="preserve"> \* MERGEFORMAT </w:instrText>
      </w:r>
      <w:r w:rsidR="00E15CE6" w:rsidRPr="00974219">
        <w:rPr>
          <w:rFonts w:asciiTheme="minorHAnsi" w:hAnsiTheme="minorHAnsi" w:cstheme="minorHAnsi"/>
          <w:color w:val="215868" w:themeColor="accent5" w:themeShade="80"/>
          <w:rPrChange w:id="1454" w:author="singh qmax" w:date="2020-07-16T21:00:00Z">
            <w:rPr>
              <w:rFonts w:asciiTheme="minorHAnsi" w:hAnsiTheme="minorHAnsi" w:cstheme="minorHAnsi"/>
              <w:color w:val="215868" w:themeColor="accent5" w:themeShade="80"/>
            </w:rPr>
          </w:rPrChange>
        </w:rPr>
      </w:r>
      <w:r w:rsidR="00E15CE6" w:rsidRPr="00974219">
        <w:rPr>
          <w:rFonts w:asciiTheme="minorHAnsi" w:hAnsiTheme="minorHAnsi" w:cstheme="minorHAnsi"/>
          <w:color w:val="215868" w:themeColor="accent5" w:themeShade="80"/>
          <w:rPrChange w:id="1455" w:author="singh qmax" w:date="2020-07-16T21:00:00Z">
            <w:rPr>
              <w:rFonts w:asciiTheme="minorHAnsi" w:hAnsiTheme="minorHAnsi" w:cstheme="minorHAnsi"/>
            </w:rPr>
          </w:rPrChange>
        </w:rPr>
        <w:fldChar w:fldCharType="separate"/>
      </w:r>
      <w:r w:rsidR="00E15CE6" w:rsidRPr="00974219">
        <w:rPr>
          <w:rFonts w:asciiTheme="minorHAnsi" w:hAnsiTheme="minorHAnsi" w:cstheme="minorHAnsi"/>
          <w:color w:val="215868" w:themeColor="accent5" w:themeShade="80"/>
          <w:rPrChange w:id="1456" w:author="singh qmax" w:date="2020-07-16T21:00:00Z">
            <w:rPr>
              <w:rFonts w:asciiTheme="minorHAnsi" w:hAnsiTheme="minorHAnsi" w:cstheme="minorHAnsi"/>
            </w:rPr>
          </w:rPrChange>
        </w:rPr>
        <w:t>4.3.4</w:t>
      </w:r>
      <w:r w:rsidR="00E15CE6" w:rsidRPr="00974219">
        <w:rPr>
          <w:rFonts w:asciiTheme="minorHAnsi" w:hAnsiTheme="minorHAnsi" w:cstheme="minorHAnsi"/>
          <w:color w:val="215868" w:themeColor="accent5" w:themeShade="80"/>
          <w:rPrChange w:id="1457" w:author="singh qmax" w:date="2020-07-16T21:00:00Z">
            <w:rPr>
              <w:rFonts w:asciiTheme="minorHAnsi" w:hAnsiTheme="minorHAnsi" w:cstheme="minorHAnsi"/>
            </w:rPr>
          </w:rPrChange>
        </w:rPr>
        <w:fldChar w:fldCharType="end"/>
      </w:r>
      <w:r w:rsidR="00E15CE6">
        <w:rPr>
          <w:rFonts w:asciiTheme="minorHAnsi" w:hAnsiTheme="minorHAnsi" w:cstheme="minorHAnsi"/>
        </w:rPr>
        <w:t xml:space="preserve"> )</w:t>
      </w:r>
    </w:p>
    <w:p w14:paraId="05383DCA" w14:textId="4CF96E0C" w:rsidR="004F53B3" w:rsidRDefault="004F53B3" w:rsidP="004F53B3">
      <w:pPr>
        <w:pStyle w:val="ListParagraph"/>
        <w:numPr>
          <w:ilvl w:val="0"/>
          <w:numId w:val="29"/>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lastRenderedPageBreak/>
        <w:t>At every 5 minutes once check whether ZED is alive in network or not.</w:t>
      </w:r>
    </w:p>
    <w:p w14:paraId="4750EECA" w14:textId="7EA3C17D" w:rsidR="00727D8C" w:rsidRDefault="004F53B3" w:rsidP="00E05378">
      <w:pPr>
        <w:pStyle w:val="ListParagraph"/>
        <w:numPr>
          <w:ilvl w:val="0"/>
          <w:numId w:val="29"/>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If </w:t>
      </w:r>
      <w:del w:id="1458" w:author="singh qmax" w:date="2020-07-17T00:15:00Z">
        <w:r w:rsidDel="00B92844">
          <w:rPr>
            <w:rFonts w:asciiTheme="minorHAnsi" w:hAnsiTheme="minorHAnsi" w:cstheme="minorHAnsi"/>
          </w:rPr>
          <w:delText xml:space="preserve">ZED </w:delText>
        </w:r>
      </w:del>
      <w:ins w:id="1459" w:author="singh qmax" w:date="2020-07-17T00:15:00Z">
        <w:r w:rsidR="00B92844">
          <w:rPr>
            <w:rFonts w:asciiTheme="minorHAnsi" w:hAnsiTheme="minorHAnsi" w:cstheme="minorHAnsi"/>
          </w:rPr>
          <w:t>ligh</w:t>
        </w:r>
      </w:ins>
      <w:ins w:id="1460" w:author="singh qmax" w:date="2020-07-17T00:16:00Z">
        <w:r w:rsidR="00B92844">
          <w:rPr>
            <w:rFonts w:asciiTheme="minorHAnsi" w:hAnsiTheme="minorHAnsi" w:cstheme="minorHAnsi"/>
          </w:rPr>
          <w:t>t</w:t>
        </w:r>
      </w:ins>
      <w:ins w:id="1461" w:author="singh qmax" w:date="2020-07-17T00:15:00Z">
        <w:r w:rsidR="00B92844">
          <w:rPr>
            <w:rFonts w:asciiTheme="minorHAnsi" w:hAnsiTheme="minorHAnsi" w:cstheme="minorHAnsi"/>
          </w:rPr>
          <w:t xml:space="preserve"> </w:t>
        </w:r>
      </w:ins>
      <w:r>
        <w:rPr>
          <w:rFonts w:asciiTheme="minorHAnsi" w:hAnsiTheme="minorHAnsi" w:cstheme="minorHAnsi"/>
        </w:rPr>
        <w:t xml:space="preserve">is alive, it will send light health status </w:t>
      </w:r>
      <w:r w:rsidRPr="00E05378">
        <w:rPr>
          <w:rFonts w:ascii="Courier New" w:hAnsi="Courier New" w:cs="Courier New"/>
        </w:rPr>
        <w:t xml:space="preserve">(light mac </w:t>
      </w:r>
      <w:r w:rsidR="00E444E0" w:rsidRPr="004F53B3">
        <w:rPr>
          <w:rFonts w:ascii="Courier New" w:hAnsi="Courier New" w:cs="Courier New"/>
        </w:rPr>
        <w:t>id</w:t>
      </w:r>
      <w:ins w:id="1462" w:author="singh qmax" w:date="2020-07-17T00:15:00Z">
        <w:r w:rsidR="00B92844">
          <w:rPr>
            <w:rFonts w:ascii="Courier New" w:hAnsi="Courier New" w:cs="Courier New"/>
          </w:rPr>
          <w:t xml:space="preserve"> also called as </w:t>
        </w:r>
        <w:proofErr w:type="spellStart"/>
        <w:r w:rsidR="00B92844">
          <w:rPr>
            <w:rFonts w:ascii="Courier New" w:hAnsi="Courier New" w:cs="Courier New"/>
          </w:rPr>
          <w:t>epid</w:t>
        </w:r>
      </w:ins>
      <w:proofErr w:type="spellEnd"/>
      <w:r w:rsidR="00E444E0" w:rsidRPr="004F53B3">
        <w:rPr>
          <w:rFonts w:ascii="Courier New" w:hAnsi="Courier New" w:cs="Courier New"/>
        </w:rPr>
        <w:t>)</w:t>
      </w:r>
      <w:r w:rsidR="00E444E0">
        <w:rPr>
          <w:rFonts w:asciiTheme="minorHAnsi" w:hAnsiTheme="minorHAnsi" w:cstheme="minorHAnsi"/>
        </w:rPr>
        <w:t xml:space="preserve"> to</w:t>
      </w:r>
      <w:r>
        <w:rPr>
          <w:rFonts w:asciiTheme="minorHAnsi" w:hAnsiTheme="minorHAnsi" w:cstheme="minorHAnsi"/>
        </w:rPr>
        <w:t xml:space="preserve"> HUB else, it will not send this packet</w:t>
      </w:r>
    </w:p>
    <w:p w14:paraId="7462066D" w14:textId="77777777" w:rsidR="00EB4A48" w:rsidRPr="00D969A5" w:rsidRDefault="00EB4A48" w:rsidP="00D969A5">
      <w:pPr>
        <w:pStyle w:val="Heading5"/>
        <w:rPr>
          <w:rFonts w:cs="Calibri Light"/>
        </w:rPr>
      </w:pPr>
      <w:r w:rsidRPr="00D969A5">
        <w:rPr>
          <w:rFonts w:ascii="Calibri Light" w:hAnsi="Calibri Light" w:cs="Calibri Light"/>
        </w:rPr>
        <w:t>Zigbee Smart Bulb Zones</w:t>
      </w:r>
    </w:p>
    <w:p w14:paraId="6F9D8B24" w14:textId="42C341EF" w:rsidR="00EB4A48" w:rsidRPr="0050687F" w:rsidRDefault="00EB4A48" w:rsidP="00EB4A48">
      <w:pPr>
        <w:pStyle w:val="ListParagraph"/>
        <w:numPr>
          <w:ilvl w:val="0"/>
          <w:numId w:val="66"/>
        </w:numPr>
        <w:ind w:left="709"/>
        <w:rPr>
          <w:rFonts w:asciiTheme="minorHAnsi" w:hAnsiTheme="minorHAnsi" w:cstheme="minorHAnsi"/>
        </w:rPr>
      </w:pPr>
      <w:r w:rsidRPr="0050687F">
        <w:rPr>
          <w:rFonts w:asciiTheme="minorHAnsi" w:hAnsiTheme="minorHAnsi" w:cstheme="minorHAnsi"/>
        </w:rPr>
        <w:t xml:space="preserve">Amenos controls smart bulbs fixed in different </w:t>
      </w:r>
      <w:r w:rsidR="009D04FC">
        <w:rPr>
          <w:rFonts w:asciiTheme="minorHAnsi" w:hAnsiTheme="minorHAnsi" w:cstheme="minorHAnsi"/>
        </w:rPr>
        <w:t xml:space="preserve">zones </w:t>
      </w:r>
      <w:r w:rsidRPr="0050687F">
        <w:rPr>
          <w:rFonts w:asciiTheme="minorHAnsi" w:hAnsiTheme="minorHAnsi" w:cstheme="minorHAnsi"/>
        </w:rPr>
        <w:t>through Zigbee.</w:t>
      </w:r>
    </w:p>
    <w:p w14:paraId="09EFD48D" w14:textId="77777777" w:rsidR="00EB4A48" w:rsidRPr="0050687F" w:rsidRDefault="00EB4A48" w:rsidP="00EB4A48">
      <w:pPr>
        <w:pStyle w:val="ListParagraph"/>
        <w:numPr>
          <w:ilvl w:val="0"/>
          <w:numId w:val="65"/>
        </w:numPr>
        <w:spacing w:before="80" w:after="80" w:line="240" w:lineRule="auto"/>
        <w:rPr>
          <w:rFonts w:asciiTheme="minorHAnsi" w:hAnsiTheme="minorHAnsi" w:cstheme="minorHAnsi"/>
          <w:szCs w:val="24"/>
        </w:rPr>
      </w:pPr>
      <w:r>
        <w:rPr>
          <w:rFonts w:asciiTheme="minorHAnsi" w:hAnsiTheme="minorHAnsi" w:cstheme="minorHAnsi"/>
          <w:szCs w:val="24"/>
        </w:rPr>
        <w:t>Each room where Amenos is going to be placed is divided into</w:t>
      </w:r>
      <w:r w:rsidRPr="0050687F">
        <w:rPr>
          <w:rFonts w:asciiTheme="minorHAnsi" w:hAnsiTheme="minorHAnsi" w:cstheme="minorHAnsi"/>
          <w:szCs w:val="24"/>
        </w:rPr>
        <w:t xml:space="preserve"> minimum of three zones. </w:t>
      </w:r>
    </w:p>
    <w:p w14:paraId="50B9CB10" w14:textId="77777777" w:rsidR="00EB4A48" w:rsidRPr="0050687F" w:rsidRDefault="00EB4A48" w:rsidP="00EB4A48">
      <w:pPr>
        <w:pStyle w:val="ListParagraph"/>
        <w:numPr>
          <w:ilvl w:val="0"/>
          <w:numId w:val="65"/>
        </w:numPr>
        <w:spacing w:before="80" w:after="80" w:line="240" w:lineRule="auto"/>
        <w:rPr>
          <w:rFonts w:asciiTheme="minorHAnsi" w:hAnsiTheme="minorHAnsi" w:cstheme="minorHAnsi"/>
          <w:szCs w:val="24"/>
        </w:rPr>
      </w:pPr>
      <w:r w:rsidRPr="0050687F">
        <w:rPr>
          <w:rFonts w:asciiTheme="minorHAnsi" w:hAnsiTheme="minorHAnsi" w:cstheme="minorHAnsi"/>
          <w:szCs w:val="24"/>
        </w:rPr>
        <w:t>The Three zones are identified as:</w:t>
      </w:r>
    </w:p>
    <w:p w14:paraId="02AFF43E" w14:textId="77777777" w:rsidR="00EB4A48" w:rsidRPr="0050687F" w:rsidRDefault="00EB4A48" w:rsidP="00EB4A48">
      <w:pPr>
        <w:pStyle w:val="ListParagraph"/>
        <w:numPr>
          <w:ilvl w:val="1"/>
          <w:numId w:val="65"/>
        </w:numPr>
        <w:spacing w:before="80" w:after="80" w:line="240" w:lineRule="auto"/>
        <w:rPr>
          <w:rFonts w:asciiTheme="minorHAnsi" w:hAnsiTheme="minorHAnsi" w:cstheme="minorHAnsi"/>
          <w:szCs w:val="24"/>
        </w:rPr>
      </w:pPr>
      <w:r w:rsidRPr="0050687F">
        <w:rPr>
          <w:rFonts w:asciiTheme="minorHAnsi" w:hAnsiTheme="minorHAnsi" w:cstheme="minorHAnsi"/>
          <w:szCs w:val="24"/>
        </w:rPr>
        <w:t>Night Lamps (Zone 1)</w:t>
      </w:r>
    </w:p>
    <w:p w14:paraId="33399051" w14:textId="77777777" w:rsidR="00EB4A48" w:rsidRPr="0050687F" w:rsidRDefault="00EB4A48" w:rsidP="00EB4A48">
      <w:pPr>
        <w:pStyle w:val="ListParagraph"/>
        <w:numPr>
          <w:ilvl w:val="1"/>
          <w:numId w:val="65"/>
        </w:numPr>
        <w:spacing w:before="80" w:after="80" w:line="240" w:lineRule="auto"/>
        <w:rPr>
          <w:rFonts w:asciiTheme="minorHAnsi" w:hAnsiTheme="minorHAnsi" w:cstheme="minorHAnsi"/>
          <w:szCs w:val="24"/>
        </w:rPr>
      </w:pPr>
      <w:r w:rsidRPr="0050687F">
        <w:rPr>
          <w:rFonts w:asciiTheme="minorHAnsi" w:hAnsiTheme="minorHAnsi" w:cstheme="minorHAnsi"/>
          <w:szCs w:val="24"/>
        </w:rPr>
        <w:t>Living Area (Zone 2)</w:t>
      </w:r>
    </w:p>
    <w:p w14:paraId="42624A32" w14:textId="77777777" w:rsidR="00EB4A48" w:rsidRPr="0050687F" w:rsidRDefault="00EB4A48" w:rsidP="00EB4A48">
      <w:pPr>
        <w:pStyle w:val="ListParagraph"/>
        <w:numPr>
          <w:ilvl w:val="1"/>
          <w:numId w:val="65"/>
        </w:numPr>
        <w:spacing w:before="80" w:after="80" w:line="240" w:lineRule="auto"/>
        <w:rPr>
          <w:rFonts w:asciiTheme="minorHAnsi" w:hAnsiTheme="minorHAnsi" w:cstheme="minorHAnsi"/>
          <w:szCs w:val="24"/>
        </w:rPr>
      </w:pPr>
      <w:r w:rsidRPr="0050687F">
        <w:rPr>
          <w:rFonts w:asciiTheme="minorHAnsi" w:hAnsiTheme="minorHAnsi" w:cstheme="minorHAnsi"/>
          <w:szCs w:val="24"/>
        </w:rPr>
        <w:t>Corridor (Zone 3)</w:t>
      </w:r>
    </w:p>
    <w:p w14:paraId="4FC537AE" w14:textId="77777777" w:rsidR="00EB4A48" w:rsidRDefault="00EB4A48" w:rsidP="00EB4A48">
      <w:pPr>
        <w:pStyle w:val="ListParagraph"/>
        <w:numPr>
          <w:ilvl w:val="0"/>
          <w:numId w:val="65"/>
        </w:numPr>
        <w:spacing w:before="80" w:after="80" w:line="240" w:lineRule="auto"/>
        <w:rPr>
          <w:rFonts w:asciiTheme="minorHAnsi" w:hAnsiTheme="minorHAnsi" w:cstheme="minorHAnsi"/>
          <w:szCs w:val="24"/>
        </w:rPr>
      </w:pPr>
      <w:r w:rsidRPr="0050687F">
        <w:rPr>
          <w:rFonts w:asciiTheme="minorHAnsi" w:hAnsiTheme="minorHAnsi" w:cstheme="minorHAnsi"/>
          <w:szCs w:val="24"/>
        </w:rPr>
        <w:t xml:space="preserve">In case of amenities other than the rooms, Defaults will be “OFF” and can be turned ON manually </w:t>
      </w:r>
    </w:p>
    <w:p w14:paraId="50218A1C" w14:textId="7A72A2C0" w:rsidR="00EB4A48" w:rsidRPr="00A35485" w:rsidRDefault="00EB4A48" w:rsidP="00EB4A48">
      <w:pPr>
        <w:pStyle w:val="ListParagraph"/>
        <w:numPr>
          <w:ilvl w:val="0"/>
          <w:numId w:val="29"/>
        </w:numPr>
        <w:suppressAutoHyphens/>
        <w:spacing w:before="120" w:after="0" w:line="240" w:lineRule="auto"/>
        <w:contextualSpacing w:val="0"/>
        <w:jc w:val="both"/>
        <w:rPr>
          <w:rFonts w:asciiTheme="minorHAnsi" w:hAnsiTheme="minorHAnsi" w:cstheme="minorHAnsi"/>
        </w:rPr>
      </w:pPr>
      <w:r w:rsidRPr="00455A1E">
        <w:rPr>
          <w:rFonts w:asciiTheme="minorHAnsi" w:hAnsiTheme="minorHAnsi" w:cstheme="minorHAnsi"/>
          <w:szCs w:val="24"/>
        </w:rPr>
        <w:t xml:space="preserve">Amenos control lights </w:t>
      </w:r>
      <w:r w:rsidRPr="00EB4A48">
        <w:rPr>
          <w:rFonts w:asciiTheme="minorHAnsi" w:hAnsiTheme="minorHAnsi" w:cstheme="minorHAnsi"/>
          <w:szCs w:val="24"/>
        </w:rPr>
        <w:t>belonging to the same zone togethe</w:t>
      </w:r>
      <w:r w:rsidRPr="0050687F">
        <w:rPr>
          <w:rFonts w:asciiTheme="minorHAnsi" w:hAnsiTheme="minorHAnsi" w:cstheme="minorHAnsi"/>
          <w:szCs w:val="24"/>
        </w:rPr>
        <w:t>r.</w:t>
      </w:r>
    </w:p>
    <w:p w14:paraId="1ADAA0A1" w14:textId="6AF17405" w:rsidR="00A35485" w:rsidRPr="005661EF" w:rsidRDefault="00A35485" w:rsidP="005661EF">
      <w:pPr>
        <w:pStyle w:val="Heading5"/>
        <w:rPr>
          <w:rPrChange w:id="1463" w:author="singh qmax" w:date="2020-07-17T07:11:00Z">
            <w:rPr>
              <w:rFonts w:ascii="Calibri Light" w:hAnsi="Calibri Light" w:cs="Calibri Light"/>
            </w:rPr>
          </w:rPrChange>
        </w:rPr>
      </w:pPr>
      <w:r w:rsidRPr="005661EF">
        <w:rPr>
          <w:rPrChange w:id="1464" w:author="singh qmax" w:date="2020-07-17T07:11:00Z">
            <w:rPr>
              <w:rFonts w:ascii="Calibri Light" w:hAnsi="Calibri Light" w:cs="Calibri Light"/>
            </w:rPr>
          </w:rPrChange>
        </w:rPr>
        <w:t>Default Smart Bulb Behavior</w:t>
      </w:r>
    </w:p>
    <w:tbl>
      <w:tblPr>
        <w:tblStyle w:val="GridTable4-Accent11"/>
        <w:tblW w:w="0" w:type="auto"/>
        <w:jc w:val="center"/>
        <w:tblLook w:val="04A0" w:firstRow="1" w:lastRow="0" w:firstColumn="1" w:lastColumn="0" w:noHBand="0" w:noVBand="1"/>
      </w:tblPr>
      <w:tblGrid>
        <w:gridCol w:w="3304"/>
        <w:gridCol w:w="5372"/>
      </w:tblGrid>
      <w:tr w:rsidR="00613D78" w:rsidRPr="00B12528" w14:paraId="5B2E3E1A" w14:textId="77777777" w:rsidTr="00D969A5">
        <w:trPr>
          <w:cnfStyle w:val="100000000000" w:firstRow="1" w:lastRow="0" w:firstColumn="0" w:lastColumn="0" w:oddVBand="0" w:evenVBand="0" w:oddHBand="0" w:evenHBand="0" w:firstRowFirstColumn="0" w:firstRowLastColumn="0" w:lastRowFirstColumn="0" w:lastRowLastColumn="0"/>
          <w:trHeight w:val="471"/>
          <w:jc w:val="center"/>
        </w:trPr>
        <w:tc>
          <w:tcPr>
            <w:cnfStyle w:val="001000000000" w:firstRow="0" w:lastRow="0" w:firstColumn="1" w:lastColumn="0" w:oddVBand="0" w:evenVBand="0" w:oddHBand="0" w:evenHBand="0" w:firstRowFirstColumn="0" w:firstRowLastColumn="0" w:lastRowFirstColumn="0" w:lastRowLastColumn="0"/>
            <w:tcW w:w="3304" w:type="dxa"/>
          </w:tcPr>
          <w:p w14:paraId="77551FC1" w14:textId="7B43C02D" w:rsidR="00613D78" w:rsidRPr="00D969A5" w:rsidRDefault="00613D78" w:rsidP="00613D78">
            <w:pPr>
              <w:rPr>
                <w:rFonts w:asciiTheme="minorHAnsi" w:hAnsiTheme="minorHAnsi" w:cstheme="minorHAnsi"/>
                <w:bCs w:val="0"/>
              </w:rPr>
            </w:pPr>
            <w:r w:rsidRPr="00D969A5">
              <w:rPr>
                <w:rFonts w:asciiTheme="minorHAnsi" w:hAnsiTheme="minorHAnsi" w:cstheme="minorHAnsi"/>
              </w:rPr>
              <w:t xml:space="preserve">Field of use and </w:t>
            </w:r>
            <w:r w:rsidR="000E4E8D" w:rsidRPr="00B12528">
              <w:rPr>
                <w:rFonts w:asciiTheme="minorHAnsi" w:hAnsiTheme="minorHAnsi" w:cstheme="minorHAnsi"/>
              </w:rPr>
              <w:t>P</w:t>
            </w:r>
            <w:r w:rsidRPr="00D969A5">
              <w:rPr>
                <w:rFonts w:asciiTheme="minorHAnsi" w:hAnsiTheme="minorHAnsi" w:cstheme="minorHAnsi"/>
              </w:rPr>
              <w:t>arameters</w:t>
            </w:r>
          </w:p>
        </w:tc>
        <w:tc>
          <w:tcPr>
            <w:tcW w:w="5372" w:type="dxa"/>
          </w:tcPr>
          <w:p w14:paraId="17B022A8" w14:textId="7130837E" w:rsidR="00613D78" w:rsidRPr="00D969A5" w:rsidRDefault="00613D78" w:rsidP="00613D7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rPr>
            </w:pPr>
            <w:r w:rsidRPr="00D969A5">
              <w:rPr>
                <w:rFonts w:asciiTheme="minorHAnsi" w:hAnsiTheme="minorHAnsi" w:cstheme="minorHAnsi"/>
              </w:rPr>
              <w:t>Behavior</w:t>
            </w:r>
          </w:p>
        </w:tc>
      </w:tr>
      <w:tr w:rsidR="00613D78" w:rsidRPr="00B12528" w14:paraId="2B3EF9E0" w14:textId="77777777" w:rsidTr="00D969A5">
        <w:trPr>
          <w:trHeight w:val="471"/>
          <w:jc w:val="center"/>
        </w:trPr>
        <w:tc>
          <w:tcPr>
            <w:cnfStyle w:val="001000000000" w:firstRow="0" w:lastRow="0" w:firstColumn="1" w:lastColumn="0" w:oddVBand="0" w:evenVBand="0" w:oddHBand="0" w:evenHBand="0" w:firstRowFirstColumn="0" w:firstRowLastColumn="0" w:lastRowFirstColumn="0" w:lastRowLastColumn="0"/>
            <w:tcW w:w="3304" w:type="dxa"/>
          </w:tcPr>
          <w:p w14:paraId="181158B2" w14:textId="5AF8A943" w:rsidR="00613D78" w:rsidRPr="00D969A5" w:rsidRDefault="00613D78" w:rsidP="00613D78">
            <w:pPr>
              <w:rPr>
                <w:rFonts w:asciiTheme="minorHAnsi" w:hAnsiTheme="minorHAnsi" w:cstheme="minorHAnsi"/>
                <w:b w:val="0"/>
                <w:bCs w:val="0"/>
              </w:rPr>
            </w:pPr>
            <w:r w:rsidRPr="00D969A5">
              <w:rPr>
                <w:rFonts w:asciiTheme="minorHAnsi" w:hAnsiTheme="minorHAnsi" w:cstheme="minorHAnsi"/>
                <w:color w:val="000000"/>
              </w:rPr>
              <w:t>Night Lamp Zone</w:t>
            </w:r>
          </w:p>
        </w:tc>
        <w:tc>
          <w:tcPr>
            <w:tcW w:w="5372" w:type="dxa"/>
          </w:tcPr>
          <w:p w14:paraId="6C8451B2" w14:textId="12E4A4E1"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rPr>
              <w:t>OFF</w:t>
            </w:r>
          </w:p>
        </w:tc>
      </w:tr>
      <w:tr w:rsidR="00613D78" w:rsidRPr="00B12528" w14:paraId="344E665B" w14:textId="77777777" w:rsidTr="00D969A5">
        <w:trPr>
          <w:trHeight w:val="471"/>
          <w:jc w:val="center"/>
        </w:trPr>
        <w:tc>
          <w:tcPr>
            <w:cnfStyle w:val="001000000000" w:firstRow="0" w:lastRow="0" w:firstColumn="1" w:lastColumn="0" w:oddVBand="0" w:evenVBand="0" w:oddHBand="0" w:evenHBand="0" w:firstRowFirstColumn="0" w:firstRowLastColumn="0" w:lastRowFirstColumn="0" w:lastRowLastColumn="0"/>
            <w:tcW w:w="3304" w:type="dxa"/>
          </w:tcPr>
          <w:p w14:paraId="2A04C28B" w14:textId="55E0AD7E" w:rsidR="00613D78" w:rsidRPr="00D969A5" w:rsidRDefault="00613D78" w:rsidP="00613D78">
            <w:pPr>
              <w:rPr>
                <w:rFonts w:asciiTheme="minorHAnsi" w:hAnsiTheme="minorHAnsi" w:cstheme="minorHAnsi"/>
                <w:b w:val="0"/>
                <w:bCs w:val="0"/>
              </w:rPr>
            </w:pPr>
            <w:r w:rsidRPr="00D969A5">
              <w:rPr>
                <w:rFonts w:asciiTheme="minorHAnsi" w:hAnsiTheme="minorHAnsi" w:cstheme="minorHAnsi"/>
                <w:color w:val="000000"/>
              </w:rPr>
              <w:t>Living Area</w:t>
            </w:r>
          </w:p>
        </w:tc>
        <w:tc>
          <w:tcPr>
            <w:tcW w:w="5372" w:type="dxa"/>
          </w:tcPr>
          <w:p w14:paraId="13A822DE" w14:textId="689600C9"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rPr>
              <w:t>ON</w:t>
            </w:r>
          </w:p>
        </w:tc>
      </w:tr>
      <w:tr w:rsidR="00613D78" w:rsidRPr="00B12528" w14:paraId="36BA6CF9" w14:textId="77777777" w:rsidTr="00D969A5">
        <w:trPr>
          <w:trHeight w:val="459"/>
          <w:jc w:val="center"/>
        </w:trPr>
        <w:tc>
          <w:tcPr>
            <w:cnfStyle w:val="001000000000" w:firstRow="0" w:lastRow="0" w:firstColumn="1" w:lastColumn="0" w:oddVBand="0" w:evenVBand="0" w:oddHBand="0" w:evenHBand="0" w:firstRowFirstColumn="0" w:firstRowLastColumn="0" w:lastRowFirstColumn="0" w:lastRowLastColumn="0"/>
            <w:tcW w:w="3304" w:type="dxa"/>
          </w:tcPr>
          <w:p w14:paraId="3EB98461" w14:textId="539AFD80" w:rsidR="00613D78" w:rsidRPr="00D969A5" w:rsidRDefault="00613D78" w:rsidP="00613D78">
            <w:pPr>
              <w:rPr>
                <w:rFonts w:asciiTheme="minorHAnsi" w:hAnsiTheme="minorHAnsi" w:cstheme="minorHAnsi"/>
                <w:b w:val="0"/>
                <w:bCs w:val="0"/>
              </w:rPr>
            </w:pPr>
            <w:r w:rsidRPr="00D969A5">
              <w:rPr>
                <w:rFonts w:asciiTheme="minorHAnsi" w:hAnsiTheme="minorHAnsi" w:cstheme="minorHAnsi"/>
                <w:color w:val="000000"/>
              </w:rPr>
              <w:t>Corridor Area</w:t>
            </w:r>
          </w:p>
        </w:tc>
        <w:tc>
          <w:tcPr>
            <w:tcW w:w="5372" w:type="dxa"/>
          </w:tcPr>
          <w:p w14:paraId="6E18567A" w14:textId="5DA90FEF"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rPr>
              <w:t>ON</w:t>
            </w:r>
          </w:p>
        </w:tc>
      </w:tr>
      <w:tr w:rsidR="00613D78" w:rsidRPr="00B12528" w14:paraId="41428ADB" w14:textId="77777777" w:rsidTr="00D969A5">
        <w:trPr>
          <w:trHeight w:val="471"/>
          <w:jc w:val="center"/>
        </w:trPr>
        <w:tc>
          <w:tcPr>
            <w:cnfStyle w:val="001000000000" w:firstRow="0" w:lastRow="0" w:firstColumn="1" w:lastColumn="0" w:oddVBand="0" w:evenVBand="0" w:oddHBand="0" w:evenHBand="0" w:firstRowFirstColumn="0" w:firstRowLastColumn="0" w:lastRowFirstColumn="0" w:lastRowLastColumn="0"/>
            <w:tcW w:w="3304" w:type="dxa"/>
          </w:tcPr>
          <w:p w14:paraId="28F3609A" w14:textId="2BF409EE" w:rsidR="00613D78" w:rsidRPr="00D969A5" w:rsidRDefault="00613D78" w:rsidP="00613D78">
            <w:pPr>
              <w:rPr>
                <w:rFonts w:asciiTheme="minorHAnsi" w:hAnsiTheme="minorHAnsi" w:cstheme="minorHAnsi"/>
                <w:b w:val="0"/>
                <w:bCs w:val="0"/>
              </w:rPr>
            </w:pPr>
            <w:r w:rsidRPr="00D969A5">
              <w:rPr>
                <w:rFonts w:asciiTheme="minorHAnsi" w:hAnsiTheme="minorHAnsi" w:cstheme="minorHAnsi"/>
                <w:color w:val="000000"/>
              </w:rPr>
              <w:t>Brightness</w:t>
            </w:r>
          </w:p>
        </w:tc>
        <w:tc>
          <w:tcPr>
            <w:tcW w:w="5372" w:type="dxa"/>
          </w:tcPr>
          <w:p w14:paraId="1BCDCD1D" w14:textId="366B1BF5"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rPr>
              <w:t>50%</w:t>
            </w:r>
          </w:p>
        </w:tc>
      </w:tr>
      <w:tr w:rsidR="00613D78" w:rsidRPr="00B12528" w14:paraId="453EE124" w14:textId="77777777" w:rsidTr="00D969A5">
        <w:trPr>
          <w:trHeight w:val="471"/>
          <w:jc w:val="center"/>
        </w:trPr>
        <w:tc>
          <w:tcPr>
            <w:cnfStyle w:val="001000000000" w:firstRow="0" w:lastRow="0" w:firstColumn="1" w:lastColumn="0" w:oddVBand="0" w:evenVBand="0" w:oddHBand="0" w:evenHBand="0" w:firstRowFirstColumn="0" w:firstRowLastColumn="0" w:lastRowFirstColumn="0" w:lastRowLastColumn="0"/>
            <w:tcW w:w="3304" w:type="dxa"/>
          </w:tcPr>
          <w:p w14:paraId="0DE6A576" w14:textId="1AD78CF2" w:rsidR="00613D78" w:rsidRPr="00D969A5" w:rsidRDefault="00613D78" w:rsidP="00613D78">
            <w:pPr>
              <w:rPr>
                <w:rFonts w:asciiTheme="minorHAnsi" w:hAnsiTheme="minorHAnsi" w:cstheme="minorHAnsi"/>
                <w:b w:val="0"/>
                <w:bCs w:val="0"/>
                <w:color w:val="000000"/>
              </w:rPr>
            </w:pPr>
            <w:r w:rsidRPr="00D969A5">
              <w:rPr>
                <w:rFonts w:asciiTheme="minorHAnsi" w:hAnsiTheme="minorHAnsi" w:cstheme="minorHAnsi"/>
                <w:color w:val="000000"/>
              </w:rPr>
              <w:t>Color</w:t>
            </w:r>
          </w:p>
        </w:tc>
        <w:tc>
          <w:tcPr>
            <w:tcW w:w="5372" w:type="dxa"/>
          </w:tcPr>
          <w:p w14:paraId="646657B0" w14:textId="1C27ED43"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color w:val="000000"/>
              </w:rPr>
              <w:t>Warm Fluorescent (255, 244, 229), configurable</w:t>
            </w:r>
          </w:p>
        </w:tc>
      </w:tr>
      <w:tr w:rsidR="00613D78" w:rsidRPr="00B12528" w14:paraId="3780DDC5" w14:textId="77777777" w:rsidTr="00D969A5">
        <w:trPr>
          <w:trHeight w:val="459"/>
          <w:jc w:val="center"/>
        </w:trPr>
        <w:tc>
          <w:tcPr>
            <w:cnfStyle w:val="001000000000" w:firstRow="0" w:lastRow="0" w:firstColumn="1" w:lastColumn="0" w:oddVBand="0" w:evenVBand="0" w:oddHBand="0" w:evenHBand="0" w:firstRowFirstColumn="0" w:firstRowLastColumn="0" w:lastRowFirstColumn="0" w:lastRowLastColumn="0"/>
            <w:tcW w:w="3304" w:type="dxa"/>
          </w:tcPr>
          <w:p w14:paraId="442B5A09" w14:textId="65C89167" w:rsidR="00613D78" w:rsidRPr="00D969A5" w:rsidRDefault="00613D78" w:rsidP="00613D78">
            <w:pPr>
              <w:rPr>
                <w:rFonts w:asciiTheme="minorHAnsi" w:hAnsiTheme="minorHAnsi" w:cstheme="minorHAnsi"/>
                <w:b w:val="0"/>
                <w:bCs w:val="0"/>
                <w:color w:val="000000"/>
              </w:rPr>
            </w:pPr>
            <w:r w:rsidRPr="00D969A5">
              <w:rPr>
                <w:rFonts w:asciiTheme="minorHAnsi" w:hAnsiTheme="minorHAnsi" w:cstheme="minorHAnsi"/>
                <w:color w:val="000000"/>
              </w:rPr>
              <w:t>Temperature</w:t>
            </w:r>
          </w:p>
        </w:tc>
        <w:tc>
          <w:tcPr>
            <w:tcW w:w="5372" w:type="dxa"/>
          </w:tcPr>
          <w:p w14:paraId="4E29DFF0" w14:textId="31F429D6" w:rsidR="00613D78" w:rsidRPr="00D969A5" w:rsidRDefault="00613D78" w:rsidP="00613D7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969A5">
              <w:rPr>
                <w:rFonts w:asciiTheme="minorHAnsi" w:hAnsiTheme="minorHAnsi" w:cstheme="minorHAnsi"/>
              </w:rPr>
              <w:t>3500K</w:t>
            </w:r>
          </w:p>
        </w:tc>
      </w:tr>
    </w:tbl>
    <w:p w14:paraId="33635D4F" w14:textId="6F2879FD" w:rsidR="00727D8C" w:rsidRDefault="00727D8C" w:rsidP="00E05378">
      <w:pPr>
        <w:pStyle w:val="Heading4"/>
      </w:pPr>
      <w:r>
        <w:t xml:space="preserve">AC control </w:t>
      </w:r>
      <w:r w:rsidR="001844DC">
        <w:t>operation</w:t>
      </w:r>
    </w:p>
    <w:p w14:paraId="7375E68A" w14:textId="1E13BB1B" w:rsidR="00E444E0" w:rsidRDefault="00E444E0" w:rsidP="0081027B">
      <w:pPr>
        <w:pStyle w:val="ListParagraph"/>
        <w:numPr>
          <w:ilvl w:val="0"/>
          <w:numId w:val="30"/>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When </w:t>
      </w:r>
      <w:del w:id="1465" w:author="singh qmax" w:date="2020-07-17T00:19:00Z">
        <w:r w:rsidR="00663B3E" w:rsidDel="00FF6AD8">
          <w:rPr>
            <w:rFonts w:asciiTheme="minorHAnsi" w:hAnsiTheme="minorHAnsi" w:cstheme="minorHAnsi"/>
          </w:rPr>
          <w:delText>AMENOS</w:delText>
        </w:r>
      </w:del>
      <w:ins w:id="1466" w:author="singh qmax" w:date="2020-07-17T00:19:00Z">
        <w:r w:rsidR="00FF6AD8">
          <w:rPr>
            <w:rFonts w:asciiTheme="minorHAnsi" w:hAnsiTheme="minorHAnsi" w:cstheme="minorHAnsi"/>
          </w:rPr>
          <w:t>Amenos</w:t>
        </w:r>
      </w:ins>
      <w:r w:rsidR="00663B3E">
        <w:rPr>
          <w:rFonts w:asciiTheme="minorHAnsi" w:hAnsiTheme="minorHAnsi" w:cstheme="minorHAnsi"/>
        </w:rPr>
        <w:t xml:space="preserve"> </w:t>
      </w:r>
      <w:r>
        <w:rPr>
          <w:rFonts w:asciiTheme="minorHAnsi" w:hAnsiTheme="minorHAnsi" w:cstheme="minorHAnsi"/>
        </w:rPr>
        <w:t xml:space="preserve">gets power, </w:t>
      </w:r>
      <w:r w:rsidR="00752BBC">
        <w:rPr>
          <w:rFonts w:asciiTheme="minorHAnsi" w:hAnsiTheme="minorHAnsi" w:cstheme="minorHAnsi"/>
        </w:rPr>
        <w:t>it</w:t>
      </w:r>
      <w:r>
        <w:rPr>
          <w:rFonts w:asciiTheme="minorHAnsi" w:hAnsiTheme="minorHAnsi" w:cstheme="minorHAnsi"/>
        </w:rPr>
        <w:t xml:space="preserve"> will automatically turn ON AC with default mode as “Auto</w:t>
      </w:r>
      <w:r w:rsidR="00D22387">
        <w:rPr>
          <w:rFonts w:asciiTheme="minorHAnsi" w:hAnsiTheme="minorHAnsi" w:cstheme="minorHAnsi"/>
        </w:rPr>
        <w:t>”,</w:t>
      </w:r>
      <w:r w:rsidR="00043517">
        <w:rPr>
          <w:rFonts w:asciiTheme="minorHAnsi" w:hAnsiTheme="minorHAnsi" w:cstheme="minorHAnsi"/>
        </w:rPr>
        <w:t xml:space="preserve"> then send </w:t>
      </w:r>
      <w:r w:rsidR="00043517" w:rsidRPr="00E05378">
        <w:rPr>
          <w:rFonts w:ascii="Courier New" w:hAnsi="Courier New" w:cs="Courier New"/>
        </w:rPr>
        <w:t>Power ON AC setting packet</w:t>
      </w:r>
      <w:r w:rsidR="00043517">
        <w:rPr>
          <w:rFonts w:asciiTheme="minorHAnsi" w:hAnsiTheme="minorHAnsi" w:cstheme="minorHAnsi"/>
        </w:rPr>
        <w:t xml:space="preserve"> to Hub</w:t>
      </w:r>
    </w:p>
    <w:p w14:paraId="61463717" w14:textId="7C08A754" w:rsidR="00A70C6A" w:rsidRDefault="00A70C6A" w:rsidP="0081027B">
      <w:pPr>
        <w:pStyle w:val="ListParagraph"/>
        <w:numPr>
          <w:ilvl w:val="0"/>
          <w:numId w:val="30"/>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If sensor receives AC control packet</w:t>
      </w:r>
      <w:r w:rsidR="00663B3E">
        <w:rPr>
          <w:rFonts w:asciiTheme="minorHAnsi" w:hAnsiTheme="minorHAnsi" w:cstheme="minorHAnsi"/>
        </w:rPr>
        <w:t xml:space="preserve"> from hub</w:t>
      </w:r>
      <w:r w:rsidRPr="00E57C74">
        <w:rPr>
          <w:rFonts w:asciiTheme="minorHAnsi" w:hAnsiTheme="minorHAnsi" w:cstheme="minorHAnsi"/>
        </w:rPr>
        <w:t xml:space="preserve"> the</w:t>
      </w:r>
      <w:r w:rsidR="00663B3E">
        <w:rPr>
          <w:rFonts w:asciiTheme="minorHAnsi" w:hAnsiTheme="minorHAnsi" w:cstheme="minorHAnsi"/>
        </w:rPr>
        <w:t>n</w:t>
      </w:r>
      <w:r w:rsidRPr="00E57C74">
        <w:rPr>
          <w:rFonts w:asciiTheme="minorHAnsi" w:hAnsiTheme="minorHAnsi" w:cstheme="minorHAnsi"/>
        </w:rPr>
        <w:t xml:space="preserve"> action will be performed, as described in </w:t>
      </w:r>
      <w:r w:rsidR="00727D8C">
        <w:rPr>
          <w:rFonts w:asciiTheme="minorHAnsi" w:hAnsiTheme="minorHAnsi" w:cstheme="minorHAnsi"/>
        </w:rPr>
        <w:t xml:space="preserve">section </w:t>
      </w:r>
      <w:r w:rsidR="00DC1067">
        <w:rPr>
          <w:rFonts w:asciiTheme="minorHAnsi" w:hAnsiTheme="minorHAnsi" w:cstheme="minorHAnsi"/>
        </w:rPr>
        <w:fldChar w:fldCharType="begin"/>
      </w:r>
      <w:r w:rsidR="00DC1067">
        <w:rPr>
          <w:rFonts w:asciiTheme="minorHAnsi" w:hAnsiTheme="minorHAnsi" w:cstheme="minorHAnsi"/>
        </w:rPr>
        <w:instrText xml:space="preserve"> REF _Ref44600886 \r \h </w:instrText>
      </w:r>
      <w:r w:rsidR="00DC1067">
        <w:rPr>
          <w:rFonts w:asciiTheme="minorHAnsi" w:hAnsiTheme="minorHAnsi" w:cstheme="minorHAnsi"/>
        </w:rPr>
      </w:r>
      <w:r w:rsidR="00DC1067">
        <w:rPr>
          <w:rFonts w:asciiTheme="minorHAnsi" w:hAnsiTheme="minorHAnsi" w:cstheme="minorHAnsi"/>
        </w:rPr>
        <w:fldChar w:fldCharType="separate"/>
      </w:r>
      <w:r w:rsidR="00DC1067">
        <w:rPr>
          <w:rFonts w:asciiTheme="minorHAnsi" w:hAnsiTheme="minorHAnsi" w:cstheme="minorHAnsi"/>
        </w:rPr>
        <w:t>4.3.3.2</w:t>
      </w:r>
      <w:r w:rsidR="00DC1067">
        <w:rPr>
          <w:rFonts w:asciiTheme="minorHAnsi" w:hAnsiTheme="minorHAnsi" w:cstheme="minorHAnsi"/>
        </w:rPr>
        <w:fldChar w:fldCharType="end"/>
      </w:r>
    </w:p>
    <w:p w14:paraId="1A4D410D" w14:textId="2F78C647" w:rsidR="001844DC" w:rsidRDefault="001844DC" w:rsidP="0081027B">
      <w:pPr>
        <w:pStyle w:val="ListParagraph"/>
        <w:numPr>
          <w:ilvl w:val="0"/>
          <w:numId w:val="30"/>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 xml:space="preserve">AC temperature can be set by capacitive touch button or command </w:t>
      </w:r>
      <w:r w:rsidR="00DD5B98">
        <w:rPr>
          <w:rFonts w:asciiTheme="minorHAnsi" w:hAnsiTheme="minorHAnsi" w:cstheme="minorHAnsi"/>
        </w:rPr>
        <w:t>from</w:t>
      </w:r>
      <w:r>
        <w:rPr>
          <w:rFonts w:asciiTheme="minorHAnsi" w:hAnsiTheme="minorHAnsi" w:cstheme="minorHAnsi"/>
        </w:rPr>
        <w:t xml:space="preserve"> </w:t>
      </w:r>
      <w:r w:rsidR="007F5F72">
        <w:rPr>
          <w:rFonts w:asciiTheme="minorHAnsi" w:hAnsiTheme="minorHAnsi" w:cstheme="minorHAnsi"/>
        </w:rPr>
        <w:t>HUB (</w:t>
      </w:r>
      <w:r w:rsidR="00663B3E">
        <w:rPr>
          <w:rFonts w:asciiTheme="minorHAnsi" w:hAnsiTheme="minorHAnsi" w:cstheme="minorHAnsi"/>
        </w:rPr>
        <w:t>sent from Porta App)</w:t>
      </w:r>
    </w:p>
    <w:p w14:paraId="749710CA" w14:textId="75FDB03B" w:rsidR="00D1644C" w:rsidRDefault="00D1644C" w:rsidP="0081027B">
      <w:pPr>
        <w:pStyle w:val="ListParagraph"/>
        <w:numPr>
          <w:ilvl w:val="0"/>
          <w:numId w:val="30"/>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rPr>
        <w:t>At any time if user press</w:t>
      </w:r>
      <w:r w:rsidR="00663B3E">
        <w:rPr>
          <w:rFonts w:asciiTheme="minorHAnsi" w:hAnsiTheme="minorHAnsi" w:cstheme="minorHAnsi"/>
        </w:rPr>
        <w:t>es</w:t>
      </w:r>
      <w:r>
        <w:rPr>
          <w:rFonts w:asciiTheme="minorHAnsi" w:hAnsiTheme="minorHAnsi" w:cstheme="minorHAnsi"/>
        </w:rPr>
        <w:t xml:space="preserve"> the </w:t>
      </w:r>
      <w:r w:rsidR="00663B3E">
        <w:rPr>
          <w:rFonts w:asciiTheme="minorHAnsi" w:hAnsiTheme="minorHAnsi" w:cstheme="minorHAnsi"/>
        </w:rPr>
        <w:t xml:space="preserve">capacitive Up/Down </w:t>
      </w:r>
      <w:r>
        <w:rPr>
          <w:rFonts w:asciiTheme="minorHAnsi" w:hAnsiTheme="minorHAnsi" w:cstheme="minorHAnsi"/>
        </w:rPr>
        <w:t xml:space="preserve">button for setting AC temperature, </w:t>
      </w:r>
      <w:del w:id="1467" w:author="singh qmax" w:date="2020-07-17T00:19:00Z">
        <w:r w:rsidDel="00FF6AD8">
          <w:rPr>
            <w:rFonts w:asciiTheme="minorHAnsi" w:hAnsiTheme="minorHAnsi" w:cstheme="minorHAnsi"/>
          </w:rPr>
          <w:delText>AMENOS</w:delText>
        </w:r>
      </w:del>
      <w:ins w:id="1468" w:author="singh qmax" w:date="2020-07-17T00:19:00Z">
        <w:r w:rsidR="00FF6AD8">
          <w:rPr>
            <w:rFonts w:asciiTheme="minorHAnsi" w:hAnsiTheme="minorHAnsi" w:cstheme="minorHAnsi"/>
          </w:rPr>
          <w:t>Amenos</w:t>
        </w:r>
      </w:ins>
      <w:r>
        <w:rPr>
          <w:rFonts w:asciiTheme="minorHAnsi" w:hAnsiTheme="minorHAnsi" w:cstheme="minorHAnsi"/>
        </w:rPr>
        <w:t xml:space="preserve"> send sensor data to HUB instantly</w:t>
      </w:r>
      <w:r w:rsidR="00A35485">
        <w:rPr>
          <w:rFonts w:asciiTheme="minorHAnsi" w:hAnsiTheme="minorHAnsi" w:cstheme="minorHAnsi"/>
        </w:rPr>
        <w:t>.</w:t>
      </w:r>
    </w:p>
    <w:p w14:paraId="5144315F" w14:textId="633179AE" w:rsidR="00B32F07" w:rsidRPr="00B32F07" w:rsidRDefault="00B32F07" w:rsidP="0081027B">
      <w:pPr>
        <w:pStyle w:val="ListParagraph"/>
        <w:numPr>
          <w:ilvl w:val="0"/>
          <w:numId w:val="30"/>
        </w:numPr>
        <w:suppressAutoHyphens/>
        <w:spacing w:before="120" w:after="0" w:line="240" w:lineRule="auto"/>
        <w:contextualSpacing w:val="0"/>
        <w:jc w:val="both"/>
        <w:rPr>
          <w:rFonts w:asciiTheme="minorHAnsi" w:hAnsiTheme="minorHAnsi" w:cstheme="minorHAnsi"/>
        </w:rPr>
      </w:pPr>
      <w:r>
        <w:rPr>
          <w:rFonts w:asciiTheme="minorHAnsi" w:hAnsiTheme="minorHAnsi" w:cstheme="minorHAnsi"/>
          <w:color w:val="000000"/>
        </w:rPr>
        <w:t>By Default, Amenos sets AC according as</w:t>
      </w:r>
      <w:r w:rsidRPr="00D969A5">
        <w:rPr>
          <w:rFonts w:asciiTheme="minorHAnsi" w:hAnsiTheme="minorHAnsi" w:cstheme="minorHAnsi"/>
          <w:color w:val="000000"/>
        </w:rPr>
        <w:t xml:space="preserve"> Day</w:t>
      </w:r>
      <w:r>
        <w:rPr>
          <w:rFonts w:asciiTheme="minorHAnsi" w:hAnsiTheme="minorHAnsi" w:cstheme="minorHAnsi"/>
          <w:color w:val="000000"/>
        </w:rPr>
        <w:t>/</w:t>
      </w:r>
      <w:r w:rsidRPr="00D969A5">
        <w:rPr>
          <w:rFonts w:asciiTheme="minorHAnsi" w:hAnsiTheme="minorHAnsi" w:cstheme="minorHAnsi"/>
          <w:color w:val="000000"/>
        </w:rPr>
        <w:t>Night mode based on real time clock</w:t>
      </w:r>
      <w:r>
        <w:rPr>
          <w:rFonts w:asciiTheme="minorHAnsi" w:hAnsiTheme="minorHAnsi" w:cstheme="minorHAnsi"/>
          <w:color w:val="000000"/>
        </w:rPr>
        <w:t xml:space="preserve"> which means AC temperature by default will be set to the default Day/Night temperature however if required, guests can set the temperature as and when required.</w:t>
      </w:r>
    </w:p>
    <w:p w14:paraId="0AD44D4D" w14:textId="77777777" w:rsidR="00D22387" w:rsidRDefault="00D22387" w:rsidP="00E05378">
      <w:pPr>
        <w:pStyle w:val="ListParagraph"/>
        <w:suppressAutoHyphens/>
        <w:spacing w:before="120" w:after="0" w:line="240" w:lineRule="auto"/>
        <w:contextualSpacing w:val="0"/>
        <w:jc w:val="both"/>
        <w:rPr>
          <w:rFonts w:asciiTheme="minorHAnsi" w:hAnsiTheme="minorHAnsi" w:cstheme="minorHAnsi"/>
        </w:rPr>
      </w:pPr>
    </w:p>
    <w:p w14:paraId="70CC5882" w14:textId="0C08FF80" w:rsidR="00E15CE6" w:rsidRPr="00A24FD3" w:rsidRDefault="00DD5B98">
      <w:pPr>
        <w:suppressAutoHyphens/>
        <w:spacing w:before="120" w:after="0" w:line="240" w:lineRule="auto"/>
        <w:jc w:val="both"/>
        <w:rPr>
          <w:rFonts w:asciiTheme="minorHAnsi" w:hAnsiTheme="minorHAnsi" w:cstheme="minorHAnsi"/>
        </w:rPr>
      </w:pPr>
      <w:r w:rsidRPr="00A24FD3">
        <w:rPr>
          <w:rFonts w:asciiTheme="minorHAnsi" w:hAnsiTheme="minorHAnsi" w:cstheme="minorHAnsi"/>
        </w:rPr>
        <w:t>(For</w:t>
      </w:r>
      <w:r w:rsidR="00391E9A" w:rsidRPr="00A24FD3">
        <w:rPr>
          <w:rFonts w:asciiTheme="minorHAnsi" w:hAnsiTheme="minorHAnsi" w:cstheme="minorHAnsi"/>
        </w:rPr>
        <w:t xml:space="preserve"> HUB communication packets refer </w:t>
      </w:r>
      <w:r w:rsidR="00391E9A" w:rsidRPr="00974219">
        <w:rPr>
          <w:rFonts w:asciiTheme="minorHAnsi" w:hAnsiTheme="minorHAnsi" w:cstheme="minorHAnsi"/>
          <w:color w:val="215868" w:themeColor="accent5" w:themeShade="80"/>
          <w:rPrChange w:id="1469" w:author="singh qmax" w:date="2020-07-16T21:00:00Z">
            <w:rPr>
              <w:rFonts w:asciiTheme="minorHAnsi" w:hAnsiTheme="minorHAnsi" w:cstheme="minorHAnsi"/>
            </w:rPr>
          </w:rPrChange>
        </w:rPr>
        <w:fldChar w:fldCharType="begin"/>
      </w:r>
      <w:r w:rsidR="00391E9A" w:rsidRPr="00974219">
        <w:rPr>
          <w:rFonts w:asciiTheme="minorHAnsi" w:hAnsiTheme="minorHAnsi" w:cstheme="minorHAnsi"/>
          <w:color w:val="215868" w:themeColor="accent5" w:themeShade="80"/>
          <w:rPrChange w:id="1470" w:author="singh qmax" w:date="2020-07-16T21:00:00Z">
            <w:rPr>
              <w:rFonts w:asciiTheme="minorHAnsi" w:hAnsiTheme="minorHAnsi" w:cstheme="minorHAnsi"/>
            </w:rPr>
          </w:rPrChange>
        </w:rPr>
        <w:instrText xml:space="preserve"> REF _Ref44607217 \h </w:instrText>
      </w:r>
      <w:r w:rsidR="00A24FD3" w:rsidRPr="00974219">
        <w:rPr>
          <w:rFonts w:asciiTheme="minorHAnsi" w:hAnsiTheme="minorHAnsi" w:cstheme="minorHAnsi"/>
          <w:color w:val="215868" w:themeColor="accent5" w:themeShade="80"/>
          <w:rPrChange w:id="1471" w:author="singh qmax" w:date="2020-07-16T21:00:00Z">
            <w:rPr>
              <w:rFonts w:asciiTheme="minorHAnsi" w:hAnsiTheme="minorHAnsi" w:cstheme="minorHAnsi"/>
            </w:rPr>
          </w:rPrChange>
        </w:rPr>
        <w:instrText xml:space="preserve"> \* MERGEFORMAT </w:instrText>
      </w:r>
      <w:r w:rsidR="00391E9A" w:rsidRPr="00974219">
        <w:rPr>
          <w:rFonts w:asciiTheme="minorHAnsi" w:hAnsiTheme="minorHAnsi" w:cstheme="minorHAnsi"/>
          <w:color w:val="215868" w:themeColor="accent5" w:themeShade="80"/>
          <w:rPrChange w:id="1472" w:author="singh qmax" w:date="2020-07-16T21:00:00Z">
            <w:rPr>
              <w:rFonts w:asciiTheme="minorHAnsi" w:hAnsiTheme="minorHAnsi" w:cstheme="minorHAnsi"/>
              <w:color w:val="215868" w:themeColor="accent5" w:themeShade="80"/>
            </w:rPr>
          </w:rPrChange>
        </w:rPr>
      </w:r>
      <w:r w:rsidR="00391E9A" w:rsidRPr="00974219">
        <w:rPr>
          <w:rFonts w:asciiTheme="minorHAnsi" w:hAnsiTheme="minorHAnsi" w:cstheme="minorHAnsi"/>
          <w:color w:val="215868" w:themeColor="accent5" w:themeShade="80"/>
          <w:rPrChange w:id="1473" w:author="singh qmax" w:date="2020-07-16T21:00:00Z">
            <w:rPr>
              <w:rFonts w:asciiTheme="minorHAnsi" w:hAnsiTheme="minorHAnsi" w:cstheme="minorHAnsi"/>
            </w:rPr>
          </w:rPrChange>
        </w:rPr>
        <w:fldChar w:fldCharType="separate"/>
      </w:r>
      <w:r w:rsidR="00391E9A" w:rsidRPr="00974219">
        <w:rPr>
          <w:rFonts w:asciiTheme="minorHAnsi" w:hAnsiTheme="minorHAnsi" w:cstheme="minorHAnsi"/>
          <w:color w:val="215868" w:themeColor="accent5" w:themeShade="80"/>
          <w:rPrChange w:id="1474" w:author="singh qmax" w:date="2020-07-16T21:00:00Z">
            <w:rPr>
              <w:rFonts w:asciiTheme="minorHAnsi" w:hAnsiTheme="minorHAnsi" w:cstheme="minorHAnsi"/>
            </w:rPr>
          </w:rPrChange>
        </w:rPr>
        <w:t>Communication with Hub</w:t>
      </w:r>
      <w:r w:rsidR="00391E9A" w:rsidRPr="00974219">
        <w:rPr>
          <w:rFonts w:asciiTheme="minorHAnsi" w:hAnsiTheme="minorHAnsi" w:cstheme="minorHAnsi"/>
          <w:color w:val="215868" w:themeColor="accent5" w:themeShade="80"/>
          <w:rPrChange w:id="1475" w:author="singh qmax" w:date="2020-07-16T21:00:00Z">
            <w:rPr>
              <w:rFonts w:asciiTheme="minorHAnsi" w:hAnsiTheme="minorHAnsi" w:cstheme="minorHAnsi"/>
            </w:rPr>
          </w:rPrChange>
        </w:rPr>
        <w:fldChar w:fldCharType="end"/>
      </w:r>
      <w:r w:rsidR="00391E9A" w:rsidRPr="00A24FD3">
        <w:rPr>
          <w:rFonts w:asciiTheme="minorHAnsi" w:hAnsiTheme="minorHAnsi" w:cstheme="minorHAnsi"/>
        </w:rPr>
        <w:t xml:space="preserve"> )</w:t>
      </w:r>
    </w:p>
    <w:p w14:paraId="4E2F2022" w14:textId="73D05359" w:rsidR="00BA2C27" w:rsidRDefault="00BA2C27" w:rsidP="00BA2C27">
      <w:pPr>
        <w:pStyle w:val="Heading4"/>
      </w:pPr>
      <w:r>
        <w:lastRenderedPageBreak/>
        <w:t>Kinisi-Amenos communication</w:t>
      </w:r>
    </w:p>
    <w:p w14:paraId="26842AD8" w14:textId="77777777" w:rsidR="00032159" w:rsidRDefault="00032159" w:rsidP="00BA2C27">
      <w:pPr>
        <w:pStyle w:val="ListParagraph"/>
        <w:numPr>
          <w:ilvl w:val="0"/>
          <w:numId w:val="50"/>
        </w:numPr>
        <w:rPr>
          <w:rFonts w:asciiTheme="minorHAnsi" w:hAnsiTheme="minorHAnsi" w:cstheme="minorHAnsi"/>
        </w:rPr>
      </w:pPr>
      <w:r>
        <w:rPr>
          <w:rFonts w:asciiTheme="minorHAnsi" w:hAnsiTheme="minorHAnsi" w:cstheme="minorHAnsi"/>
        </w:rPr>
        <w:t>Kinisi acts as slave of Amenos. It gives notification is any movement is detected in proximity.</w:t>
      </w:r>
    </w:p>
    <w:p w14:paraId="1A1A79CA" w14:textId="7392225C" w:rsidR="00BA2C27" w:rsidRPr="00E05378" w:rsidRDefault="00032159" w:rsidP="00BA2C27">
      <w:pPr>
        <w:pStyle w:val="ListParagraph"/>
        <w:numPr>
          <w:ilvl w:val="0"/>
          <w:numId w:val="50"/>
        </w:numPr>
        <w:rPr>
          <w:rFonts w:asciiTheme="minorHAnsi" w:hAnsiTheme="minorHAnsi" w:cstheme="minorHAnsi"/>
        </w:rPr>
      </w:pPr>
      <w:del w:id="1476" w:author="singh qmax" w:date="2020-07-16T21:00:00Z">
        <w:r w:rsidDel="00974219">
          <w:rPr>
            <w:rFonts w:asciiTheme="minorHAnsi" w:hAnsiTheme="minorHAnsi" w:cstheme="minorHAnsi"/>
          </w:rPr>
          <w:delText>In order to</w:delText>
        </w:r>
      </w:del>
      <w:ins w:id="1477" w:author="singh qmax" w:date="2020-07-16T21:00:00Z">
        <w:r w:rsidR="00974219">
          <w:rPr>
            <w:rFonts w:asciiTheme="minorHAnsi" w:hAnsiTheme="minorHAnsi" w:cstheme="minorHAnsi"/>
          </w:rPr>
          <w:t>To</w:t>
        </w:r>
      </w:ins>
      <w:r>
        <w:rPr>
          <w:rFonts w:asciiTheme="minorHAnsi" w:hAnsiTheme="minorHAnsi" w:cstheme="minorHAnsi"/>
        </w:rPr>
        <w:t xml:space="preserve"> communicate, Kinisi needs to be first registered to Amenos.</w:t>
      </w:r>
    </w:p>
    <w:p w14:paraId="55784A74" w14:textId="13F40580" w:rsidR="00BA2C27" w:rsidRDefault="00BA2C27">
      <w:pPr>
        <w:pStyle w:val="ListParagraph"/>
        <w:numPr>
          <w:ilvl w:val="0"/>
          <w:numId w:val="50"/>
        </w:numPr>
        <w:rPr>
          <w:rFonts w:asciiTheme="minorHAnsi" w:hAnsiTheme="minorHAnsi" w:cstheme="minorHAnsi"/>
        </w:rPr>
      </w:pPr>
      <w:r w:rsidRPr="00E05378">
        <w:rPr>
          <w:rFonts w:asciiTheme="minorHAnsi" w:hAnsiTheme="minorHAnsi" w:cstheme="minorHAnsi"/>
        </w:rPr>
        <w:t xml:space="preserve">For detailed description refer section </w:t>
      </w:r>
      <w:r w:rsidRPr="00974219">
        <w:rPr>
          <w:rFonts w:asciiTheme="minorHAnsi" w:hAnsiTheme="minorHAnsi" w:cstheme="minorHAnsi"/>
          <w:color w:val="215868" w:themeColor="accent5" w:themeShade="80"/>
          <w:rPrChange w:id="1478" w:author="singh qmax" w:date="2020-07-16T21:00:00Z">
            <w:rPr>
              <w:rFonts w:asciiTheme="minorHAnsi" w:hAnsiTheme="minorHAnsi" w:cstheme="minorHAnsi"/>
            </w:rPr>
          </w:rPrChange>
        </w:rPr>
        <w:fldChar w:fldCharType="begin"/>
      </w:r>
      <w:r w:rsidRPr="00974219">
        <w:rPr>
          <w:rFonts w:asciiTheme="minorHAnsi" w:hAnsiTheme="minorHAnsi" w:cstheme="minorHAnsi"/>
          <w:color w:val="215868" w:themeColor="accent5" w:themeShade="80"/>
          <w:rPrChange w:id="1479" w:author="singh qmax" w:date="2020-07-16T21:00:00Z">
            <w:rPr>
              <w:rFonts w:asciiTheme="minorHAnsi" w:hAnsiTheme="minorHAnsi" w:cstheme="minorHAnsi"/>
            </w:rPr>
          </w:rPrChange>
        </w:rPr>
        <w:instrText xml:space="preserve"> REF _Ref45187140 \r \h </w:instrText>
      </w:r>
      <w:r w:rsidR="006F6FE3" w:rsidRPr="00974219">
        <w:rPr>
          <w:rFonts w:asciiTheme="minorHAnsi" w:hAnsiTheme="minorHAnsi" w:cstheme="minorHAnsi"/>
          <w:color w:val="215868" w:themeColor="accent5" w:themeShade="80"/>
          <w:rPrChange w:id="1480" w:author="singh qmax" w:date="2020-07-16T21:00:00Z">
            <w:rPr>
              <w:rFonts w:asciiTheme="minorHAnsi" w:hAnsiTheme="minorHAnsi" w:cstheme="minorHAnsi"/>
            </w:rPr>
          </w:rPrChange>
        </w:rPr>
        <w:instrText xml:space="preserve"> \* MERGEFORMAT </w:instrText>
      </w:r>
      <w:r w:rsidRPr="00974219">
        <w:rPr>
          <w:rFonts w:asciiTheme="minorHAnsi" w:hAnsiTheme="minorHAnsi" w:cstheme="minorHAnsi"/>
          <w:color w:val="215868" w:themeColor="accent5" w:themeShade="80"/>
          <w:rPrChange w:id="1481" w:author="singh qmax" w:date="2020-07-16T21:00:00Z">
            <w:rPr>
              <w:rFonts w:asciiTheme="minorHAnsi" w:hAnsiTheme="minorHAnsi" w:cstheme="minorHAnsi"/>
              <w:color w:val="215868" w:themeColor="accent5" w:themeShade="80"/>
            </w:rPr>
          </w:rPrChange>
        </w:rPr>
      </w:r>
      <w:r w:rsidRPr="00974219">
        <w:rPr>
          <w:rFonts w:asciiTheme="minorHAnsi" w:hAnsiTheme="minorHAnsi" w:cstheme="minorHAnsi"/>
          <w:color w:val="215868" w:themeColor="accent5" w:themeShade="80"/>
          <w:rPrChange w:id="1482" w:author="singh qmax" w:date="2020-07-16T21:00:00Z">
            <w:rPr>
              <w:rFonts w:asciiTheme="minorHAnsi" w:hAnsiTheme="minorHAnsi" w:cstheme="minorHAnsi"/>
            </w:rPr>
          </w:rPrChange>
        </w:rPr>
        <w:fldChar w:fldCharType="separate"/>
      </w:r>
      <w:r w:rsidRPr="00974219">
        <w:rPr>
          <w:rFonts w:asciiTheme="minorHAnsi" w:hAnsiTheme="minorHAnsi" w:cstheme="minorHAnsi"/>
          <w:color w:val="215868" w:themeColor="accent5" w:themeShade="80"/>
          <w:rPrChange w:id="1483" w:author="singh qmax" w:date="2020-07-16T21:00:00Z">
            <w:rPr>
              <w:rFonts w:asciiTheme="minorHAnsi" w:hAnsiTheme="minorHAnsi" w:cstheme="minorHAnsi"/>
            </w:rPr>
          </w:rPrChange>
        </w:rPr>
        <w:t>4.3.5</w:t>
      </w:r>
      <w:r w:rsidRPr="00974219">
        <w:rPr>
          <w:rFonts w:asciiTheme="minorHAnsi" w:hAnsiTheme="minorHAnsi" w:cstheme="minorHAnsi"/>
          <w:color w:val="215868" w:themeColor="accent5" w:themeShade="80"/>
          <w:rPrChange w:id="1484" w:author="singh qmax" w:date="2020-07-16T21:00:00Z">
            <w:rPr>
              <w:rFonts w:asciiTheme="minorHAnsi" w:hAnsiTheme="minorHAnsi" w:cstheme="minorHAnsi"/>
            </w:rPr>
          </w:rPrChange>
        </w:rPr>
        <w:fldChar w:fldCharType="end"/>
      </w:r>
    </w:p>
    <w:p w14:paraId="1723C984" w14:textId="60B3BC0D" w:rsidR="00A976B5" w:rsidRDefault="00A976B5" w:rsidP="00D969A5">
      <w:pPr>
        <w:pStyle w:val="Heading4"/>
      </w:pPr>
      <w:r>
        <w:t>Wake After in case of Over temperature</w:t>
      </w:r>
    </w:p>
    <w:p w14:paraId="3BC013F4" w14:textId="77777777" w:rsidR="00A976B5" w:rsidRPr="00D969A5" w:rsidRDefault="00A976B5" w:rsidP="00A976B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Amenos monitors temperature on regular basis and transmit it to hub.</w:t>
      </w:r>
    </w:p>
    <w:p w14:paraId="54D842CE" w14:textId="271A9E7F" w:rsidR="00A976B5" w:rsidRPr="00D969A5" w:rsidRDefault="00A976B5" w:rsidP="00D969A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 xml:space="preserve">Hub monitors received temperature from sensor and Upon Over Temperature, Hub will </w:t>
      </w:r>
      <w:proofErr w:type="gramStart"/>
      <w:r w:rsidRPr="00D969A5">
        <w:rPr>
          <w:rFonts w:asciiTheme="minorHAnsi" w:hAnsiTheme="minorHAnsi" w:cstheme="minorHAnsi"/>
        </w:rPr>
        <w:t>send  ‘</w:t>
      </w:r>
      <w:proofErr w:type="gramEnd"/>
      <w:r w:rsidRPr="00D969A5">
        <w:rPr>
          <w:rFonts w:asciiTheme="minorHAnsi" w:hAnsiTheme="minorHAnsi" w:cstheme="minorHAnsi"/>
        </w:rPr>
        <w:t>Wake-After’ command and send over temperature alert to the Ikanos</w:t>
      </w:r>
    </w:p>
    <w:p w14:paraId="0787B3BA" w14:textId="580947DC" w:rsidR="00A976B5" w:rsidRPr="00D969A5" w:rsidRDefault="00A976B5" w:rsidP="00D969A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Amenos implements protocol handling such that upon receipt of the command “Wake-After”, it goes into deep sleep mode and wakes after a default time period of “10 Seconds”. This is build-configuration parameter.</w:t>
      </w:r>
    </w:p>
    <w:p w14:paraId="7C06A6B5" w14:textId="7320D786" w:rsidR="00A976B5" w:rsidRPr="00D969A5" w:rsidRDefault="00A976B5" w:rsidP="00D969A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After 10 Seconds, Amenos will wake up and work in normal mode.</w:t>
      </w:r>
    </w:p>
    <w:p w14:paraId="26365A2D" w14:textId="77777777" w:rsidR="00A976B5" w:rsidRPr="00D969A5" w:rsidRDefault="00A976B5" w:rsidP="00D969A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Hub shall not declare “Man-Down” during the 10 Second period. The “</w:t>
      </w:r>
      <w:proofErr w:type="spellStart"/>
      <w:r w:rsidRPr="00D969A5">
        <w:rPr>
          <w:rFonts w:asciiTheme="minorHAnsi" w:hAnsiTheme="minorHAnsi" w:cstheme="minorHAnsi"/>
        </w:rPr>
        <w:t>OverTemp</w:t>
      </w:r>
      <w:proofErr w:type="spellEnd"/>
      <w:r w:rsidRPr="00D969A5">
        <w:rPr>
          <w:rFonts w:asciiTheme="minorHAnsi" w:hAnsiTheme="minorHAnsi" w:cstheme="minorHAnsi"/>
        </w:rPr>
        <w:t>” Alert will not be reset until the affected sensor temp readings go below the thresholds</w:t>
      </w:r>
    </w:p>
    <w:p w14:paraId="0E2E43E5" w14:textId="1A0A21FC" w:rsidR="00A976B5" w:rsidRDefault="00A976B5">
      <w:pPr>
        <w:pStyle w:val="ListParagraph"/>
        <w:numPr>
          <w:ilvl w:val="0"/>
          <w:numId w:val="61"/>
        </w:numPr>
        <w:spacing w:before="80" w:after="80" w:line="240" w:lineRule="auto"/>
        <w:rPr>
          <w:rFonts w:asciiTheme="minorHAnsi" w:hAnsiTheme="minorHAnsi" w:cstheme="minorHAnsi"/>
        </w:rPr>
      </w:pPr>
      <w:r w:rsidRPr="00D969A5">
        <w:rPr>
          <w:rFonts w:asciiTheme="minorHAnsi" w:hAnsiTheme="minorHAnsi" w:cstheme="minorHAnsi"/>
        </w:rPr>
        <w:t xml:space="preserve">Over temperature “Set” will happen at 50 Deg C and “Reset” will happen at 45 Deg C. </w:t>
      </w:r>
    </w:p>
    <w:p w14:paraId="74E8C221" w14:textId="2608E87F" w:rsidR="004207AF" w:rsidRPr="00D969A5" w:rsidRDefault="00383582" w:rsidP="00D969A5">
      <w:pPr>
        <w:pStyle w:val="ListParagraph"/>
        <w:numPr>
          <w:ilvl w:val="0"/>
          <w:numId w:val="61"/>
        </w:numPr>
        <w:spacing w:before="80" w:after="80" w:line="240" w:lineRule="auto"/>
      </w:pPr>
      <w:r w:rsidRPr="00FE6E9B">
        <w:rPr>
          <w:rFonts w:asciiTheme="minorHAnsi" w:hAnsiTheme="minorHAnsi" w:cstheme="minorHAnsi"/>
        </w:rPr>
        <w:t>Between Set and Reset, it is highly possible that Amenos will go through cycles of wake-up and going back to deep-sleep mode.</w:t>
      </w:r>
    </w:p>
    <w:p w14:paraId="213B23ED" w14:textId="5BD1AC26" w:rsidR="00AD3B18" w:rsidRDefault="00AD3B18" w:rsidP="00AD3B18">
      <w:pPr>
        <w:pStyle w:val="Heading4"/>
      </w:pPr>
      <w:r>
        <w:t>Preventive Maintenance</w:t>
      </w:r>
    </w:p>
    <w:p w14:paraId="15C610CA" w14:textId="62CE783C" w:rsidR="00AD3B18" w:rsidRPr="00D969A5" w:rsidRDefault="009032D8" w:rsidP="00AD3B18">
      <w:pPr>
        <w:pStyle w:val="ListParagraph"/>
        <w:numPr>
          <w:ilvl w:val="0"/>
          <w:numId w:val="62"/>
        </w:numPr>
        <w:rPr>
          <w:rFonts w:asciiTheme="minorHAnsi" w:hAnsiTheme="minorHAnsi" w:cstheme="minorHAnsi"/>
        </w:rPr>
      </w:pPr>
      <w:r w:rsidRPr="00DB6D48">
        <w:rPr>
          <w:rFonts w:asciiTheme="minorHAnsi" w:hAnsiTheme="minorHAnsi" w:cstheme="minorHAnsi"/>
        </w:rPr>
        <w:t>To</w:t>
      </w:r>
      <w:r w:rsidR="00AD3B18" w:rsidRPr="00D969A5">
        <w:rPr>
          <w:rFonts w:asciiTheme="minorHAnsi" w:hAnsiTheme="minorHAnsi" w:cstheme="minorHAnsi"/>
        </w:rPr>
        <w:t xml:space="preserve"> track and keep record of maintenance, Amenos always monitors relays and lights operations.</w:t>
      </w:r>
    </w:p>
    <w:p w14:paraId="0BD63A9C" w14:textId="1E1DF661" w:rsidR="00E82E17" w:rsidRDefault="00AD3B18" w:rsidP="00E82E17">
      <w:pPr>
        <w:pStyle w:val="ListParagraph"/>
        <w:numPr>
          <w:ilvl w:val="0"/>
          <w:numId w:val="62"/>
        </w:numPr>
        <w:rPr>
          <w:rFonts w:asciiTheme="minorHAnsi" w:hAnsiTheme="minorHAnsi" w:cstheme="minorHAnsi"/>
        </w:rPr>
      </w:pPr>
      <w:r w:rsidRPr="00D969A5">
        <w:rPr>
          <w:rFonts w:asciiTheme="minorHAnsi" w:hAnsiTheme="minorHAnsi" w:cstheme="minorHAnsi"/>
        </w:rPr>
        <w:t>For HVAC, whenever relay is turned ON, it increments count by 1. As there are 3 relays, it maintains counts individually and reports the same to hub in sensor packet. Hub can take preventive maintenance accordingly</w:t>
      </w:r>
      <w:r w:rsidR="00E82E17" w:rsidRPr="00D969A5">
        <w:rPr>
          <w:rFonts w:asciiTheme="minorHAnsi" w:hAnsiTheme="minorHAnsi" w:cstheme="minorHAnsi"/>
        </w:rPr>
        <w:t xml:space="preserve"> like if any of relay is turned ON for more than the specified limit, it will generate alert accordingly.</w:t>
      </w:r>
    </w:p>
    <w:p w14:paraId="77D34453" w14:textId="597AA320" w:rsidR="004207AF" w:rsidRPr="004207AF" w:rsidRDefault="00383582" w:rsidP="00D969A5">
      <w:pPr>
        <w:pStyle w:val="ListParagraph"/>
        <w:numPr>
          <w:ilvl w:val="0"/>
          <w:numId w:val="62"/>
        </w:numPr>
      </w:pPr>
      <w:r w:rsidRPr="00FE6E9B">
        <w:rPr>
          <w:rFonts w:asciiTheme="minorHAnsi" w:hAnsiTheme="minorHAnsi" w:cstheme="minorHAnsi"/>
        </w:rPr>
        <w:t>Similarly, for all the connected lights, it keeps record of how long individual bulb has been switched ON and stores in memory. It also passes the same information in sensor packet before sending to hub. If certain bulb crosses the total ON time beyond the limit, it must be replaced and hence alarm should be raised for it.</w:t>
      </w:r>
    </w:p>
    <w:p w14:paraId="1CB34771" w14:textId="77777777" w:rsidR="00A70C6A" w:rsidRPr="00E57C74" w:rsidRDefault="00A70C6A" w:rsidP="00A13ECC">
      <w:pPr>
        <w:pStyle w:val="Heading3"/>
      </w:pPr>
      <w:bookmarkStart w:id="1485" w:name="_Toc44786608"/>
      <w:bookmarkStart w:id="1486" w:name="_Toc45218207"/>
      <w:bookmarkStart w:id="1487" w:name="_Toc43830571"/>
      <w:bookmarkStart w:id="1488" w:name="_Toc43833444"/>
      <w:bookmarkStart w:id="1489" w:name="_Toc43830572"/>
      <w:bookmarkStart w:id="1490" w:name="_Toc43833445"/>
      <w:bookmarkStart w:id="1491" w:name="_Toc43830573"/>
      <w:bookmarkStart w:id="1492" w:name="_Toc43833446"/>
      <w:bookmarkStart w:id="1493" w:name="_Toc38568261"/>
      <w:bookmarkStart w:id="1494" w:name="_Toc38458167"/>
      <w:bookmarkStart w:id="1495" w:name="_Toc38448470"/>
      <w:bookmarkStart w:id="1496" w:name="_Ref44596862"/>
      <w:bookmarkStart w:id="1497" w:name="_Toc45871409"/>
      <w:bookmarkEnd w:id="1485"/>
      <w:bookmarkEnd w:id="1486"/>
      <w:bookmarkEnd w:id="1487"/>
      <w:bookmarkEnd w:id="1488"/>
      <w:bookmarkEnd w:id="1489"/>
      <w:bookmarkEnd w:id="1490"/>
      <w:bookmarkEnd w:id="1491"/>
      <w:bookmarkEnd w:id="1492"/>
      <w:r w:rsidRPr="00E57C74">
        <w:t>OTAP Mode</w:t>
      </w:r>
      <w:bookmarkEnd w:id="1493"/>
      <w:bookmarkEnd w:id="1494"/>
      <w:bookmarkEnd w:id="1495"/>
      <w:bookmarkEnd w:id="1496"/>
      <w:bookmarkEnd w:id="1497"/>
    </w:p>
    <w:p w14:paraId="1BE9B6E8" w14:textId="3C35D04C" w:rsidR="009F47B1" w:rsidRPr="00E57C74" w:rsidRDefault="009F47B1" w:rsidP="009F47B1">
      <w:pPr>
        <w:pStyle w:val="ListParagraph"/>
        <w:numPr>
          <w:ilvl w:val="0"/>
          <w:numId w:val="30"/>
        </w:numPr>
        <w:suppressAutoHyphens/>
        <w:spacing w:before="120" w:after="0" w:line="240" w:lineRule="auto"/>
        <w:contextualSpacing w:val="0"/>
        <w:jc w:val="both"/>
        <w:rPr>
          <w:rFonts w:asciiTheme="minorHAnsi" w:hAnsiTheme="minorHAnsi" w:cstheme="minorHAnsi"/>
        </w:rPr>
      </w:pPr>
      <w:bookmarkStart w:id="1498" w:name="_Toc38568257"/>
      <w:bookmarkStart w:id="1499" w:name="_Toc38458158"/>
      <w:bookmarkStart w:id="1500" w:name="_Toc38448462"/>
      <w:r w:rsidRPr="00E57C74">
        <w:rPr>
          <w:rFonts w:asciiTheme="minorHAnsi" w:hAnsiTheme="minorHAnsi" w:cstheme="minorHAnsi"/>
        </w:rPr>
        <w:t>If new firmware is available,</w:t>
      </w:r>
      <w:r>
        <w:rPr>
          <w:rFonts w:asciiTheme="minorHAnsi" w:hAnsiTheme="minorHAnsi" w:cstheme="minorHAnsi"/>
        </w:rPr>
        <w:t xml:space="preserve"> Hub initiate OTAP process by sending </w:t>
      </w:r>
      <w:del w:id="1501" w:author="singh qmax" w:date="2020-07-17T00:19:00Z">
        <w:r w:rsidRPr="00034E97" w:rsidDel="00FF6AD8">
          <w:rPr>
            <w:rFonts w:ascii="Courier New" w:hAnsi="Courier New" w:cs="Courier New"/>
          </w:rPr>
          <w:delText>A</w:delText>
        </w:r>
        <w:r w:rsidR="001E143F" w:rsidDel="00FF6AD8">
          <w:rPr>
            <w:rFonts w:ascii="Courier New" w:hAnsi="Courier New" w:cs="Courier New"/>
          </w:rPr>
          <w:delText>MENOS</w:delText>
        </w:r>
      </w:del>
      <w:ins w:id="1502" w:author="singh qmax" w:date="2020-07-17T00:19:00Z">
        <w:r w:rsidR="00FF6AD8">
          <w:rPr>
            <w:rFonts w:ascii="Courier New" w:hAnsi="Courier New" w:cs="Courier New"/>
          </w:rPr>
          <w:t>Amenos</w:t>
        </w:r>
      </w:ins>
      <w:r w:rsidRPr="00034E97">
        <w:rPr>
          <w:rFonts w:ascii="Courier New" w:hAnsi="Courier New" w:cs="Courier New"/>
        </w:rPr>
        <w:t xml:space="preserve"> OTAP packet</w:t>
      </w:r>
      <w:r>
        <w:rPr>
          <w:rFonts w:asciiTheme="minorHAnsi" w:hAnsiTheme="minorHAnsi" w:cstheme="minorHAnsi"/>
        </w:rPr>
        <w:t xml:space="preserve"> to </w:t>
      </w:r>
      <w:del w:id="1503" w:author="singh qmax" w:date="2020-07-17T00:19:00Z">
        <w:r w:rsidR="001E143F" w:rsidDel="00FF6AD8">
          <w:rPr>
            <w:rFonts w:asciiTheme="minorHAnsi" w:hAnsiTheme="minorHAnsi" w:cstheme="minorHAnsi"/>
          </w:rPr>
          <w:delText>AMENOS</w:delText>
        </w:r>
      </w:del>
      <w:ins w:id="1504" w:author="singh qmax" w:date="2020-07-17T00:19:00Z">
        <w:r w:rsidR="00FF6AD8">
          <w:rPr>
            <w:rFonts w:asciiTheme="minorHAnsi" w:hAnsiTheme="minorHAnsi" w:cstheme="minorHAnsi"/>
          </w:rPr>
          <w:t>Amenos</w:t>
        </w:r>
      </w:ins>
      <w:r>
        <w:rPr>
          <w:rFonts w:asciiTheme="minorHAnsi" w:hAnsiTheme="minorHAnsi" w:cstheme="minorHAnsi"/>
        </w:rPr>
        <w:t>, then</w:t>
      </w:r>
      <w:r w:rsidRPr="00E57C74">
        <w:rPr>
          <w:rFonts w:asciiTheme="minorHAnsi" w:hAnsiTheme="minorHAnsi" w:cstheme="minorHAnsi"/>
        </w:rPr>
        <w:t xml:space="preserve"> </w:t>
      </w:r>
      <w:del w:id="1505" w:author="singh qmax" w:date="2020-07-17T00:19:00Z">
        <w:r w:rsidR="001E143F" w:rsidDel="00FF6AD8">
          <w:rPr>
            <w:rFonts w:asciiTheme="minorHAnsi" w:hAnsiTheme="minorHAnsi" w:cstheme="minorHAnsi"/>
          </w:rPr>
          <w:delText>AMENOS</w:delText>
        </w:r>
      </w:del>
      <w:ins w:id="1506"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operates in OTAP mode.</w:t>
      </w:r>
    </w:p>
    <w:p w14:paraId="701A9CA6" w14:textId="483D1CA8" w:rsidR="009F47B1" w:rsidRDefault="009F47B1" w:rsidP="009F47B1">
      <w:pPr>
        <w:pStyle w:val="ListParagraph"/>
        <w:numPr>
          <w:ilvl w:val="0"/>
          <w:numId w:val="30"/>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It will update the new firmware without changing the configuration parameters and roll backs to Normal Mod</w:t>
      </w:r>
      <w:r>
        <w:rPr>
          <w:rFonts w:asciiTheme="minorHAnsi" w:hAnsiTheme="minorHAnsi" w:cstheme="minorHAnsi"/>
        </w:rPr>
        <w:t xml:space="preserve">e </w:t>
      </w:r>
      <w:r w:rsidRPr="00E57C74">
        <w:rPr>
          <w:rFonts w:asciiTheme="minorHAnsi" w:hAnsiTheme="minorHAnsi" w:cstheme="minorHAnsi"/>
        </w:rPr>
        <w:t>operation</w:t>
      </w:r>
      <w:r>
        <w:rPr>
          <w:rFonts w:asciiTheme="minorHAnsi" w:hAnsiTheme="minorHAnsi" w:cstheme="minorHAnsi"/>
        </w:rPr>
        <w:t xml:space="preserve">s as described in </w:t>
      </w:r>
      <w:r w:rsidRPr="00974219">
        <w:rPr>
          <w:rFonts w:asciiTheme="minorHAnsi" w:hAnsiTheme="minorHAnsi" w:cstheme="minorHAnsi"/>
          <w:color w:val="215868" w:themeColor="accent5" w:themeShade="80"/>
          <w:rPrChange w:id="1507" w:author="singh qmax" w:date="2020-07-16T21:01:00Z">
            <w:rPr>
              <w:rFonts w:asciiTheme="minorHAnsi" w:hAnsiTheme="minorHAnsi" w:cstheme="minorHAnsi"/>
            </w:rPr>
          </w:rPrChange>
        </w:rPr>
        <w:fldChar w:fldCharType="begin"/>
      </w:r>
      <w:r w:rsidRPr="00974219">
        <w:rPr>
          <w:rFonts w:asciiTheme="minorHAnsi" w:hAnsiTheme="minorHAnsi" w:cstheme="minorHAnsi"/>
          <w:color w:val="215868" w:themeColor="accent5" w:themeShade="80"/>
          <w:rPrChange w:id="1508" w:author="singh qmax" w:date="2020-07-16T21:01:00Z">
            <w:rPr>
              <w:rFonts w:asciiTheme="minorHAnsi" w:hAnsiTheme="minorHAnsi" w:cstheme="minorHAnsi"/>
            </w:rPr>
          </w:rPrChange>
        </w:rPr>
        <w:instrText xml:space="preserve"> REF _Ref43315496 \r \h </w:instrText>
      </w:r>
      <w:r w:rsidR="00974219">
        <w:rPr>
          <w:rFonts w:asciiTheme="minorHAnsi" w:hAnsiTheme="minorHAnsi" w:cstheme="minorHAnsi"/>
          <w:color w:val="215868" w:themeColor="accent5" w:themeShade="80"/>
        </w:rPr>
        <w:instrText xml:space="preserve"> \* MERGEFORMAT </w:instrText>
      </w:r>
      <w:r w:rsidRPr="00974219">
        <w:rPr>
          <w:rFonts w:asciiTheme="minorHAnsi" w:hAnsiTheme="minorHAnsi" w:cstheme="minorHAnsi"/>
          <w:color w:val="215868" w:themeColor="accent5" w:themeShade="80"/>
          <w:rPrChange w:id="1509" w:author="singh qmax" w:date="2020-07-16T21:01:00Z">
            <w:rPr>
              <w:rFonts w:asciiTheme="minorHAnsi" w:hAnsiTheme="minorHAnsi" w:cstheme="minorHAnsi"/>
              <w:color w:val="215868" w:themeColor="accent5" w:themeShade="80"/>
            </w:rPr>
          </w:rPrChange>
        </w:rPr>
      </w:r>
      <w:r w:rsidRPr="00974219">
        <w:rPr>
          <w:rFonts w:asciiTheme="minorHAnsi" w:hAnsiTheme="minorHAnsi" w:cstheme="minorHAnsi"/>
          <w:color w:val="215868" w:themeColor="accent5" w:themeShade="80"/>
          <w:rPrChange w:id="1510" w:author="singh qmax" w:date="2020-07-16T21:01:00Z">
            <w:rPr>
              <w:rFonts w:asciiTheme="minorHAnsi" w:hAnsiTheme="minorHAnsi" w:cstheme="minorHAnsi"/>
            </w:rPr>
          </w:rPrChange>
        </w:rPr>
        <w:fldChar w:fldCharType="separate"/>
      </w:r>
      <w:r w:rsidR="001E545A" w:rsidRPr="00974219">
        <w:rPr>
          <w:rFonts w:asciiTheme="minorHAnsi" w:hAnsiTheme="minorHAnsi" w:cstheme="minorHAnsi"/>
          <w:color w:val="215868" w:themeColor="accent5" w:themeShade="80"/>
          <w:rPrChange w:id="1511" w:author="singh qmax" w:date="2020-07-16T21:01:00Z">
            <w:rPr>
              <w:rFonts w:asciiTheme="minorHAnsi" w:hAnsiTheme="minorHAnsi" w:cstheme="minorHAnsi"/>
            </w:rPr>
          </w:rPrChange>
        </w:rPr>
        <w:t>4.2.2</w:t>
      </w:r>
      <w:r w:rsidRPr="00974219">
        <w:rPr>
          <w:rFonts w:asciiTheme="minorHAnsi" w:hAnsiTheme="minorHAnsi" w:cstheme="minorHAnsi"/>
          <w:color w:val="215868" w:themeColor="accent5" w:themeShade="80"/>
          <w:rPrChange w:id="1512" w:author="singh qmax" w:date="2020-07-16T21:01:00Z">
            <w:rPr>
              <w:rFonts w:asciiTheme="minorHAnsi" w:hAnsiTheme="minorHAnsi" w:cstheme="minorHAnsi"/>
            </w:rPr>
          </w:rPrChange>
        </w:rPr>
        <w:fldChar w:fldCharType="end"/>
      </w:r>
    </w:p>
    <w:p w14:paraId="47F87940" w14:textId="77777777" w:rsidR="009F47B1" w:rsidRPr="001F1E20" w:rsidRDefault="009F47B1" w:rsidP="009F47B1">
      <w:pPr>
        <w:pStyle w:val="ListParagraph"/>
        <w:numPr>
          <w:ilvl w:val="0"/>
          <w:numId w:val="30"/>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If new firmware is updated successfully it will </w:t>
      </w:r>
      <w:r>
        <w:rPr>
          <w:rFonts w:asciiTheme="minorHAnsi" w:hAnsiTheme="minorHAnsi" w:cstheme="minorHAnsi"/>
        </w:rPr>
        <w:t xml:space="preserve">send </w:t>
      </w:r>
      <w:r w:rsidRPr="00034E97">
        <w:rPr>
          <w:rFonts w:ascii="Courier New" w:hAnsi="Courier New" w:cs="Courier New"/>
        </w:rPr>
        <w:t>OTAP ACK packet</w:t>
      </w:r>
      <w:r>
        <w:rPr>
          <w:rFonts w:asciiTheme="minorHAnsi" w:hAnsiTheme="minorHAnsi" w:cstheme="minorHAnsi"/>
        </w:rPr>
        <w:t xml:space="preserve"> to Hub and operates with respect to new firmware</w:t>
      </w:r>
    </w:p>
    <w:p w14:paraId="22506A4A" w14:textId="320E74AA" w:rsidR="009F47B1" w:rsidRDefault="009F47B1" w:rsidP="009F47B1">
      <w:pPr>
        <w:pStyle w:val="ListParagraph"/>
        <w:numPr>
          <w:ilvl w:val="0"/>
          <w:numId w:val="30"/>
        </w:numPr>
        <w:suppressAutoHyphens/>
        <w:spacing w:before="120" w:after="0" w:line="240" w:lineRule="auto"/>
        <w:contextualSpacing w:val="0"/>
        <w:jc w:val="both"/>
        <w:rPr>
          <w:rFonts w:asciiTheme="minorHAnsi" w:hAnsiTheme="minorHAnsi" w:cstheme="minorHAnsi"/>
        </w:rPr>
      </w:pPr>
      <w:r w:rsidRPr="00E57C74">
        <w:rPr>
          <w:rFonts w:asciiTheme="minorHAnsi" w:hAnsiTheme="minorHAnsi" w:cstheme="minorHAnsi"/>
        </w:rPr>
        <w:t xml:space="preserve">If new firmware is not updated successfully it will </w:t>
      </w:r>
      <w:r w:rsidRPr="00034E97">
        <w:rPr>
          <w:rFonts w:ascii="Courier New" w:hAnsi="Courier New" w:cs="Courier New"/>
        </w:rPr>
        <w:t xml:space="preserve">OTAP ACK packet </w:t>
      </w:r>
      <w:r>
        <w:rPr>
          <w:rFonts w:asciiTheme="minorHAnsi" w:hAnsiTheme="minorHAnsi" w:cstheme="minorHAnsi"/>
        </w:rPr>
        <w:t xml:space="preserve">to Hub and </w:t>
      </w:r>
      <w:r w:rsidRPr="00E57C74">
        <w:rPr>
          <w:rFonts w:asciiTheme="minorHAnsi" w:hAnsiTheme="minorHAnsi" w:cstheme="minorHAnsi"/>
        </w:rPr>
        <w:t xml:space="preserve">remain operating as per its old firmware </w:t>
      </w:r>
    </w:p>
    <w:p w14:paraId="6F9E5E58" w14:textId="1F4D23C5" w:rsidR="00751249" w:rsidRDefault="00751249" w:rsidP="00751249">
      <w:pPr>
        <w:suppressAutoHyphens/>
        <w:spacing w:before="120" w:after="0" w:line="240" w:lineRule="auto"/>
        <w:jc w:val="both"/>
        <w:rPr>
          <w:rFonts w:asciiTheme="minorHAnsi" w:hAnsiTheme="minorHAnsi" w:cstheme="minorHAnsi"/>
        </w:rPr>
      </w:pPr>
    </w:p>
    <w:p w14:paraId="61DDE0AF" w14:textId="2F475D79" w:rsidR="001B4FE6" w:rsidRPr="00D969A5" w:rsidRDefault="001B4FE6" w:rsidP="009D1113">
      <w:pPr>
        <w:ind w:left="567"/>
        <w:rPr>
          <w:rFonts w:asciiTheme="minorHAnsi" w:hAnsiTheme="minorHAnsi" w:cstheme="minorHAnsi"/>
        </w:rPr>
      </w:pPr>
      <w:r w:rsidRPr="00D969A5">
        <w:rPr>
          <w:rFonts w:asciiTheme="minorHAnsi" w:hAnsiTheme="minorHAnsi" w:cstheme="minorHAnsi"/>
        </w:rPr>
        <w:t xml:space="preserve">(For more details refer </w:t>
      </w:r>
      <w:r w:rsidRPr="00667C8E">
        <w:rPr>
          <w:rFonts w:asciiTheme="minorHAnsi" w:hAnsiTheme="minorHAnsi" w:cstheme="minorHAnsi"/>
          <w:color w:val="215868" w:themeColor="accent5" w:themeShade="80"/>
          <w:rPrChange w:id="1513" w:author="singh qmax" w:date="2020-07-16T22:35:00Z">
            <w:rPr>
              <w:rFonts w:asciiTheme="minorHAnsi" w:hAnsiTheme="minorHAnsi" w:cstheme="minorHAnsi"/>
            </w:rPr>
          </w:rPrChange>
        </w:rPr>
        <w:fldChar w:fldCharType="begin"/>
      </w:r>
      <w:r w:rsidRPr="00667C8E">
        <w:rPr>
          <w:rFonts w:asciiTheme="minorHAnsi" w:hAnsiTheme="minorHAnsi" w:cstheme="minorHAnsi"/>
          <w:color w:val="215868" w:themeColor="accent5" w:themeShade="80"/>
          <w:rPrChange w:id="1514" w:author="singh qmax" w:date="2020-07-16T22:35:00Z">
            <w:rPr>
              <w:rFonts w:asciiTheme="minorHAnsi" w:hAnsiTheme="minorHAnsi" w:cstheme="minorHAnsi"/>
            </w:rPr>
          </w:rPrChange>
        </w:rPr>
        <w:instrText xml:space="preserve"> REF _Ref43209837 \h </w:instrText>
      </w:r>
      <w:r w:rsidR="00526339" w:rsidRPr="00667C8E">
        <w:rPr>
          <w:rFonts w:asciiTheme="minorHAnsi" w:hAnsiTheme="minorHAnsi" w:cstheme="minorHAnsi"/>
          <w:color w:val="215868" w:themeColor="accent5" w:themeShade="80"/>
          <w:rPrChange w:id="1515" w:author="singh qmax" w:date="2020-07-16T22:35:00Z">
            <w:rPr>
              <w:rFonts w:asciiTheme="minorHAnsi" w:hAnsiTheme="minorHAnsi" w:cstheme="minorHAnsi"/>
            </w:rPr>
          </w:rPrChange>
        </w:rPr>
        <w:instrText xml:space="preserve"> \* MERGEFORMAT </w:instrText>
      </w:r>
      <w:r w:rsidRPr="00667C8E">
        <w:rPr>
          <w:rFonts w:asciiTheme="minorHAnsi" w:hAnsiTheme="minorHAnsi" w:cstheme="minorHAnsi"/>
          <w:color w:val="215868" w:themeColor="accent5" w:themeShade="80"/>
          <w:rPrChange w:id="1516" w:author="singh qmax" w:date="2020-07-16T22:35:00Z">
            <w:rPr>
              <w:rFonts w:asciiTheme="minorHAnsi" w:hAnsiTheme="minorHAnsi" w:cstheme="minorHAnsi"/>
              <w:color w:val="215868" w:themeColor="accent5" w:themeShade="80"/>
            </w:rPr>
          </w:rPrChange>
        </w:rPr>
      </w:r>
      <w:r w:rsidRPr="00667C8E">
        <w:rPr>
          <w:rFonts w:asciiTheme="minorHAnsi" w:hAnsiTheme="minorHAnsi" w:cstheme="minorHAnsi"/>
          <w:color w:val="215868" w:themeColor="accent5" w:themeShade="80"/>
          <w:rPrChange w:id="1517" w:author="singh qmax" w:date="2020-07-16T22:35:00Z">
            <w:rPr>
              <w:rFonts w:asciiTheme="minorHAnsi" w:hAnsiTheme="minorHAnsi" w:cstheme="minorHAnsi"/>
            </w:rPr>
          </w:rPrChange>
        </w:rPr>
        <w:fldChar w:fldCharType="separate"/>
      </w:r>
      <w:r w:rsidR="001E545A" w:rsidRPr="00667C8E">
        <w:rPr>
          <w:rFonts w:asciiTheme="minorHAnsi" w:hAnsiTheme="minorHAnsi" w:cstheme="minorHAnsi"/>
          <w:color w:val="215868" w:themeColor="accent5" w:themeShade="80"/>
          <w:rPrChange w:id="1518" w:author="singh qmax" w:date="2020-07-16T22:35:00Z">
            <w:rPr>
              <w:rFonts w:asciiTheme="minorHAnsi" w:hAnsiTheme="minorHAnsi" w:cstheme="minorHAnsi"/>
            </w:rPr>
          </w:rPrChange>
        </w:rPr>
        <w:t>Appendix A – Overall software design flow</w:t>
      </w:r>
      <w:r w:rsidRPr="00667C8E">
        <w:rPr>
          <w:rFonts w:asciiTheme="minorHAnsi" w:hAnsiTheme="minorHAnsi" w:cstheme="minorHAnsi"/>
          <w:color w:val="215868" w:themeColor="accent5" w:themeShade="80"/>
          <w:rPrChange w:id="1519" w:author="singh qmax" w:date="2020-07-16T22:35:00Z">
            <w:rPr>
              <w:rFonts w:asciiTheme="minorHAnsi" w:hAnsiTheme="minorHAnsi" w:cstheme="minorHAnsi"/>
            </w:rPr>
          </w:rPrChange>
        </w:rPr>
        <w:fldChar w:fldCharType="end"/>
      </w:r>
      <w:r w:rsidRPr="00D969A5">
        <w:rPr>
          <w:rFonts w:asciiTheme="minorHAnsi" w:hAnsiTheme="minorHAnsi" w:cstheme="minorHAnsi"/>
        </w:rPr>
        <w:t xml:space="preserve"> diagram)</w:t>
      </w:r>
    </w:p>
    <w:bookmarkEnd w:id="1498"/>
    <w:bookmarkEnd w:id="1499"/>
    <w:bookmarkEnd w:id="1500"/>
    <w:p w14:paraId="447BC34E" w14:textId="77777777" w:rsidR="00995CFD" w:rsidRPr="006060FC" w:rsidRDefault="00995CFD" w:rsidP="006060FC">
      <w:pPr>
        <w:rPr>
          <w:rFonts w:asciiTheme="minorHAnsi" w:hAnsiTheme="minorHAnsi"/>
        </w:rPr>
      </w:pPr>
    </w:p>
    <w:p w14:paraId="03D366A4" w14:textId="4BA8D301" w:rsidR="00600D90" w:rsidRDefault="00600D90" w:rsidP="00A13ECC">
      <w:pPr>
        <w:pStyle w:val="Heading2"/>
        <w:ind w:left="0"/>
      </w:pPr>
      <w:bookmarkStart w:id="1520" w:name="_Communication_Over_BLE"/>
      <w:bookmarkStart w:id="1521" w:name="_Toc45871410"/>
      <w:bookmarkStart w:id="1522" w:name="_Toc38448463"/>
      <w:bookmarkStart w:id="1523" w:name="_Toc38458159"/>
      <w:bookmarkStart w:id="1524" w:name="_Toc38568262"/>
      <w:bookmarkEnd w:id="1520"/>
      <w:commentRangeStart w:id="1525"/>
      <w:r>
        <w:lastRenderedPageBreak/>
        <w:t>Communication message flows</w:t>
      </w:r>
      <w:commentRangeEnd w:id="1525"/>
      <w:r w:rsidR="00B568E7">
        <w:rPr>
          <w:rStyle w:val="CommentReference"/>
          <w:rFonts w:ascii="Calibri" w:hAnsi="Calibri"/>
          <w:b w:val="0"/>
          <w:color w:val="auto"/>
        </w:rPr>
        <w:commentReference w:id="1525"/>
      </w:r>
      <w:bookmarkEnd w:id="1521"/>
    </w:p>
    <w:p w14:paraId="26B3A7CE" w14:textId="7E426ED5" w:rsidR="00B568E7" w:rsidRPr="00A13ECC" w:rsidRDefault="00B568E7" w:rsidP="00A13ECC">
      <w:pPr>
        <w:ind w:left="709"/>
        <w:rPr>
          <w:rFonts w:asciiTheme="minorHAnsi" w:hAnsiTheme="minorHAnsi" w:cstheme="minorHAnsi"/>
        </w:rPr>
      </w:pPr>
      <w:r w:rsidRPr="00A13ECC">
        <w:rPr>
          <w:rFonts w:asciiTheme="minorHAnsi" w:hAnsiTheme="minorHAnsi" w:cstheme="minorHAnsi"/>
        </w:rPr>
        <w:t>This section discusses about wireless communication with Amenos</w:t>
      </w:r>
    </w:p>
    <w:p w14:paraId="3D7629F4" w14:textId="7D6BE08C" w:rsidR="00A70C6A" w:rsidRPr="00E57C74" w:rsidRDefault="00B568E7" w:rsidP="00A13ECC">
      <w:pPr>
        <w:pStyle w:val="Heading3"/>
      </w:pPr>
      <w:bookmarkStart w:id="1526" w:name="_Toc45871411"/>
      <w:r>
        <w:t>Tirisi - Amenos BLE communication</w:t>
      </w:r>
      <w:bookmarkEnd w:id="1522"/>
      <w:bookmarkEnd w:id="1523"/>
      <w:bookmarkEnd w:id="1524"/>
      <w:bookmarkEnd w:id="1526"/>
    </w:p>
    <w:p w14:paraId="76BB1642" w14:textId="7784D709" w:rsidR="00F06C81"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This section discusses about BLE frame format and how </w:t>
      </w:r>
      <w:del w:id="1527" w:author="singh qmax" w:date="2020-07-17T00:19:00Z">
        <w:r w:rsidRPr="00E57C74" w:rsidDel="00FF6AD8">
          <w:rPr>
            <w:rFonts w:asciiTheme="minorHAnsi" w:hAnsiTheme="minorHAnsi" w:cstheme="minorHAnsi"/>
          </w:rPr>
          <w:delText>AMENOS</w:delText>
        </w:r>
      </w:del>
      <w:ins w:id="1528"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and android BLE App communicates. </w:t>
      </w:r>
    </w:p>
    <w:p w14:paraId="3F02A0EF" w14:textId="64CF042D" w:rsidR="00727177" w:rsidRDefault="00F06C81" w:rsidP="00A13ECC">
      <w:pPr>
        <w:spacing w:before="120" w:after="0" w:line="240" w:lineRule="auto"/>
        <w:ind w:left="709"/>
        <w:jc w:val="both"/>
        <w:rPr>
          <w:rFonts w:asciiTheme="minorHAnsi" w:hAnsiTheme="minorHAnsi" w:cstheme="minorHAnsi"/>
        </w:rPr>
      </w:pPr>
      <w:r>
        <w:rPr>
          <w:rFonts w:asciiTheme="minorHAnsi" w:hAnsiTheme="minorHAnsi" w:cstheme="minorHAnsi"/>
        </w:rPr>
        <w:t xml:space="preserve">A factory new </w:t>
      </w:r>
      <w:r w:rsidR="00727177">
        <w:rPr>
          <w:rFonts w:asciiTheme="minorHAnsi" w:hAnsiTheme="minorHAnsi" w:cstheme="minorHAnsi"/>
        </w:rPr>
        <w:t>Amenos advertises</w:t>
      </w:r>
      <w:r w:rsidR="00C31393">
        <w:rPr>
          <w:rFonts w:asciiTheme="minorHAnsi" w:hAnsiTheme="minorHAnsi" w:cstheme="minorHAnsi"/>
        </w:rPr>
        <w:t xml:space="preserve"> with name ‘</w:t>
      </w:r>
      <w:proofErr w:type="spellStart"/>
      <w:r w:rsidR="00C31393" w:rsidRPr="0050687F">
        <w:rPr>
          <w:rFonts w:ascii="Courier New" w:eastAsia="SimSun" w:hAnsi="Courier New" w:cs="Courier New"/>
          <w:color w:val="000000"/>
          <w:sz w:val="21"/>
          <w:szCs w:val="21"/>
          <w:lang w:val="en-IN" w:eastAsia="en-IN"/>
        </w:rPr>
        <w:t>CaleidoXenia</w:t>
      </w:r>
      <w:proofErr w:type="spellEnd"/>
      <w:r w:rsidR="00C31393">
        <w:rPr>
          <w:rFonts w:ascii="Courier New" w:eastAsia="SimSun" w:hAnsi="Courier New" w:cs="Courier New"/>
          <w:color w:val="000000"/>
          <w:sz w:val="21"/>
          <w:szCs w:val="21"/>
          <w:lang w:val="en-IN" w:eastAsia="en-IN"/>
        </w:rPr>
        <w:t>’</w:t>
      </w:r>
      <w:r w:rsidR="00C31393">
        <w:rPr>
          <w:rFonts w:asciiTheme="minorHAnsi" w:hAnsiTheme="minorHAnsi" w:cstheme="minorHAnsi"/>
        </w:rPr>
        <w:t xml:space="preserve"> </w:t>
      </w:r>
      <w:r w:rsidR="00727177">
        <w:rPr>
          <w:rFonts w:asciiTheme="minorHAnsi" w:hAnsiTheme="minorHAnsi" w:cstheme="minorHAnsi"/>
        </w:rPr>
        <w:t>at POR. TIRISI app can connect and configure device parameters.</w:t>
      </w:r>
    </w:p>
    <w:p w14:paraId="79344390" w14:textId="3E3A75E5" w:rsidR="00A70C6A" w:rsidRPr="00E57C74" w:rsidRDefault="00422A7A" w:rsidP="00A13ECC">
      <w:pPr>
        <w:spacing w:before="120" w:after="0" w:line="240" w:lineRule="auto"/>
        <w:ind w:left="709"/>
        <w:jc w:val="both"/>
        <w:rPr>
          <w:rFonts w:asciiTheme="minorHAnsi" w:hAnsiTheme="minorHAnsi" w:cstheme="minorHAnsi"/>
        </w:rPr>
      </w:pPr>
      <w:r w:rsidRPr="00D969A5">
        <w:rPr>
          <w:rFonts w:asciiTheme="minorHAnsi" w:hAnsiTheme="minorHAnsi" w:cstheme="minorHAnsi"/>
        </w:rPr>
        <w:fldChar w:fldCharType="begin"/>
      </w:r>
      <w:r w:rsidRPr="00D969A5">
        <w:rPr>
          <w:rFonts w:asciiTheme="minorHAnsi" w:hAnsiTheme="minorHAnsi" w:cstheme="minorHAnsi"/>
        </w:rPr>
        <w:instrText xml:space="preserve"> REF _Ref45807395 \h </w:instrText>
      </w:r>
      <w:r>
        <w:rPr>
          <w:rFonts w:asciiTheme="minorHAnsi" w:hAnsiTheme="minorHAnsi" w:cstheme="minorHAnsi"/>
        </w:rPr>
        <w:instrText xml:space="preserve"> \* MERGEFORMAT </w:instrText>
      </w:r>
      <w:r w:rsidRPr="00D969A5">
        <w:rPr>
          <w:rFonts w:asciiTheme="minorHAnsi" w:hAnsiTheme="minorHAnsi" w:cstheme="minorHAnsi"/>
        </w:rPr>
      </w:r>
      <w:r w:rsidRPr="00D969A5">
        <w:rPr>
          <w:rFonts w:asciiTheme="minorHAnsi" w:hAnsiTheme="minorHAnsi" w:cstheme="minorHAnsi"/>
        </w:rPr>
        <w:fldChar w:fldCharType="separate"/>
      </w:r>
      <w:r w:rsidRPr="00D969A5">
        <w:rPr>
          <w:rFonts w:asciiTheme="minorHAnsi" w:hAnsiTheme="minorHAnsi" w:cstheme="minorHAnsi"/>
        </w:rPr>
        <w:t xml:space="preserve">Figure </w:t>
      </w:r>
      <w:r w:rsidRPr="00D969A5">
        <w:rPr>
          <w:rFonts w:asciiTheme="minorHAnsi" w:hAnsiTheme="minorHAnsi" w:cstheme="minorHAnsi"/>
          <w:noProof/>
        </w:rPr>
        <w:t>3</w:t>
      </w:r>
      <w:r w:rsidRPr="00D969A5">
        <w:rPr>
          <w:rFonts w:asciiTheme="minorHAnsi" w:hAnsiTheme="minorHAnsi" w:cstheme="minorHAnsi"/>
        </w:rPr>
        <w:fldChar w:fldCharType="end"/>
      </w:r>
      <w:r w:rsidRPr="00D969A5">
        <w:rPr>
          <w:rFonts w:asciiTheme="minorHAnsi" w:hAnsiTheme="minorHAnsi" w:cstheme="minorHAnsi"/>
        </w:rPr>
        <w:t xml:space="preserve"> </w:t>
      </w:r>
      <w:r w:rsidR="00A70C6A" w:rsidRPr="00422A7A">
        <w:rPr>
          <w:rFonts w:asciiTheme="minorHAnsi" w:hAnsiTheme="minorHAnsi" w:cstheme="minorHAnsi"/>
        </w:rPr>
        <w:t>illustrates</w:t>
      </w:r>
      <w:r w:rsidR="00A70C6A" w:rsidRPr="00E57C74">
        <w:rPr>
          <w:rFonts w:asciiTheme="minorHAnsi" w:hAnsiTheme="minorHAnsi" w:cstheme="minorHAnsi"/>
        </w:rPr>
        <w:t xml:space="preserve"> the how </w:t>
      </w:r>
      <w:del w:id="1529" w:author="singh qmax" w:date="2020-07-17T00:19:00Z">
        <w:r w:rsidR="00A70C6A" w:rsidRPr="00E57C74" w:rsidDel="00FF6AD8">
          <w:rPr>
            <w:rFonts w:asciiTheme="minorHAnsi" w:hAnsiTheme="minorHAnsi" w:cstheme="minorHAnsi"/>
          </w:rPr>
          <w:delText>AMENOS</w:delText>
        </w:r>
      </w:del>
      <w:ins w:id="1530" w:author="singh qmax" w:date="2020-07-17T00:19:00Z">
        <w:r w:rsidR="00FF6AD8">
          <w:rPr>
            <w:rFonts w:asciiTheme="minorHAnsi" w:hAnsiTheme="minorHAnsi" w:cstheme="minorHAnsi"/>
          </w:rPr>
          <w:t>Amenos</w:t>
        </w:r>
      </w:ins>
      <w:r w:rsidR="00A70C6A" w:rsidRPr="00E57C74">
        <w:rPr>
          <w:rFonts w:asciiTheme="minorHAnsi" w:hAnsiTheme="minorHAnsi" w:cstheme="minorHAnsi"/>
        </w:rPr>
        <w:t xml:space="preserve"> communicates with android App. </w:t>
      </w:r>
    </w:p>
    <w:p w14:paraId="6510E7EB" w14:textId="63C9B552" w:rsidR="00A70C6A" w:rsidRPr="00E57C74" w:rsidRDefault="00A70C6A" w:rsidP="00A13ECC">
      <w:pPr>
        <w:pStyle w:val="ListParagraph"/>
        <w:numPr>
          <w:ilvl w:val="0"/>
          <w:numId w:val="31"/>
        </w:numPr>
        <w:suppressAutoHyphens/>
        <w:spacing w:before="120" w:after="0" w:line="240" w:lineRule="auto"/>
        <w:ind w:left="709" w:firstLine="0"/>
        <w:contextualSpacing w:val="0"/>
        <w:jc w:val="both"/>
        <w:rPr>
          <w:rFonts w:asciiTheme="minorHAnsi" w:hAnsiTheme="minorHAnsi" w:cstheme="minorHAnsi"/>
        </w:rPr>
      </w:pPr>
      <w:r w:rsidRPr="00E57C74">
        <w:rPr>
          <w:rFonts w:asciiTheme="minorHAnsi" w:hAnsiTheme="minorHAnsi" w:cstheme="minorHAnsi"/>
        </w:rPr>
        <w:t xml:space="preserve">First App will send password packet and waits for ACK from </w:t>
      </w:r>
      <w:del w:id="1531" w:author="singh qmax" w:date="2020-07-17T00:19:00Z">
        <w:r w:rsidRPr="00E57C74" w:rsidDel="00FF6AD8">
          <w:rPr>
            <w:rFonts w:asciiTheme="minorHAnsi" w:hAnsiTheme="minorHAnsi" w:cstheme="minorHAnsi"/>
          </w:rPr>
          <w:delText>AMENOS</w:delText>
        </w:r>
      </w:del>
      <w:ins w:id="1532"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w:t>
      </w:r>
    </w:p>
    <w:p w14:paraId="549DFEE8" w14:textId="77777777" w:rsidR="00A70C6A" w:rsidRPr="00E57C74" w:rsidRDefault="00A70C6A" w:rsidP="00350610">
      <w:pPr>
        <w:pStyle w:val="ListParagraph"/>
        <w:numPr>
          <w:ilvl w:val="0"/>
          <w:numId w:val="31"/>
        </w:numPr>
        <w:suppressAutoHyphens/>
        <w:spacing w:before="120" w:after="0" w:line="240" w:lineRule="auto"/>
        <w:ind w:left="709" w:firstLine="0"/>
        <w:contextualSpacing w:val="0"/>
        <w:jc w:val="both"/>
        <w:rPr>
          <w:rFonts w:asciiTheme="minorHAnsi" w:hAnsiTheme="minorHAnsi" w:cstheme="minorHAnsi"/>
        </w:rPr>
      </w:pPr>
      <w:r w:rsidRPr="00E57C74">
        <w:rPr>
          <w:rFonts w:asciiTheme="minorHAnsi" w:hAnsiTheme="minorHAnsi" w:cstheme="minorHAnsi"/>
        </w:rPr>
        <w:t xml:space="preserve">If ACK is received (password matches), App sends Device configuration parameters and waits for ACK from sensor. </w:t>
      </w:r>
    </w:p>
    <w:p w14:paraId="4C48F0A2" w14:textId="77777777" w:rsidR="00A70C6A" w:rsidRPr="00E57C74" w:rsidRDefault="00A70C6A" w:rsidP="00A13ECC">
      <w:pPr>
        <w:pStyle w:val="ListParagraph"/>
        <w:numPr>
          <w:ilvl w:val="0"/>
          <w:numId w:val="31"/>
        </w:numPr>
        <w:suppressAutoHyphens/>
        <w:spacing w:before="120" w:after="0" w:line="240" w:lineRule="auto"/>
        <w:ind w:left="709" w:firstLine="0"/>
        <w:contextualSpacing w:val="0"/>
        <w:jc w:val="both"/>
        <w:rPr>
          <w:rFonts w:asciiTheme="minorHAnsi" w:hAnsiTheme="minorHAnsi" w:cstheme="minorHAnsi"/>
        </w:rPr>
      </w:pPr>
      <w:r w:rsidRPr="00E57C74">
        <w:rPr>
          <w:rFonts w:asciiTheme="minorHAnsi" w:hAnsiTheme="minorHAnsi" w:cstheme="minorHAnsi"/>
        </w:rPr>
        <w:t xml:space="preserve">If NACK, App will not send Device configuration parameters </w:t>
      </w:r>
    </w:p>
    <w:p w14:paraId="25445557" w14:textId="4C3DF08B" w:rsidR="00A70C6A" w:rsidRPr="00E57C74" w:rsidRDefault="00A70C6A" w:rsidP="00A13ECC">
      <w:pPr>
        <w:pStyle w:val="ListParagraph"/>
        <w:numPr>
          <w:ilvl w:val="0"/>
          <w:numId w:val="31"/>
        </w:numPr>
        <w:suppressAutoHyphens/>
        <w:spacing w:before="120" w:after="0" w:line="240" w:lineRule="auto"/>
        <w:ind w:left="709" w:firstLine="0"/>
        <w:contextualSpacing w:val="0"/>
        <w:jc w:val="both"/>
        <w:rPr>
          <w:rFonts w:asciiTheme="minorHAnsi" w:hAnsiTheme="minorHAnsi" w:cstheme="minorHAnsi"/>
        </w:rPr>
      </w:pPr>
      <w:r w:rsidRPr="00E57C74">
        <w:rPr>
          <w:rFonts w:asciiTheme="minorHAnsi" w:hAnsiTheme="minorHAnsi" w:cstheme="minorHAnsi"/>
        </w:rPr>
        <w:t xml:space="preserve">Using those device configuration parameters, </w:t>
      </w:r>
      <w:del w:id="1533" w:author="singh qmax" w:date="2020-07-17T00:19:00Z">
        <w:r w:rsidRPr="00E57C74" w:rsidDel="00FF6AD8">
          <w:rPr>
            <w:rFonts w:asciiTheme="minorHAnsi" w:hAnsiTheme="minorHAnsi" w:cstheme="minorHAnsi"/>
          </w:rPr>
          <w:delText>AMENOS</w:delText>
        </w:r>
      </w:del>
      <w:ins w:id="1534"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will connect to AP (Hub) to get internet access. Configuration parameters and its allocated byte are shown in section </w:t>
      </w:r>
      <w:r w:rsidR="00060D7C" w:rsidRPr="00974219">
        <w:rPr>
          <w:rFonts w:asciiTheme="minorHAnsi" w:hAnsiTheme="minorHAnsi" w:cstheme="minorHAnsi"/>
          <w:color w:val="215868" w:themeColor="accent5" w:themeShade="80"/>
          <w:rPrChange w:id="1535" w:author="singh qmax" w:date="2020-07-16T21:01:00Z">
            <w:rPr>
              <w:rFonts w:asciiTheme="minorHAnsi" w:hAnsiTheme="minorHAnsi" w:cstheme="minorHAnsi"/>
            </w:rPr>
          </w:rPrChange>
        </w:rPr>
        <w:fldChar w:fldCharType="begin"/>
      </w:r>
      <w:r w:rsidR="00513425" w:rsidRPr="00974219">
        <w:rPr>
          <w:rFonts w:asciiTheme="minorHAnsi" w:hAnsiTheme="minorHAnsi" w:cstheme="minorHAnsi"/>
          <w:color w:val="215868" w:themeColor="accent5" w:themeShade="80"/>
          <w:rPrChange w:id="1536" w:author="singh qmax" w:date="2020-07-16T21:01:00Z">
            <w:rPr>
              <w:rFonts w:asciiTheme="minorHAnsi" w:hAnsiTheme="minorHAnsi" w:cstheme="minorHAnsi"/>
            </w:rPr>
          </w:rPrChange>
        </w:rPr>
        <w:instrText xml:space="preserve"> REF _Ref38891635 \r \h </w:instrText>
      </w:r>
      <w:r w:rsidR="00974219">
        <w:rPr>
          <w:rFonts w:asciiTheme="minorHAnsi" w:hAnsiTheme="minorHAnsi" w:cstheme="minorHAnsi"/>
          <w:color w:val="215868" w:themeColor="accent5" w:themeShade="80"/>
        </w:rPr>
        <w:instrText xml:space="preserve"> \* MERGEFORMAT </w:instrText>
      </w:r>
      <w:r w:rsidR="00060D7C" w:rsidRPr="00974219">
        <w:rPr>
          <w:rFonts w:asciiTheme="minorHAnsi" w:hAnsiTheme="minorHAnsi" w:cstheme="minorHAnsi"/>
          <w:color w:val="215868" w:themeColor="accent5" w:themeShade="80"/>
          <w:rPrChange w:id="1537" w:author="singh qmax" w:date="2020-07-16T21:01:00Z">
            <w:rPr>
              <w:rFonts w:asciiTheme="minorHAnsi" w:hAnsiTheme="minorHAnsi" w:cstheme="minorHAnsi"/>
              <w:color w:val="215868" w:themeColor="accent5" w:themeShade="80"/>
            </w:rPr>
          </w:rPrChange>
        </w:rPr>
      </w:r>
      <w:r w:rsidR="00060D7C" w:rsidRPr="00974219">
        <w:rPr>
          <w:rFonts w:asciiTheme="minorHAnsi" w:hAnsiTheme="minorHAnsi" w:cstheme="minorHAnsi"/>
          <w:color w:val="215868" w:themeColor="accent5" w:themeShade="80"/>
          <w:rPrChange w:id="1538" w:author="singh qmax" w:date="2020-07-16T21:01:00Z">
            <w:rPr>
              <w:rFonts w:asciiTheme="minorHAnsi" w:hAnsiTheme="minorHAnsi" w:cstheme="minorHAnsi"/>
            </w:rPr>
          </w:rPrChange>
        </w:rPr>
        <w:fldChar w:fldCharType="separate"/>
      </w:r>
      <w:r w:rsidR="001E545A" w:rsidRPr="00974219">
        <w:rPr>
          <w:rFonts w:asciiTheme="minorHAnsi" w:hAnsiTheme="minorHAnsi" w:cstheme="minorHAnsi"/>
          <w:color w:val="215868" w:themeColor="accent5" w:themeShade="80"/>
          <w:rPrChange w:id="1539" w:author="singh qmax" w:date="2020-07-16T21:01:00Z">
            <w:rPr>
              <w:rFonts w:asciiTheme="minorHAnsi" w:hAnsiTheme="minorHAnsi" w:cstheme="minorHAnsi"/>
            </w:rPr>
          </w:rPrChange>
        </w:rPr>
        <w:t>4.3.2</w:t>
      </w:r>
      <w:r w:rsidR="00060D7C" w:rsidRPr="00974219">
        <w:rPr>
          <w:rFonts w:asciiTheme="minorHAnsi" w:hAnsiTheme="minorHAnsi" w:cstheme="minorHAnsi"/>
          <w:color w:val="215868" w:themeColor="accent5" w:themeShade="80"/>
          <w:rPrChange w:id="1540" w:author="singh qmax" w:date="2020-07-16T21:01:00Z">
            <w:rPr>
              <w:rFonts w:asciiTheme="minorHAnsi" w:hAnsiTheme="minorHAnsi" w:cstheme="minorHAnsi"/>
            </w:rPr>
          </w:rPrChange>
        </w:rPr>
        <w:fldChar w:fldCharType="end"/>
      </w:r>
    </w:p>
    <w:p w14:paraId="498A9FF4" w14:textId="77777777" w:rsidR="00A70C6A" w:rsidRPr="00E57C74" w:rsidRDefault="00A70C6A" w:rsidP="00A70C6A">
      <w:pPr>
        <w:spacing w:before="120" w:after="0" w:line="240" w:lineRule="auto"/>
        <w:jc w:val="both"/>
        <w:rPr>
          <w:rFonts w:asciiTheme="minorHAnsi" w:hAnsiTheme="minorHAnsi" w:cstheme="minorHAnsi"/>
        </w:rPr>
      </w:pPr>
    </w:p>
    <w:p w14:paraId="18C10CC1" w14:textId="1B1E2BD7" w:rsidR="001879BC" w:rsidRDefault="00437C39">
      <w:pPr>
        <w:keepNext/>
        <w:spacing w:before="120" w:after="0" w:line="240" w:lineRule="auto"/>
        <w:jc w:val="center"/>
      </w:pPr>
      <w:r>
        <w:rPr>
          <w:noProof/>
        </w:rPr>
        <w:drawing>
          <wp:inline distT="0" distB="0" distL="0" distR="0" wp14:anchorId="79599F29" wp14:editId="23F4435F">
            <wp:extent cx="3962400" cy="4163243"/>
            <wp:effectExtent l="133350" t="114300" r="133350" b="142240"/>
            <wp:docPr id="25" name="Picture 2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le_communication-amenos.jpg"/>
                    <pic:cNvPicPr/>
                  </pic:nvPicPr>
                  <pic:blipFill>
                    <a:blip r:embed="rId20">
                      <a:extLst>
                        <a:ext uri="{28A0092B-C50C-407E-A947-70E740481C1C}">
                          <a14:useLocalDpi xmlns:a14="http://schemas.microsoft.com/office/drawing/2010/main" val="0"/>
                        </a:ext>
                      </a:extLst>
                    </a:blip>
                    <a:stretch>
                      <a:fillRect/>
                    </a:stretch>
                  </pic:blipFill>
                  <pic:spPr>
                    <a:xfrm>
                      <a:off x="0" y="0"/>
                      <a:ext cx="3999652" cy="420238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E62D04A" w14:textId="70AEA44B" w:rsidR="00D2230C" w:rsidRDefault="001879BC" w:rsidP="00D969A5">
      <w:pPr>
        <w:pStyle w:val="Caption"/>
        <w:jc w:val="center"/>
      </w:pPr>
      <w:bookmarkStart w:id="1541" w:name="_Ref45807395"/>
      <w:r>
        <w:t xml:space="preserve">Figure </w:t>
      </w:r>
      <w:r>
        <w:fldChar w:fldCharType="begin"/>
      </w:r>
      <w:r>
        <w:instrText xml:space="preserve"> SEQ Figure \* ARABIC </w:instrText>
      </w:r>
      <w:r>
        <w:fldChar w:fldCharType="separate"/>
      </w:r>
      <w:r w:rsidR="00AB6E26">
        <w:rPr>
          <w:noProof/>
        </w:rPr>
        <w:t>3</w:t>
      </w:r>
      <w:r>
        <w:fldChar w:fldCharType="end"/>
      </w:r>
      <w:bookmarkEnd w:id="1541"/>
      <w:r>
        <w:t xml:space="preserve"> </w:t>
      </w:r>
      <w:r w:rsidRPr="00C0359B">
        <w:t xml:space="preserve">Android App and </w:t>
      </w:r>
      <w:del w:id="1542" w:author="singh qmax" w:date="2020-07-17T00:19:00Z">
        <w:r w:rsidRPr="00C0359B" w:rsidDel="00FF6AD8">
          <w:delText>AMENOS</w:delText>
        </w:r>
      </w:del>
      <w:ins w:id="1543" w:author="singh qmax" w:date="2020-07-17T00:19:00Z">
        <w:r w:rsidR="00FF6AD8">
          <w:t>Amenos</w:t>
        </w:r>
      </w:ins>
      <w:r w:rsidRPr="00C0359B">
        <w:t xml:space="preserve"> communication</w:t>
      </w:r>
    </w:p>
    <w:p w14:paraId="33929F8A" w14:textId="0479868B" w:rsidR="00571466" w:rsidRPr="00A13ECC" w:rsidRDefault="00A70C6A" w:rsidP="00A10535">
      <w:pPr>
        <w:pStyle w:val="Caption"/>
        <w:jc w:val="center"/>
        <w:rPr>
          <w:b w:val="0"/>
          <w:bCs w:val="0"/>
          <w:color w:val="auto"/>
          <w:sz w:val="24"/>
          <w:szCs w:val="20"/>
        </w:rPr>
      </w:pPr>
      <w:r w:rsidRPr="00E57C74">
        <w:rPr>
          <w:rFonts w:asciiTheme="minorHAnsi" w:hAnsiTheme="minorHAnsi" w:cstheme="minorHAnsi"/>
        </w:rPr>
        <w:lastRenderedPageBreak/>
        <w:br w:type="textWrapping" w:clear="all"/>
      </w:r>
    </w:p>
    <w:p w14:paraId="6CC7F4D0" w14:textId="7329CF12" w:rsidR="00A70C6A" w:rsidRPr="00E57C74" w:rsidRDefault="00637160" w:rsidP="00A13ECC">
      <w:pPr>
        <w:pStyle w:val="Heading3"/>
      </w:pPr>
      <w:bookmarkStart w:id="1544" w:name="_BLE_Frame_Format"/>
      <w:bookmarkStart w:id="1545" w:name="_Toc38448464"/>
      <w:bookmarkStart w:id="1546" w:name="_Toc38458160"/>
      <w:bookmarkStart w:id="1547" w:name="_Toc38568263"/>
      <w:bookmarkStart w:id="1548" w:name="_Ref38710298"/>
      <w:bookmarkStart w:id="1549" w:name="_Ref38891635"/>
      <w:bookmarkStart w:id="1550" w:name="_Ref44585933"/>
      <w:bookmarkStart w:id="1551" w:name="_Ref44585950"/>
      <w:bookmarkStart w:id="1552" w:name="_Ref44585972"/>
      <w:bookmarkStart w:id="1553" w:name="_Ref44598539"/>
      <w:bookmarkStart w:id="1554" w:name="_Ref44598549"/>
      <w:bookmarkStart w:id="1555" w:name="_Toc45871412"/>
      <w:bookmarkEnd w:id="1544"/>
      <w:r>
        <w:t xml:space="preserve">Amenos </w:t>
      </w:r>
      <w:r w:rsidR="00A70C6A" w:rsidRPr="00E57C74">
        <w:t>BLE Frame Format</w:t>
      </w:r>
      <w:bookmarkEnd w:id="1545"/>
      <w:bookmarkEnd w:id="1546"/>
      <w:bookmarkEnd w:id="1547"/>
      <w:bookmarkEnd w:id="1548"/>
      <w:bookmarkEnd w:id="1549"/>
      <w:bookmarkEnd w:id="1550"/>
      <w:bookmarkEnd w:id="1551"/>
      <w:bookmarkEnd w:id="1552"/>
      <w:bookmarkEnd w:id="1553"/>
      <w:bookmarkEnd w:id="1554"/>
      <w:bookmarkEnd w:id="1555"/>
    </w:p>
    <w:p w14:paraId="4E07C19A" w14:textId="1B12B0E7" w:rsidR="00A70C6A"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This section discusses about frame format for </w:t>
      </w:r>
      <w:del w:id="1556" w:author="singh qmax" w:date="2020-07-17T00:19:00Z">
        <w:r w:rsidRPr="00E57C74" w:rsidDel="00FF6AD8">
          <w:rPr>
            <w:rFonts w:asciiTheme="minorHAnsi" w:hAnsiTheme="minorHAnsi" w:cstheme="minorHAnsi"/>
          </w:rPr>
          <w:delText>AMENOS</w:delText>
        </w:r>
      </w:del>
      <w:ins w:id="1557"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with IIL Mobile App (TIRISI) over BLE interface.</w:t>
      </w:r>
    </w:p>
    <w:p w14:paraId="1A9B1C78" w14:textId="788900C5" w:rsidR="00A70C6A" w:rsidRPr="00636C2D" w:rsidRDefault="00661411" w:rsidP="00A13ECC">
      <w:pPr>
        <w:pStyle w:val="Heading4"/>
        <w:rPr>
          <w:i/>
          <w:iCs/>
        </w:rPr>
      </w:pPr>
      <w:bookmarkStart w:id="1558" w:name="_Ref39156605"/>
      <w:r>
        <w:rPr>
          <w:i/>
          <w:iCs/>
          <w:noProof/>
        </w:rPr>
        <w:pict w14:anchorId="62A99DF5">
          <v:shape id="_x0000_s1053" type="#_x0000_t202" style="position:absolute;left:0;text-align:left;margin-left:9.75pt;margin-top:120.75pt;width:487.3pt;height:.05pt;z-index:251657216;mso-position-horizontal-relative:text;mso-position-vertical-relative:text" wrapcoords="-33 0 -33 21192 21600 21192 21600 0 -33 0" stroked="f">
            <v:textbox style="mso-next-textbox:#_x0000_s1053;mso-fit-shape-to-text:t" inset="0,0,0,0">
              <w:txbxContent>
                <w:p w14:paraId="201DA5C2" w14:textId="27EB0DAE" w:rsidR="005661EF" w:rsidRPr="00762C23" w:rsidRDefault="005661EF" w:rsidP="00D2230C">
                  <w:pPr>
                    <w:pStyle w:val="Caption"/>
                    <w:jc w:val="center"/>
                    <w:rPr>
                      <w:rFonts w:asciiTheme="minorHAnsi" w:hAnsiTheme="minorHAnsi" w:cstheme="minorHAnsi"/>
                      <w:noProof/>
                      <w:color w:val="215868" w:themeColor="accent5" w:themeShade="80"/>
                      <w:szCs w:val="20"/>
                    </w:rPr>
                  </w:pPr>
                </w:p>
              </w:txbxContent>
            </v:textbox>
            <w10:wrap type="tight"/>
          </v:shape>
        </w:pict>
      </w:r>
      <w:r>
        <w:rPr>
          <w:noProof/>
        </w:rPr>
        <w:pict w14:anchorId="62A4DA96">
          <v:shape id="_x0000_s1085" type="#_x0000_t202" style="position:absolute;left:0;text-align:left;margin-left:9.75pt;margin-top:120.75pt;width:487.3pt;height:.05pt;z-index:251678720;mso-position-horizontal-relative:text;mso-position-vertical-relative:text" wrapcoords="-33 0 -33 20983 21600 20983 21600 0 -33 0" stroked="f">
            <v:textbox style="mso-next-textbox:#_x0000_s1085;mso-fit-shape-to-text:t" inset="0,0,0,0">
              <w:txbxContent>
                <w:p w14:paraId="69628D13" w14:textId="294596A3" w:rsidR="005661EF" w:rsidRPr="00AD714C"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4</w:t>
                  </w:r>
                  <w:r>
                    <w:fldChar w:fldCharType="end"/>
                  </w:r>
                  <w:r>
                    <w:t xml:space="preserve"> </w:t>
                  </w:r>
                  <w:r w:rsidRPr="007644F8">
                    <w:t>BLE - Password Packet</w:t>
                  </w:r>
                </w:p>
              </w:txbxContent>
            </v:textbox>
            <w10:wrap type="tight"/>
          </v:shape>
        </w:pict>
      </w:r>
      <w:r w:rsidR="00D05FF7" w:rsidRPr="00636C2D">
        <w:rPr>
          <w:rFonts w:asciiTheme="minorHAnsi" w:hAnsiTheme="minorHAnsi" w:cstheme="minorHAnsi"/>
          <w:i/>
          <w:iCs/>
          <w:noProof/>
          <w:lang w:val="en-IN" w:eastAsia="en-IN"/>
        </w:rPr>
        <w:drawing>
          <wp:anchor distT="0" distB="0" distL="114300" distR="114300" simplePos="0" relativeHeight="251622400" behindDoc="1" locked="0" layoutInCell="1" allowOverlap="1" wp14:anchorId="6923D8BC" wp14:editId="6CC9675B">
            <wp:simplePos x="0" y="0"/>
            <wp:positionH relativeFrom="column">
              <wp:posOffset>123825</wp:posOffset>
            </wp:positionH>
            <wp:positionV relativeFrom="paragraph">
              <wp:posOffset>561975</wp:posOffset>
            </wp:positionV>
            <wp:extent cx="6188710" cy="914400"/>
            <wp:effectExtent l="114300" t="114300" r="97790" b="133350"/>
            <wp:wrapTight wrapText="bothSides">
              <wp:wrapPolygon edited="0">
                <wp:start x="-399" y="-2700"/>
                <wp:lineTo x="-399" y="24750"/>
                <wp:lineTo x="21941" y="24750"/>
                <wp:lineTo x="21941" y="-2700"/>
                <wp:lineTo x="-399" y="-270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88710" cy="9144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A70C6A" w:rsidRPr="00636C2D">
        <w:rPr>
          <w:i/>
          <w:iCs/>
        </w:rPr>
        <w:t>Authentication packet</w:t>
      </w:r>
      <w:bookmarkEnd w:id="1558"/>
    </w:p>
    <w:p w14:paraId="4B9FF42C" w14:textId="16667326" w:rsidR="0053579B" w:rsidRPr="0053579B" w:rsidRDefault="0053579B" w:rsidP="0053579B">
      <w:pPr>
        <w:pStyle w:val="Caption"/>
        <w:jc w:val="center"/>
        <w:rPr>
          <w:rFonts w:asciiTheme="minorHAnsi" w:hAnsiTheme="minorHAnsi" w:cstheme="minorHAnsi"/>
          <w:color w:val="auto"/>
        </w:rPr>
      </w:pPr>
    </w:p>
    <w:p w14:paraId="526707E3" w14:textId="13E1F43A" w:rsidR="00A70C6A" w:rsidRPr="00D05FF7" w:rsidRDefault="00F151F3" w:rsidP="00A70C6A">
      <w:pPr>
        <w:pStyle w:val="Caption"/>
        <w:jc w:val="center"/>
        <w:rPr>
          <w:rFonts w:asciiTheme="minorHAnsi" w:hAnsiTheme="minorHAnsi" w:cstheme="minorHAnsi"/>
          <w:color w:val="auto"/>
        </w:rPr>
      </w:pPr>
      <w:r>
        <w:rPr>
          <w:rFonts w:asciiTheme="minorHAnsi" w:hAnsiTheme="minorHAnsi" w:cstheme="minorHAnsi"/>
          <w:noProof/>
          <w:color w:val="auto"/>
          <w:lang w:val="en-IN" w:eastAsia="en-IN"/>
        </w:rPr>
        <w:drawing>
          <wp:anchor distT="0" distB="0" distL="114300" distR="114300" simplePos="0" relativeHeight="251621376" behindDoc="1" locked="0" layoutInCell="1" allowOverlap="1" wp14:anchorId="3FACE605" wp14:editId="058EF1B8">
            <wp:simplePos x="0" y="0"/>
            <wp:positionH relativeFrom="margin">
              <wp:posOffset>131869</wp:posOffset>
            </wp:positionH>
            <wp:positionV relativeFrom="paragraph">
              <wp:posOffset>-61383</wp:posOffset>
            </wp:positionV>
            <wp:extent cx="6178550" cy="1148080"/>
            <wp:effectExtent l="133350" t="114300" r="107950" b="147320"/>
            <wp:wrapTight wrapText="bothSides">
              <wp:wrapPolygon edited="0">
                <wp:start x="-400" y="-2150"/>
                <wp:lineTo x="-466" y="21504"/>
                <wp:lineTo x="-266" y="24372"/>
                <wp:lineTo x="21778" y="24372"/>
                <wp:lineTo x="21977" y="21504"/>
                <wp:lineTo x="21911" y="-2150"/>
                <wp:lineTo x="-400" y="-215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178550" cy="11480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661411">
        <w:rPr>
          <w:noProof/>
        </w:rPr>
        <w:pict w14:anchorId="64FE7A74">
          <v:shape id="_x0000_s1054" type="#_x0000_t202" style="position:absolute;left:0;text-align:left;margin-left:3.35pt;margin-top:107.55pt;width:3.55pt;height:3.55pt;z-index:251658240;mso-position-horizontal-relative:text;mso-position-vertical-relative:text" wrapcoords="-33 0 -33 20800 21600 20800 21600 0 -33 0" stroked="f">
            <v:textbox style="mso-next-textbox:#_x0000_s1054" inset="0,0,0,0">
              <w:txbxContent>
                <w:p w14:paraId="11ACA343" w14:textId="4AB60C09" w:rsidR="005661EF" w:rsidRPr="00DD3B38" w:rsidRDefault="005661EF" w:rsidP="00D2230C">
                  <w:pPr>
                    <w:pStyle w:val="Caption"/>
                    <w:jc w:val="center"/>
                    <w:rPr>
                      <w:rFonts w:cstheme="minorHAnsi"/>
                      <w:noProof/>
                    </w:rPr>
                  </w:pPr>
                </w:p>
              </w:txbxContent>
            </v:textbox>
            <w10:wrap type="tight"/>
          </v:shape>
        </w:pict>
      </w:r>
      <w:r w:rsidR="00661411">
        <w:rPr>
          <w:noProof/>
        </w:rPr>
        <w:pict w14:anchorId="04DE1510">
          <v:shape id="_x0000_s1086" type="#_x0000_t202" style="position:absolute;left:0;text-align:left;margin-left:13.75pt;margin-top:113.4pt;width:486.5pt;height:.05pt;z-index:251679744;mso-position-horizontal-relative:text;mso-position-vertical-relative:text" wrapcoords="-33 0 -33 20800 21600 20800 21600 0 -33 0" stroked="f">
            <v:textbox style="mso-next-textbox:#_x0000_s1086;mso-fit-shape-to-text:t" inset="0,0,0,0">
              <w:txbxContent>
                <w:p w14:paraId="56DAC1EE" w14:textId="20B65CE0" w:rsidR="005661EF" w:rsidRPr="00A110D2" w:rsidRDefault="005661EF">
                  <w:pPr>
                    <w:pStyle w:val="Caption"/>
                    <w:jc w:val="center"/>
                    <w:rPr>
                      <w:noProof/>
                    </w:rPr>
                  </w:pPr>
                  <w:r>
                    <w:t xml:space="preserve">Figure </w:t>
                  </w:r>
                  <w:r>
                    <w:fldChar w:fldCharType="begin"/>
                  </w:r>
                  <w:r>
                    <w:instrText xml:space="preserve"> SEQ Figure \* ARABIC </w:instrText>
                  </w:r>
                  <w:r>
                    <w:fldChar w:fldCharType="separate"/>
                  </w:r>
                  <w:r w:rsidR="00AB6E26">
                    <w:rPr>
                      <w:noProof/>
                    </w:rPr>
                    <w:t>5</w:t>
                  </w:r>
                  <w:r>
                    <w:fldChar w:fldCharType="end"/>
                  </w:r>
                  <w:r>
                    <w:t xml:space="preserve"> </w:t>
                  </w:r>
                  <w:r w:rsidRPr="009F3B91">
                    <w:t>BLE - Password ACK Packet</w:t>
                  </w:r>
                </w:p>
              </w:txbxContent>
            </v:textbox>
            <w10:wrap type="tight"/>
          </v:shape>
        </w:pict>
      </w:r>
    </w:p>
    <w:p w14:paraId="55A66961" w14:textId="25928670" w:rsidR="00D05FF7" w:rsidRPr="00082AD8" w:rsidRDefault="00D05FF7" w:rsidP="00A13ECC">
      <w:pPr>
        <w:pStyle w:val="Heading4"/>
        <w:rPr>
          <w:i/>
          <w:iCs/>
        </w:rPr>
      </w:pPr>
      <w:bookmarkStart w:id="1559" w:name="_Ref44586144"/>
      <w:r w:rsidRPr="00082AD8">
        <w:rPr>
          <w:rFonts w:asciiTheme="minorHAnsi" w:hAnsiTheme="minorHAnsi" w:cstheme="minorHAnsi"/>
          <w:i/>
          <w:iCs/>
        </w:rPr>
        <w:t>D</w:t>
      </w:r>
      <w:r w:rsidRPr="00082AD8">
        <w:rPr>
          <w:i/>
          <w:iCs/>
        </w:rPr>
        <w:t xml:space="preserve">evice </w:t>
      </w:r>
      <w:r w:rsidR="00C51197" w:rsidRPr="00082AD8">
        <w:rPr>
          <w:i/>
          <w:iCs/>
        </w:rPr>
        <w:t>R</w:t>
      </w:r>
      <w:r w:rsidRPr="00082AD8">
        <w:rPr>
          <w:i/>
          <w:iCs/>
        </w:rPr>
        <w:t xml:space="preserve">egistration </w:t>
      </w:r>
      <w:r w:rsidR="00780376" w:rsidRPr="00082AD8">
        <w:rPr>
          <w:i/>
          <w:iCs/>
        </w:rPr>
        <w:t>D</w:t>
      </w:r>
      <w:r w:rsidRPr="00082AD8">
        <w:rPr>
          <w:i/>
          <w:iCs/>
        </w:rPr>
        <w:t>ata BLE packets</w:t>
      </w:r>
      <w:bookmarkEnd w:id="1559"/>
    </w:p>
    <w:p w14:paraId="3C41D0B1" w14:textId="27D1EB89" w:rsidR="00335F01" w:rsidRPr="001608D9" w:rsidRDefault="00661411" w:rsidP="00D969A5">
      <w:pPr>
        <w:tabs>
          <w:tab w:val="center" w:pos="4873"/>
        </w:tabs>
        <w:ind w:left="720"/>
        <w:jc w:val="both"/>
        <w:rPr>
          <w:rFonts w:asciiTheme="minorHAnsi" w:hAnsiTheme="minorHAnsi" w:cstheme="minorHAnsi"/>
          <w:sz w:val="18"/>
          <w:szCs w:val="14"/>
        </w:rPr>
      </w:pPr>
      <w:r>
        <w:rPr>
          <w:noProof/>
        </w:rPr>
        <w:pict w14:anchorId="394D7413">
          <v:shape id="_x0000_s1081" type="#_x0000_t202" style="position:absolute;left:0;text-align:left;margin-left:4.85pt;margin-top:106.8pt;width:487.3pt;height:.05pt;z-index:251675648;mso-position-horizontal-relative:text;mso-position-vertical-relative:text" wrapcoords="-33 0 -33 20925 21600 20925 21600 0 -33 0" stroked="f">
            <v:textbox style="mso-next-textbox:#_x0000_s1081;mso-fit-shape-to-text:t" inset="0,0,0,0">
              <w:txbxContent>
                <w:p w14:paraId="6B6AD637" w14:textId="333C3F80" w:rsidR="005661EF" w:rsidRPr="00534432" w:rsidRDefault="005661EF" w:rsidP="00E05378">
                  <w:pPr>
                    <w:pStyle w:val="Caption"/>
                    <w:jc w:val="center"/>
                    <w:rPr>
                      <w:rFonts w:cstheme="minorHAnsi"/>
                      <w:noProof/>
                    </w:rPr>
                  </w:pPr>
                </w:p>
              </w:txbxContent>
            </v:textbox>
            <w10:wrap type="tight"/>
          </v:shape>
        </w:pict>
      </w:r>
      <w:r>
        <w:rPr>
          <w:noProof/>
        </w:rPr>
        <w:pict w14:anchorId="313F9A58">
          <v:shape id="_x0000_s1087" type="#_x0000_t202" style="position:absolute;left:0;text-align:left;margin-left:4.85pt;margin-top:106.8pt;width:487.3pt;height:.05pt;z-index:251680768;mso-position-horizontal-relative:text;mso-position-vertical-relative:text" wrapcoords="-33 0 -33 20925 21600 20925 21600 0 -33 0" stroked="f">
            <v:textbox style="mso-next-textbox:#_x0000_s1087;mso-fit-shape-to-text:t" inset="0,0,0,0">
              <w:txbxContent>
                <w:p w14:paraId="7010E720" w14:textId="440BCA70" w:rsidR="005661EF" w:rsidRPr="0031743B"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6</w:t>
                  </w:r>
                  <w:r>
                    <w:fldChar w:fldCharType="end"/>
                  </w:r>
                  <w:r>
                    <w:t xml:space="preserve"> </w:t>
                  </w:r>
                  <w:r w:rsidRPr="00FB3F84">
                    <w:t>BLE - Room Credentials Packet</w:t>
                  </w:r>
                </w:p>
              </w:txbxContent>
            </v:textbox>
            <w10:wrap type="tight"/>
          </v:shape>
        </w:pict>
      </w:r>
      <w:r w:rsidR="00632900" w:rsidRPr="00E57C74">
        <w:rPr>
          <w:rFonts w:asciiTheme="minorHAnsi" w:hAnsiTheme="minorHAnsi" w:cstheme="minorHAnsi"/>
          <w:noProof/>
          <w:lang w:val="en-IN" w:eastAsia="en-IN"/>
        </w:rPr>
        <w:drawing>
          <wp:anchor distT="0" distB="0" distL="114300" distR="114300" simplePos="0" relativeHeight="251623424" behindDoc="1" locked="0" layoutInCell="1" allowOverlap="1" wp14:anchorId="13082E6B" wp14:editId="57DBC36F">
            <wp:simplePos x="0" y="0"/>
            <wp:positionH relativeFrom="column">
              <wp:posOffset>61722</wp:posOffset>
            </wp:positionH>
            <wp:positionV relativeFrom="paragraph">
              <wp:posOffset>206832</wp:posOffset>
            </wp:positionV>
            <wp:extent cx="6188710" cy="1092835"/>
            <wp:effectExtent l="133350" t="114300" r="116840" b="145415"/>
            <wp:wrapTight wrapText="bothSides">
              <wp:wrapPolygon edited="0">
                <wp:start x="-399" y="-2259"/>
                <wp:lineTo x="-465" y="21462"/>
                <wp:lineTo x="-266" y="24474"/>
                <wp:lineTo x="21808" y="24474"/>
                <wp:lineTo x="22008" y="22592"/>
                <wp:lineTo x="21941" y="-2259"/>
                <wp:lineTo x="-399" y="-2259"/>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8710" cy="10928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rPr>
        <w:pict w14:anchorId="39281D8C">
          <v:shape id="_x0000_s1088" type="#_x0000_t202" style="position:absolute;left:0;text-align:left;margin-left:14.1pt;margin-top:242.95pt;width:487.3pt;height:.05pt;z-index:251681792;mso-position-horizontal-relative:text;mso-position-vertical-relative:text" wrapcoords="-33 0 -33 20925 21600 20925 21600 0 -33 0" stroked="f">
            <v:textbox style="mso-next-textbox:#_x0000_s1088;mso-fit-shape-to-text:t" inset="0,0,0,0">
              <w:txbxContent>
                <w:p w14:paraId="53024D5D" w14:textId="3226CF24" w:rsidR="005661EF" w:rsidRPr="003E3216"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7</w:t>
                  </w:r>
                  <w:r>
                    <w:fldChar w:fldCharType="end"/>
                  </w:r>
                  <w:r>
                    <w:t xml:space="preserve"> </w:t>
                  </w:r>
                  <w:r w:rsidRPr="00DA526C">
                    <w:t>BLE - Device Serial Number Packet</w:t>
                  </w:r>
                </w:p>
              </w:txbxContent>
            </v:textbox>
            <w10:wrap type="tight"/>
          </v:shape>
        </w:pict>
      </w:r>
      <w:r w:rsidR="005D578B" w:rsidRPr="00E57C74">
        <w:rPr>
          <w:rFonts w:asciiTheme="minorHAnsi" w:hAnsiTheme="minorHAnsi" w:cstheme="minorHAnsi"/>
          <w:noProof/>
          <w:lang w:val="en-IN" w:eastAsia="en-IN"/>
        </w:rPr>
        <w:drawing>
          <wp:anchor distT="0" distB="0" distL="114300" distR="114300" simplePos="0" relativeHeight="251624448" behindDoc="1" locked="0" layoutInCell="1" allowOverlap="1" wp14:anchorId="3147361F" wp14:editId="24E55DE1">
            <wp:simplePos x="0" y="0"/>
            <wp:positionH relativeFrom="column">
              <wp:posOffset>179070</wp:posOffset>
            </wp:positionH>
            <wp:positionV relativeFrom="paragraph">
              <wp:posOffset>1677035</wp:posOffset>
            </wp:positionV>
            <wp:extent cx="6188710" cy="1351280"/>
            <wp:effectExtent l="133350" t="114300" r="116840" b="134620"/>
            <wp:wrapTight wrapText="bothSides">
              <wp:wrapPolygon edited="0">
                <wp:start x="-332" y="-1827"/>
                <wp:lineTo x="-465" y="-1218"/>
                <wp:lineTo x="-399" y="23752"/>
                <wp:lineTo x="21941" y="23752"/>
                <wp:lineTo x="22008" y="3654"/>
                <wp:lineTo x="21875" y="-914"/>
                <wp:lineTo x="21875" y="-1827"/>
                <wp:lineTo x="-332" y="-1827"/>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88710" cy="1351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pict w14:anchorId="7E3EC978">
          <v:shape id="_x0000_s1056" type="#_x0000_t202" style="position:absolute;left:0;text-align:left;margin-left:6.9pt;margin-top:249.05pt;width:487.3pt;height:20.35pt;z-index:251660288;mso-position-horizontal-relative:text;mso-position-vertical-relative:text" wrapcoords="-33 0 -33 20925 21600 20925 21600 0 -33 0" stroked="f">
            <v:textbox style="mso-next-textbox:#_x0000_s1056;mso-fit-shape-to-text:t" inset="0,0,0,0">
              <w:txbxContent>
                <w:p w14:paraId="49C3EE97" w14:textId="330D20B8" w:rsidR="005661EF" w:rsidRPr="00D2067D" w:rsidRDefault="005661EF" w:rsidP="001608D9">
                  <w:pPr>
                    <w:pStyle w:val="Caption"/>
                    <w:jc w:val="center"/>
                    <w:rPr>
                      <w:rFonts w:cstheme="minorHAnsi"/>
                      <w:noProof/>
                      <w:sz w:val="24"/>
                      <w:szCs w:val="20"/>
                    </w:rPr>
                  </w:pPr>
                </w:p>
              </w:txbxContent>
            </v:textbox>
            <w10:wrap type="tight"/>
          </v:shape>
        </w:pict>
      </w:r>
      <w:r>
        <w:rPr>
          <w:noProof/>
        </w:rPr>
        <w:pict w14:anchorId="69C885DE">
          <v:shape id="_x0000_s1055" type="#_x0000_t202" style="position:absolute;left:0;text-align:left;margin-left:12pt;margin-top:109.4pt;width:487.3pt;height:.05pt;z-index:251659264;mso-position-horizontal-relative:text;mso-position-vertical-relative:text" wrapcoords="-33 0 -33 20925 21600 20925 21600 0 -33 0" stroked="f">
            <v:textbox style="mso-next-textbox:#_x0000_s1055;mso-fit-shape-to-text:t" inset="0,0,0,0">
              <w:txbxContent>
                <w:p w14:paraId="4CC48E6F" w14:textId="3EF9A80F" w:rsidR="005661EF" w:rsidRPr="0090641B" w:rsidRDefault="005661EF" w:rsidP="00E05378">
                  <w:pPr>
                    <w:pStyle w:val="Caption"/>
                    <w:rPr>
                      <w:rFonts w:cstheme="minorHAnsi"/>
                      <w:noProof/>
                      <w:sz w:val="24"/>
                      <w:szCs w:val="20"/>
                    </w:rPr>
                  </w:pPr>
                </w:p>
              </w:txbxContent>
            </v:textbox>
            <w10:wrap type="tight"/>
          </v:shape>
        </w:pict>
      </w:r>
      <w:r w:rsidR="00D05FF7">
        <w:rPr>
          <w:rFonts w:asciiTheme="minorHAnsi" w:hAnsiTheme="minorHAnsi" w:cstheme="minorHAnsi"/>
        </w:rPr>
        <w:tab/>
      </w:r>
      <w:r>
        <w:rPr>
          <w:noProof/>
        </w:rPr>
        <w:pict w14:anchorId="114AEDD0">
          <v:shape id="_x0000_s1066" type="#_x0000_t202" style="position:absolute;left:0;text-align:left;margin-left:-.3pt;margin-top:355.15pt;width:487.3pt;height:20.35pt;z-index:251664384;mso-position-horizontal-relative:text;mso-position-vertical-relative:text" stroked="f">
            <v:textbox style="mso-next-textbox:#_x0000_s1066;mso-fit-shape-to-text:t" inset="0,0,0,0">
              <w:txbxContent>
                <w:p w14:paraId="0291F113" w14:textId="0BF7C18C" w:rsidR="005661EF" w:rsidRPr="00252CA0" w:rsidRDefault="005661EF" w:rsidP="00A13ECC">
                  <w:pPr>
                    <w:pStyle w:val="Caption"/>
                    <w:jc w:val="center"/>
                    <w:rPr>
                      <w:rFonts w:cstheme="minorHAnsi"/>
                      <w:noProof/>
                    </w:rPr>
                  </w:pPr>
                </w:p>
              </w:txbxContent>
            </v:textbox>
            <w10:wrap type="square"/>
          </v:shape>
        </w:pict>
      </w:r>
      <w:r>
        <w:rPr>
          <w:noProof/>
        </w:rPr>
        <w:pict w14:anchorId="1A7080D5">
          <v:shape id="_x0000_s1057" type="#_x0000_t202" style="position:absolute;left:0;text-align:left;margin-left:39pt;margin-top:106.05pt;width:379.55pt;height:.05pt;z-index:251661312;mso-position-horizontal-relative:text;mso-position-vertical-relative:text" stroked="f">
            <v:textbox style="mso-next-textbox:#_x0000_s1057;mso-fit-shape-to-text:t" inset="0,0,0,0">
              <w:txbxContent>
                <w:p w14:paraId="690B3961" w14:textId="195AF737" w:rsidR="005661EF" w:rsidRPr="003D6014" w:rsidRDefault="005661EF" w:rsidP="001608D9">
                  <w:pPr>
                    <w:pStyle w:val="Caption"/>
                    <w:jc w:val="center"/>
                    <w:rPr>
                      <w:rFonts w:cstheme="minorHAnsi"/>
                      <w:noProof/>
                      <w:szCs w:val="14"/>
                    </w:rPr>
                  </w:pPr>
                </w:p>
              </w:txbxContent>
            </v:textbox>
            <w10:wrap type="square"/>
          </v:shape>
        </w:pict>
      </w:r>
    </w:p>
    <w:p w14:paraId="50657643" w14:textId="38DA61AF" w:rsidR="001608D9" w:rsidRDefault="001608D9" w:rsidP="00A13ECC"/>
    <w:p w14:paraId="43228FE0" w14:textId="2B4AB2EE" w:rsidR="006769EB" w:rsidRDefault="00661411" w:rsidP="00A13ECC">
      <w:r>
        <w:rPr>
          <w:noProof/>
        </w:rPr>
        <w:pict w14:anchorId="5F43AD42">
          <v:shape id="_x0000_s1089" type="#_x0000_t202" style="position:absolute;margin-left:12pt;margin-top:133.55pt;width:487.3pt;height:.05pt;z-index:251682816;mso-position-horizontal-relative:text;mso-position-vertical-relative:text" stroked="f">
            <v:textbox style="mso-next-textbox:#_x0000_s1089;mso-fit-shape-to-text:t" inset="0,0,0,0">
              <w:txbxContent>
                <w:p w14:paraId="425AB397" w14:textId="7005257B" w:rsidR="005661EF" w:rsidRPr="00A765B5" w:rsidRDefault="005661EF" w:rsidP="00D969A5">
                  <w:pPr>
                    <w:pStyle w:val="Caption"/>
                    <w:jc w:val="center"/>
                    <w:rPr>
                      <w:rFonts w:cstheme="minorHAnsi"/>
                      <w:noProof/>
                    </w:rPr>
                  </w:pPr>
                  <w:r>
                    <w:t xml:space="preserve">Figure </w:t>
                  </w:r>
                  <w:r>
                    <w:fldChar w:fldCharType="begin"/>
                  </w:r>
                  <w:r>
                    <w:instrText xml:space="preserve"> SEQ Figure \* ARABIC </w:instrText>
                  </w:r>
                  <w:r>
                    <w:fldChar w:fldCharType="separate"/>
                  </w:r>
                  <w:r w:rsidR="00AB6E26">
                    <w:rPr>
                      <w:noProof/>
                    </w:rPr>
                    <w:t>8</w:t>
                  </w:r>
                  <w:r>
                    <w:fldChar w:fldCharType="end"/>
                  </w:r>
                  <w:r>
                    <w:t xml:space="preserve"> </w:t>
                  </w:r>
                  <w:r w:rsidRPr="00DB4375">
                    <w:t>BLE - Device Name Packet</w:t>
                  </w:r>
                </w:p>
              </w:txbxContent>
            </v:textbox>
            <w10:wrap type="square"/>
          </v:shape>
        </w:pict>
      </w:r>
      <w:r w:rsidR="005B7B3F">
        <w:rPr>
          <w:noProof/>
        </w:rPr>
        <w:drawing>
          <wp:anchor distT="0" distB="0" distL="114300" distR="114300" simplePos="0" relativeHeight="251634688" behindDoc="0" locked="0" layoutInCell="1" allowOverlap="1" wp14:anchorId="194544D9" wp14:editId="0E4F5170">
            <wp:simplePos x="0" y="0"/>
            <wp:positionH relativeFrom="column">
              <wp:posOffset>152400</wp:posOffset>
            </wp:positionH>
            <wp:positionV relativeFrom="paragraph">
              <wp:posOffset>237490</wp:posOffset>
            </wp:positionV>
            <wp:extent cx="6188710" cy="1401445"/>
            <wp:effectExtent l="114300" t="114300" r="97790" b="122555"/>
            <wp:wrapSquare wrapText="bothSides"/>
            <wp:docPr id="28" name="Picture 28"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evice name.PNG"/>
                    <pic:cNvPicPr/>
                  </pic:nvPicPr>
                  <pic:blipFill>
                    <a:blip r:embed="rId25">
                      <a:extLst>
                        <a:ext uri="{28A0092B-C50C-407E-A947-70E740481C1C}">
                          <a14:useLocalDpi xmlns:a14="http://schemas.microsoft.com/office/drawing/2010/main" val="0"/>
                        </a:ext>
                      </a:extLst>
                    </a:blip>
                    <a:stretch>
                      <a:fillRect/>
                    </a:stretch>
                  </pic:blipFill>
                  <pic:spPr>
                    <a:xfrm>
                      <a:off x="0" y="0"/>
                      <a:ext cx="6188710" cy="1401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7ADC508" w14:textId="17221638" w:rsidR="006769EB" w:rsidRDefault="00661411" w:rsidP="00A13ECC">
      <w:r>
        <w:rPr>
          <w:noProof/>
        </w:rPr>
        <w:pict w14:anchorId="2BE41CEA">
          <v:shape id="_x0000_s1090" type="#_x0000_t202" style="position:absolute;margin-left:41.3pt;margin-top:83.85pt;width:425.4pt;height:.05pt;z-index:251683840;mso-position-horizontal-relative:text;mso-position-vertical-relative:text" stroked="f">
            <v:textbox style="mso-next-textbox:#_x0000_s1090;mso-fit-shape-to-text:t" inset="0,0,0,0">
              <w:txbxContent>
                <w:p w14:paraId="69360D67" w14:textId="565CC97F" w:rsidR="005661EF" w:rsidRPr="009229B4" w:rsidRDefault="005661EF" w:rsidP="00D969A5">
                  <w:pPr>
                    <w:pStyle w:val="Caption"/>
                    <w:jc w:val="center"/>
                    <w:rPr>
                      <w:rFonts w:cstheme="minorHAnsi"/>
                      <w:noProof/>
                    </w:rPr>
                  </w:pPr>
                  <w:r>
                    <w:t xml:space="preserve">Figure </w:t>
                  </w:r>
                  <w:r>
                    <w:fldChar w:fldCharType="begin"/>
                  </w:r>
                  <w:r>
                    <w:instrText xml:space="preserve"> SEQ Figure \* ARABIC </w:instrText>
                  </w:r>
                  <w:r>
                    <w:fldChar w:fldCharType="separate"/>
                  </w:r>
                  <w:r w:rsidR="00AB6E26">
                    <w:rPr>
                      <w:noProof/>
                    </w:rPr>
                    <w:t>9</w:t>
                  </w:r>
                  <w:r>
                    <w:fldChar w:fldCharType="end"/>
                  </w:r>
                  <w:r>
                    <w:t xml:space="preserve"> BLE Auth code</w:t>
                  </w:r>
                </w:p>
              </w:txbxContent>
            </v:textbox>
            <w10:wrap type="square"/>
          </v:shape>
        </w:pict>
      </w:r>
      <w:r w:rsidR="001879BC">
        <w:rPr>
          <w:rFonts w:asciiTheme="minorHAnsi" w:hAnsiTheme="minorHAnsi" w:cstheme="minorHAnsi"/>
          <w:noProof/>
          <w:lang w:val="en-IN" w:eastAsia="en-IN"/>
        </w:rPr>
        <w:drawing>
          <wp:anchor distT="0" distB="0" distL="114300" distR="114300" simplePos="0" relativeHeight="251635712" behindDoc="0" locked="0" layoutInCell="1" allowOverlap="1" wp14:anchorId="56BFD971" wp14:editId="13F40138">
            <wp:simplePos x="0" y="0"/>
            <wp:positionH relativeFrom="column">
              <wp:posOffset>524721</wp:posOffset>
            </wp:positionH>
            <wp:positionV relativeFrom="paragraph">
              <wp:posOffset>124037</wp:posOffset>
            </wp:positionV>
            <wp:extent cx="5403048" cy="883997"/>
            <wp:effectExtent l="114300" t="114300" r="121920" b="125730"/>
            <wp:wrapSquare wrapText="bothSides"/>
            <wp:docPr id="29" name="Picture 2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ame-auth-code.PNG"/>
                    <pic:cNvPicPr/>
                  </pic:nvPicPr>
                  <pic:blipFill>
                    <a:blip r:embed="rId26">
                      <a:extLst>
                        <a:ext uri="{28A0092B-C50C-407E-A947-70E740481C1C}">
                          <a14:useLocalDpi xmlns:a14="http://schemas.microsoft.com/office/drawing/2010/main" val="0"/>
                        </a:ext>
                      </a:extLst>
                    </a:blip>
                    <a:stretch>
                      <a:fillRect/>
                    </a:stretch>
                  </pic:blipFill>
                  <pic:spPr>
                    <a:xfrm>
                      <a:off x="0" y="0"/>
                      <a:ext cx="5403048" cy="8839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8AEB0ED" w14:textId="1B9F4A8C" w:rsidR="006769EB" w:rsidRDefault="00661411" w:rsidP="00A13ECC">
      <w:r>
        <w:rPr>
          <w:noProof/>
        </w:rPr>
        <w:pict w14:anchorId="202AB67A">
          <v:shape id="_x0000_s1091" type="#_x0000_t202" style="position:absolute;margin-left:15.6pt;margin-top:234.5pt;width:487.3pt;height:.05pt;z-index:251684864;mso-position-horizontal-relative:text;mso-position-vertical-relative:text" stroked="f">
            <v:textbox style="mso-next-textbox:#_x0000_s1091;mso-fit-shape-to-text:t" inset="0,0,0,0">
              <w:txbxContent>
                <w:p w14:paraId="21A73380" w14:textId="63913969" w:rsidR="005661EF" w:rsidRPr="00040191" w:rsidRDefault="005661EF" w:rsidP="00D969A5">
                  <w:pPr>
                    <w:pStyle w:val="Caption"/>
                    <w:jc w:val="center"/>
                    <w:rPr>
                      <w:rFonts w:cstheme="minorHAnsi"/>
                      <w:noProof/>
                    </w:rPr>
                  </w:pPr>
                  <w:r>
                    <w:t xml:space="preserve">Figure </w:t>
                  </w:r>
                  <w:r>
                    <w:fldChar w:fldCharType="begin"/>
                  </w:r>
                  <w:r>
                    <w:instrText xml:space="preserve"> SEQ Figure \* ARABIC </w:instrText>
                  </w:r>
                  <w:r>
                    <w:fldChar w:fldCharType="separate"/>
                  </w:r>
                  <w:r w:rsidR="00AB6E26">
                    <w:rPr>
                      <w:noProof/>
                    </w:rPr>
                    <w:t>10</w:t>
                  </w:r>
                  <w:r>
                    <w:fldChar w:fldCharType="end"/>
                  </w:r>
                  <w:r>
                    <w:t xml:space="preserve"> </w:t>
                  </w:r>
                  <w:r w:rsidRPr="00C2177B">
                    <w:t>Device Configuration ACK Packets</w:t>
                  </w:r>
                </w:p>
              </w:txbxContent>
            </v:textbox>
            <w10:wrap type="square"/>
          </v:shape>
        </w:pict>
      </w:r>
      <w:r w:rsidR="006769EB" w:rsidRPr="00E57C74">
        <w:rPr>
          <w:rFonts w:asciiTheme="minorHAnsi" w:hAnsiTheme="minorHAnsi" w:cstheme="minorHAnsi"/>
          <w:noProof/>
          <w:lang w:val="en-IN" w:eastAsia="en-IN"/>
        </w:rPr>
        <w:drawing>
          <wp:anchor distT="0" distB="0" distL="114300" distR="114300" simplePos="0" relativeHeight="251630592" behindDoc="0" locked="0" layoutInCell="1" allowOverlap="1" wp14:anchorId="1C290D26" wp14:editId="12DF786B">
            <wp:simplePos x="0" y="0"/>
            <wp:positionH relativeFrom="column">
              <wp:posOffset>198120</wp:posOffset>
            </wp:positionH>
            <wp:positionV relativeFrom="paragraph">
              <wp:posOffset>1112943</wp:posOffset>
            </wp:positionV>
            <wp:extent cx="6188710" cy="1808480"/>
            <wp:effectExtent l="133350" t="114300" r="116840" b="15367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88710" cy="18084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p>
    <w:p w14:paraId="15F2E18C" w14:textId="27F55AE9" w:rsidR="006769EB" w:rsidRDefault="006769EB" w:rsidP="00A13ECC"/>
    <w:p w14:paraId="2D352602" w14:textId="180F78C4" w:rsidR="006769EB" w:rsidRDefault="006769EB" w:rsidP="00A13ECC"/>
    <w:p w14:paraId="0CA6A04C" w14:textId="77777777" w:rsidR="006769EB" w:rsidRDefault="006769EB" w:rsidP="00A13ECC"/>
    <w:p w14:paraId="0C1F5B30" w14:textId="564A58CA" w:rsidR="00A70C6A" w:rsidRPr="00E57C74" w:rsidRDefault="00A70C6A" w:rsidP="00A13ECC">
      <w:pPr>
        <w:pStyle w:val="Heading3"/>
      </w:pPr>
      <w:bookmarkStart w:id="1560" w:name="_BLE_Acknowledgement_Byte"/>
      <w:bookmarkStart w:id="1561" w:name="_Communication_with_Hub"/>
      <w:bookmarkStart w:id="1562" w:name="_Toc38448466"/>
      <w:bookmarkStart w:id="1563" w:name="_Toc38458162"/>
      <w:bookmarkStart w:id="1564" w:name="_Toc38568265"/>
      <w:bookmarkStart w:id="1565" w:name="_Ref44607217"/>
      <w:bookmarkStart w:id="1566" w:name="_Toc45871413"/>
      <w:bookmarkEnd w:id="1560"/>
      <w:bookmarkEnd w:id="1561"/>
      <w:r w:rsidRPr="00E57C74">
        <w:t xml:space="preserve">Communication with </w:t>
      </w:r>
      <w:r w:rsidRPr="000F6516">
        <w:t>Hub</w:t>
      </w:r>
      <w:bookmarkEnd w:id="1562"/>
      <w:bookmarkEnd w:id="1563"/>
      <w:bookmarkEnd w:id="1564"/>
      <w:bookmarkEnd w:id="1565"/>
      <w:bookmarkEnd w:id="1566"/>
    </w:p>
    <w:p w14:paraId="29F9F88F" w14:textId="605E80CF" w:rsidR="00A70C6A"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This section discusses about how </w:t>
      </w:r>
      <w:del w:id="1567" w:author="singh qmax" w:date="2020-07-17T00:19:00Z">
        <w:r w:rsidRPr="00E57C74" w:rsidDel="00FF6AD8">
          <w:rPr>
            <w:rFonts w:asciiTheme="minorHAnsi" w:hAnsiTheme="minorHAnsi" w:cstheme="minorHAnsi"/>
          </w:rPr>
          <w:delText>AMENOS</w:delText>
        </w:r>
      </w:del>
      <w:ins w:id="1568"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communicate with Hub. </w:t>
      </w:r>
      <w:r w:rsidR="00761B0C" w:rsidRPr="00D969A5">
        <w:rPr>
          <w:rFonts w:asciiTheme="minorHAnsi" w:hAnsiTheme="minorHAnsi" w:cstheme="minorHAnsi"/>
        </w:rPr>
        <w:fldChar w:fldCharType="begin"/>
      </w:r>
      <w:r w:rsidR="00761B0C" w:rsidRPr="00137235">
        <w:rPr>
          <w:rFonts w:asciiTheme="minorHAnsi" w:hAnsiTheme="minorHAnsi" w:cstheme="minorHAnsi"/>
        </w:rPr>
        <w:instrText xml:space="preserve"> REF _Ref45806039 \h </w:instrText>
      </w:r>
      <w:r w:rsidR="00137235">
        <w:rPr>
          <w:rFonts w:asciiTheme="minorHAnsi" w:hAnsiTheme="minorHAnsi" w:cstheme="minorHAnsi"/>
        </w:rPr>
        <w:instrText xml:space="preserve"> \* MERGEFORMAT </w:instrText>
      </w:r>
      <w:r w:rsidR="00761B0C" w:rsidRPr="00D969A5">
        <w:rPr>
          <w:rFonts w:asciiTheme="minorHAnsi" w:hAnsiTheme="minorHAnsi" w:cstheme="minorHAnsi"/>
        </w:rPr>
      </w:r>
      <w:r w:rsidR="00761B0C" w:rsidRPr="00D969A5">
        <w:rPr>
          <w:rFonts w:asciiTheme="minorHAnsi" w:hAnsiTheme="minorHAnsi" w:cstheme="minorHAnsi"/>
        </w:rPr>
        <w:fldChar w:fldCharType="separate"/>
      </w:r>
      <w:r w:rsidR="00761B0C" w:rsidRPr="00D969A5">
        <w:rPr>
          <w:rFonts w:asciiTheme="minorHAnsi" w:hAnsiTheme="minorHAnsi" w:cstheme="minorHAnsi"/>
        </w:rPr>
        <w:t xml:space="preserve">Figure </w:t>
      </w:r>
      <w:r w:rsidR="00761B0C" w:rsidRPr="00D969A5">
        <w:rPr>
          <w:rFonts w:asciiTheme="minorHAnsi" w:hAnsiTheme="minorHAnsi" w:cstheme="minorHAnsi"/>
          <w:noProof/>
        </w:rPr>
        <w:t>11</w:t>
      </w:r>
      <w:r w:rsidR="00761B0C" w:rsidRPr="00D969A5">
        <w:rPr>
          <w:rFonts w:asciiTheme="minorHAnsi" w:hAnsiTheme="minorHAnsi" w:cstheme="minorHAnsi"/>
        </w:rPr>
        <w:fldChar w:fldCharType="end"/>
      </w:r>
      <w:r w:rsidR="00761B0C" w:rsidRPr="00137235">
        <w:rPr>
          <w:rFonts w:asciiTheme="minorHAnsi" w:hAnsiTheme="minorHAnsi" w:cstheme="minorHAnsi"/>
        </w:rPr>
        <w:t xml:space="preserve"> </w:t>
      </w:r>
      <w:r w:rsidRPr="00E57C74">
        <w:rPr>
          <w:rFonts w:asciiTheme="minorHAnsi" w:hAnsiTheme="minorHAnsi" w:cstheme="minorHAnsi"/>
        </w:rPr>
        <w:t xml:space="preserve">illustrate the communication between Hub and </w:t>
      </w:r>
      <w:del w:id="1569" w:author="singh qmax" w:date="2020-07-17T00:19:00Z">
        <w:r w:rsidRPr="00E57C74" w:rsidDel="00FF6AD8">
          <w:rPr>
            <w:rFonts w:asciiTheme="minorHAnsi" w:hAnsiTheme="minorHAnsi" w:cstheme="minorHAnsi"/>
          </w:rPr>
          <w:delText>AMENOS</w:delText>
        </w:r>
      </w:del>
      <w:ins w:id="1570" w:author="singh qmax" w:date="2020-07-17T00:19:00Z">
        <w:r w:rsidR="00FF6AD8">
          <w:rPr>
            <w:rFonts w:asciiTheme="minorHAnsi" w:hAnsiTheme="minorHAnsi" w:cstheme="minorHAnsi"/>
          </w:rPr>
          <w:t>Amenos</w:t>
        </w:r>
      </w:ins>
      <w:r w:rsidR="00727177">
        <w:rPr>
          <w:rFonts w:asciiTheme="minorHAnsi" w:hAnsiTheme="minorHAnsi" w:cstheme="minorHAnsi"/>
        </w:rPr>
        <w:t>.</w:t>
      </w:r>
    </w:p>
    <w:p w14:paraId="797BA502" w14:textId="47CE5F15" w:rsidR="00727177" w:rsidRDefault="00727177" w:rsidP="00A13ECC">
      <w:pPr>
        <w:spacing w:before="120" w:after="0" w:line="240" w:lineRule="auto"/>
        <w:ind w:left="709"/>
        <w:jc w:val="both"/>
        <w:rPr>
          <w:rFonts w:asciiTheme="minorHAnsi" w:hAnsiTheme="minorHAnsi" w:cstheme="minorHAnsi"/>
        </w:rPr>
      </w:pPr>
      <w:r>
        <w:rPr>
          <w:rFonts w:asciiTheme="minorHAnsi" w:hAnsiTheme="minorHAnsi" w:cstheme="minorHAnsi"/>
        </w:rPr>
        <w:t>After Tirisi sends device parameters, Amenos generat</w:t>
      </w:r>
      <w:r w:rsidR="00086FB0">
        <w:rPr>
          <w:rFonts w:asciiTheme="minorHAnsi" w:hAnsiTheme="minorHAnsi" w:cstheme="minorHAnsi"/>
        </w:rPr>
        <w:t xml:space="preserve">es Hub SSID and Passkey from it. It then tries to connect to Hub and sends registration parameters. </w:t>
      </w:r>
    </w:p>
    <w:p w14:paraId="6D0DE446" w14:textId="77777777" w:rsidR="00086FB0" w:rsidRDefault="00086FB0" w:rsidP="00A13ECC">
      <w:pPr>
        <w:spacing w:before="120" w:after="0" w:line="240" w:lineRule="auto"/>
        <w:ind w:left="709"/>
        <w:jc w:val="both"/>
        <w:rPr>
          <w:rFonts w:asciiTheme="minorHAnsi" w:hAnsiTheme="minorHAnsi" w:cstheme="minorHAnsi"/>
        </w:rPr>
      </w:pPr>
      <w:r>
        <w:rPr>
          <w:rFonts w:asciiTheme="minorHAnsi" w:hAnsiTheme="minorHAnsi" w:cstheme="minorHAnsi"/>
        </w:rPr>
        <w:t xml:space="preserve">Once registered, Amenos sends health status and sensor data periodically. </w:t>
      </w:r>
    </w:p>
    <w:p w14:paraId="6C048AC5" w14:textId="7E3F2CDA" w:rsidR="00086FB0" w:rsidRDefault="00086FB0" w:rsidP="00A13ECC">
      <w:pPr>
        <w:spacing w:before="120" w:after="0" w:line="240" w:lineRule="auto"/>
        <w:ind w:left="709"/>
        <w:jc w:val="both"/>
        <w:rPr>
          <w:rFonts w:asciiTheme="minorHAnsi" w:hAnsiTheme="minorHAnsi" w:cstheme="minorHAnsi"/>
        </w:rPr>
      </w:pPr>
      <w:r>
        <w:rPr>
          <w:rFonts w:asciiTheme="minorHAnsi" w:hAnsiTheme="minorHAnsi" w:cstheme="minorHAnsi"/>
        </w:rPr>
        <w:t xml:space="preserve">It can also register its slaves which are Kinisi </w:t>
      </w:r>
      <w:r w:rsidR="00DC73B0">
        <w:rPr>
          <w:rFonts w:asciiTheme="minorHAnsi" w:hAnsiTheme="minorHAnsi" w:cstheme="minorHAnsi"/>
        </w:rPr>
        <w:t>(for</w:t>
      </w:r>
      <w:r>
        <w:rPr>
          <w:rFonts w:asciiTheme="minorHAnsi" w:hAnsiTheme="minorHAnsi" w:cstheme="minorHAnsi"/>
        </w:rPr>
        <w:t xml:space="preserve"> movement detection) and </w:t>
      </w:r>
      <w:proofErr w:type="spellStart"/>
      <w:r>
        <w:rPr>
          <w:rFonts w:asciiTheme="minorHAnsi" w:hAnsiTheme="minorHAnsi" w:cstheme="minorHAnsi"/>
        </w:rPr>
        <w:t>zigbee</w:t>
      </w:r>
      <w:proofErr w:type="spellEnd"/>
      <w:r>
        <w:rPr>
          <w:rFonts w:asciiTheme="minorHAnsi" w:hAnsiTheme="minorHAnsi" w:cstheme="minorHAnsi"/>
        </w:rPr>
        <w:t xml:space="preserve"> lights for lighting purposes. </w:t>
      </w:r>
    </w:p>
    <w:p w14:paraId="532278BA" w14:textId="528092A4" w:rsidR="00086FB0" w:rsidRPr="00E57C74" w:rsidRDefault="00086FB0" w:rsidP="00A13ECC">
      <w:pPr>
        <w:spacing w:before="120" w:after="0" w:line="240" w:lineRule="auto"/>
        <w:ind w:left="709"/>
        <w:jc w:val="both"/>
        <w:rPr>
          <w:rFonts w:asciiTheme="minorHAnsi" w:hAnsiTheme="minorHAnsi" w:cstheme="minorHAnsi"/>
        </w:rPr>
      </w:pPr>
      <w:r>
        <w:rPr>
          <w:rFonts w:asciiTheme="minorHAnsi" w:hAnsiTheme="minorHAnsi" w:cstheme="minorHAnsi"/>
        </w:rPr>
        <w:t xml:space="preserve">It communicates to Hub </w:t>
      </w:r>
      <w:del w:id="1571" w:author="singh qmax" w:date="2020-07-17T00:18:00Z">
        <w:r w:rsidDel="00FF6AD8">
          <w:rPr>
            <w:rFonts w:asciiTheme="minorHAnsi" w:hAnsiTheme="minorHAnsi" w:cstheme="minorHAnsi"/>
          </w:rPr>
          <w:delText>in particular frame</w:delText>
        </w:r>
      </w:del>
      <w:ins w:id="1572" w:author="singh qmax" w:date="2020-07-17T00:18:00Z">
        <w:r w:rsidR="00FF6AD8">
          <w:rPr>
            <w:rFonts w:asciiTheme="minorHAnsi" w:hAnsiTheme="minorHAnsi" w:cstheme="minorHAnsi"/>
          </w:rPr>
          <w:t>frame</w:t>
        </w:r>
      </w:ins>
      <w:r>
        <w:rPr>
          <w:rFonts w:asciiTheme="minorHAnsi" w:hAnsiTheme="minorHAnsi" w:cstheme="minorHAnsi"/>
        </w:rPr>
        <w:t xml:space="preserve"> format described next.</w:t>
      </w:r>
    </w:p>
    <w:p w14:paraId="0FBAE1FE" w14:textId="49C4469F" w:rsidR="0060611A" w:rsidRDefault="0060611A" w:rsidP="00A13ECC">
      <w:pPr>
        <w:pStyle w:val="Heading4"/>
        <w:rPr>
          <w:i/>
          <w:iCs/>
        </w:rPr>
      </w:pPr>
      <w:bookmarkStart w:id="1573" w:name="_Hub_Communication_Packet"/>
      <w:bookmarkStart w:id="1574" w:name="_Toc38458163"/>
      <w:bookmarkStart w:id="1575" w:name="_Toc38568266"/>
      <w:bookmarkEnd w:id="1573"/>
      <w:r w:rsidRPr="00D969A5">
        <w:rPr>
          <w:i/>
          <w:iCs/>
        </w:rPr>
        <w:lastRenderedPageBreak/>
        <w:t>Data Encryption using HMAC</w:t>
      </w:r>
    </w:p>
    <w:p w14:paraId="09D62AD1" w14:textId="646D873C" w:rsidR="0060611A" w:rsidRPr="00D969A5" w:rsidRDefault="0060611A" w:rsidP="00D969A5">
      <w:pPr>
        <w:ind w:left="709"/>
      </w:pPr>
      <w:r>
        <w:rPr>
          <w:rFonts w:asciiTheme="minorHAnsi" w:hAnsiTheme="minorHAnsi" w:cstheme="minorHAnsi"/>
        </w:rPr>
        <w:t xml:space="preserve">All packets are having </w:t>
      </w:r>
      <w:r w:rsidRPr="00FE6E9B">
        <w:rPr>
          <w:rFonts w:ascii="Courier New" w:hAnsi="Courier New" w:cs="Courier New"/>
        </w:rPr>
        <w:t>“</w:t>
      </w:r>
      <w:proofErr w:type="spellStart"/>
      <w:r w:rsidRPr="00FE6E9B">
        <w:rPr>
          <w:rFonts w:ascii="Courier New" w:hAnsi="Courier New" w:cs="Courier New"/>
        </w:rPr>
        <w:t>hmac</w:t>
      </w:r>
      <w:proofErr w:type="spellEnd"/>
      <w:r w:rsidRPr="00FE6E9B">
        <w:rPr>
          <w:rFonts w:ascii="Courier New" w:hAnsi="Courier New" w:cs="Courier New"/>
        </w:rPr>
        <w:t>”</w:t>
      </w:r>
      <w:r>
        <w:rPr>
          <w:rFonts w:asciiTheme="minorHAnsi" w:hAnsiTheme="minorHAnsi" w:cstheme="minorHAnsi"/>
        </w:rPr>
        <w:t xml:space="preserve"> field which is used for authentication. It is calculated using SHA256 algorithm.</w:t>
      </w:r>
    </w:p>
    <w:p w14:paraId="75C161A9" w14:textId="47F4A716" w:rsidR="00A70C6A" w:rsidRPr="00714919" w:rsidRDefault="00A70C6A" w:rsidP="00A13ECC">
      <w:pPr>
        <w:pStyle w:val="Heading4"/>
        <w:rPr>
          <w:i/>
          <w:iCs/>
        </w:rPr>
      </w:pPr>
      <w:r w:rsidRPr="00714919">
        <w:rPr>
          <w:i/>
          <w:iCs/>
        </w:rPr>
        <w:t>Hub Communication Packet</w:t>
      </w:r>
      <w:bookmarkEnd w:id="1574"/>
      <w:bookmarkEnd w:id="1575"/>
    </w:p>
    <w:p w14:paraId="6F2D996B" w14:textId="7D2D5529" w:rsidR="00D549DF"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 xml:space="preserve">In </w:t>
      </w:r>
      <w:ins w:id="1576" w:author="singh qmax" w:date="2020-07-17T09:07:00Z">
        <w:r w:rsidR="00C972C8" w:rsidRPr="00C972C8">
          <w:rPr>
            <w:rFonts w:ascii="Courier New" w:hAnsi="Courier New" w:cs="Courier New"/>
          </w:rPr>
          <w:t>Qmax Systems - IIL Amenos Hub Communication Packet Definition Document V0-7 16-July-2020</w:t>
        </w:r>
      </w:ins>
      <w:ins w:id="1577" w:author="singh qmax" w:date="2020-07-17T09:08:00Z">
        <w:r w:rsidR="00C972C8">
          <w:rPr>
            <w:rFonts w:ascii="Courier New" w:hAnsi="Courier New" w:cs="Courier New"/>
          </w:rPr>
          <w:t>.doc</w:t>
        </w:r>
      </w:ins>
      <w:ins w:id="1578" w:author="hari prasath" w:date="2020-07-17T13:23:00Z">
        <w:r w:rsidR="00640A69">
          <w:rPr>
            <w:rFonts w:ascii="Courier New" w:hAnsi="Courier New" w:cs="Courier New"/>
          </w:rPr>
          <w:t>.</w:t>
        </w:r>
      </w:ins>
      <w:commentRangeStart w:id="1579"/>
      <w:del w:id="1580" w:author="singh qmax" w:date="2020-07-17T09:07:00Z">
        <w:r w:rsidR="000E7780" w:rsidRPr="000E7780" w:rsidDel="00C972C8">
          <w:rPr>
            <w:rFonts w:ascii="Courier New" w:hAnsi="Courier New" w:cs="Courier New"/>
          </w:rPr>
          <w:delText>Qmax Systems - IIL Amenos Hub Communication Packet Definition Document V0-</w:delText>
        </w:r>
        <w:r w:rsidR="007262B5" w:rsidDel="00C972C8">
          <w:rPr>
            <w:rFonts w:ascii="Courier New" w:hAnsi="Courier New" w:cs="Courier New"/>
          </w:rPr>
          <w:delText>7</w:delText>
        </w:r>
        <w:r w:rsidR="000E7780" w:rsidRPr="000E7780" w:rsidDel="00C972C8">
          <w:rPr>
            <w:rFonts w:ascii="Courier New" w:hAnsi="Courier New" w:cs="Courier New"/>
          </w:rPr>
          <w:delText xml:space="preserve"> </w:delText>
        </w:r>
        <w:r w:rsidR="007262B5" w:rsidDel="00C972C8">
          <w:rPr>
            <w:rFonts w:ascii="Courier New" w:hAnsi="Courier New" w:cs="Courier New"/>
          </w:rPr>
          <w:delText>09</w:delText>
        </w:r>
        <w:r w:rsidR="000E7780" w:rsidRPr="000E7780" w:rsidDel="00C972C8">
          <w:rPr>
            <w:rFonts w:ascii="Courier New" w:hAnsi="Courier New" w:cs="Courier New"/>
          </w:rPr>
          <w:delText>-Ju</w:delText>
        </w:r>
        <w:r w:rsidR="007262B5" w:rsidDel="00C972C8">
          <w:rPr>
            <w:rFonts w:ascii="Courier New" w:hAnsi="Courier New" w:cs="Courier New"/>
          </w:rPr>
          <w:delText>ly</w:delText>
        </w:r>
        <w:r w:rsidR="000E7780" w:rsidRPr="000E7780" w:rsidDel="00C972C8">
          <w:rPr>
            <w:rFonts w:ascii="Courier New" w:hAnsi="Courier New" w:cs="Courier New"/>
          </w:rPr>
          <w:delText>-2020</w:delText>
        </w:r>
        <w:r w:rsidRPr="000E7780" w:rsidDel="00C972C8">
          <w:rPr>
            <w:rFonts w:ascii="Courier New" w:hAnsi="Courier New" w:cs="Courier New"/>
          </w:rPr>
          <w:delText>.doc</w:delText>
        </w:r>
        <w:commentRangeEnd w:id="1579"/>
        <w:r w:rsidR="00667C8E" w:rsidDel="00C972C8">
          <w:rPr>
            <w:rStyle w:val="CommentReference"/>
            <w:rFonts w:ascii="Calibri" w:hAnsi="Calibri"/>
          </w:rPr>
          <w:commentReference w:id="1579"/>
        </w:r>
        <w:r w:rsidRPr="000E7780" w:rsidDel="00C972C8">
          <w:rPr>
            <w:rFonts w:ascii="Courier New" w:hAnsi="Courier New" w:cs="Courier New"/>
          </w:rPr>
          <w:delText xml:space="preserve"> </w:delText>
        </w:r>
      </w:del>
      <w:r w:rsidRPr="00E57C74">
        <w:rPr>
          <w:rFonts w:asciiTheme="minorHAnsi" w:hAnsiTheme="minorHAnsi" w:cstheme="minorHAnsi"/>
        </w:rPr>
        <w:t xml:space="preserve">Hub communication packets are defined. </w:t>
      </w:r>
    </w:p>
    <w:p w14:paraId="16CC76D3" w14:textId="06256A59" w:rsidR="00A70C6A" w:rsidRPr="00E57C74" w:rsidRDefault="00A70C6A"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Please refer the document for more details.</w:t>
      </w:r>
      <w:r w:rsidR="00D549DF">
        <w:rPr>
          <w:rFonts w:asciiTheme="minorHAnsi" w:hAnsiTheme="minorHAnsi" w:cstheme="minorHAnsi"/>
        </w:rPr>
        <w:t xml:space="preserve"> </w:t>
      </w:r>
    </w:p>
    <w:p w14:paraId="3CF73BD1" w14:textId="2025D047" w:rsidR="00A70C6A" w:rsidRPr="00E57C74" w:rsidRDefault="00242074" w:rsidP="00A13ECC">
      <w:pPr>
        <w:spacing w:before="120" w:after="0" w:line="240" w:lineRule="auto"/>
        <w:ind w:left="709"/>
        <w:jc w:val="both"/>
        <w:rPr>
          <w:rFonts w:asciiTheme="minorHAnsi" w:hAnsiTheme="minorHAnsi" w:cstheme="minorHAnsi"/>
        </w:rPr>
      </w:pPr>
      <w:r>
        <w:rPr>
          <w:noProof/>
        </w:rPr>
        <w:drawing>
          <wp:anchor distT="0" distB="0" distL="114300" distR="114300" simplePos="0" relativeHeight="251620352" behindDoc="0" locked="0" layoutInCell="1" allowOverlap="1" wp14:anchorId="51C6BDC4" wp14:editId="221B67C1">
            <wp:simplePos x="0" y="0"/>
            <wp:positionH relativeFrom="column">
              <wp:posOffset>1823720</wp:posOffset>
            </wp:positionH>
            <wp:positionV relativeFrom="paragraph">
              <wp:posOffset>191346</wp:posOffset>
            </wp:positionV>
            <wp:extent cx="2438400" cy="3444240"/>
            <wp:effectExtent l="133350" t="114300" r="114300" b="137160"/>
            <wp:wrapSquare wrapText="bothSides"/>
            <wp:docPr id="76" name="Picture 76"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hub_commuicatoion.jpg"/>
                    <pic:cNvPicPr/>
                  </pic:nvPicPr>
                  <pic:blipFill>
                    <a:blip r:embed="rId28">
                      <a:extLst>
                        <a:ext uri="{28A0092B-C50C-407E-A947-70E740481C1C}">
                          <a14:useLocalDpi xmlns:a14="http://schemas.microsoft.com/office/drawing/2010/main" val="0"/>
                        </a:ext>
                      </a:extLst>
                    </a:blip>
                    <a:stretch>
                      <a:fillRect/>
                    </a:stretch>
                  </pic:blipFill>
                  <pic:spPr>
                    <a:xfrm>
                      <a:off x="0" y="0"/>
                      <a:ext cx="2438400" cy="3444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21451C1" w14:textId="1BA404F5" w:rsidR="005D578B" w:rsidRDefault="005D578B" w:rsidP="00A70C6A">
      <w:pPr>
        <w:spacing w:before="120" w:after="0" w:line="240" w:lineRule="auto"/>
        <w:jc w:val="center"/>
        <w:rPr>
          <w:rFonts w:asciiTheme="minorHAnsi" w:hAnsiTheme="minorHAnsi" w:cstheme="minorHAnsi"/>
        </w:rPr>
      </w:pPr>
    </w:p>
    <w:p w14:paraId="30FA4B63" w14:textId="6F62585F" w:rsidR="005D578B" w:rsidRDefault="005D578B" w:rsidP="00A13ECC">
      <w:pPr>
        <w:spacing w:before="120" w:after="0" w:line="240" w:lineRule="auto"/>
      </w:pPr>
      <w:bookmarkStart w:id="1581" w:name="_Operating_Mode"/>
      <w:bookmarkStart w:id="1582" w:name="_Ref38708235"/>
      <w:bookmarkStart w:id="1583" w:name="_Ref38708267"/>
      <w:bookmarkStart w:id="1584" w:name="_Ref38891389"/>
      <w:bookmarkEnd w:id="1581"/>
    </w:p>
    <w:p w14:paraId="7A7E1767" w14:textId="189E30A6" w:rsidR="00E97FE1" w:rsidRDefault="00E97FE1" w:rsidP="00E97FE1"/>
    <w:p w14:paraId="6A9B5D02" w14:textId="71559F0F" w:rsidR="00044CB3" w:rsidRDefault="00044CB3" w:rsidP="00E97FE1"/>
    <w:p w14:paraId="595C097B" w14:textId="19847329" w:rsidR="00E97FE1" w:rsidRDefault="00E97FE1" w:rsidP="00E97FE1"/>
    <w:p w14:paraId="558F1D89" w14:textId="34E5ACE8" w:rsidR="000916B3" w:rsidRDefault="000916B3" w:rsidP="00E97FE1"/>
    <w:p w14:paraId="62CD5BB7" w14:textId="1E0846AC" w:rsidR="000916B3" w:rsidRDefault="000916B3" w:rsidP="00E97FE1"/>
    <w:p w14:paraId="0830B4F7" w14:textId="31F2A4F3" w:rsidR="000916B3" w:rsidRDefault="000916B3" w:rsidP="00E97FE1"/>
    <w:p w14:paraId="0B0B21F7" w14:textId="4522C00B" w:rsidR="000916B3" w:rsidRDefault="000916B3" w:rsidP="00E97FE1"/>
    <w:p w14:paraId="612E527E" w14:textId="491F8636" w:rsidR="000916B3" w:rsidRDefault="000916B3" w:rsidP="00E97FE1"/>
    <w:p w14:paraId="596CA8AC" w14:textId="5194492F" w:rsidR="000916B3" w:rsidRDefault="000916B3" w:rsidP="00E97FE1"/>
    <w:p w14:paraId="7AF70149" w14:textId="40C86365" w:rsidR="000916B3" w:rsidRDefault="00661411" w:rsidP="00E97FE1">
      <w:r>
        <w:rPr>
          <w:noProof/>
        </w:rPr>
        <w:pict w14:anchorId="5C61DF44">
          <v:shape id="_x0000_s1092" type="#_x0000_t202" style="position:absolute;margin-left:120.15pt;margin-top:13pt;width:248pt;height:30.7pt;z-index:251685888;mso-position-horizontal-relative:text;mso-position-vertical-relative:text" stroked="f">
            <v:textbox style="mso-next-textbox:#_x0000_s1092;mso-fit-shape-to-text:t" inset="0,0,0,0">
              <w:txbxContent>
                <w:p w14:paraId="31BF0A3F" w14:textId="17B462D7" w:rsidR="005661EF" w:rsidRPr="0053664C" w:rsidRDefault="005661EF" w:rsidP="00D969A5">
                  <w:pPr>
                    <w:pStyle w:val="Caption"/>
                    <w:jc w:val="center"/>
                    <w:rPr>
                      <w:noProof/>
                    </w:rPr>
                  </w:pPr>
                  <w:bookmarkStart w:id="1585" w:name="_Ref45806039"/>
                  <w:r>
                    <w:t xml:space="preserve">Figure </w:t>
                  </w:r>
                  <w:r>
                    <w:fldChar w:fldCharType="begin"/>
                  </w:r>
                  <w:r>
                    <w:instrText xml:space="preserve"> SEQ Figure \* ARABIC </w:instrText>
                  </w:r>
                  <w:r>
                    <w:fldChar w:fldCharType="separate"/>
                  </w:r>
                  <w:r w:rsidR="00AB6E26">
                    <w:rPr>
                      <w:noProof/>
                    </w:rPr>
                    <w:t>11</w:t>
                  </w:r>
                  <w:r>
                    <w:fldChar w:fldCharType="end"/>
                  </w:r>
                  <w:bookmarkEnd w:id="1585"/>
                  <w:r>
                    <w:t xml:space="preserve"> </w:t>
                  </w:r>
                  <w:r w:rsidRPr="00563C4D">
                    <w:t>AMENOS communications with Hub</w:t>
                  </w:r>
                </w:p>
              </w:txbxContent>
            </v:textbox>
            <w10:wrap type="square"/>
          </v:shape>
        </w:pict>
      </w:r>
      <w:r>
        <w:rPr>
          <w:noProof/>
        </w:rPr>
        <w:pict w14:anchorId="0EEC7389">
          <v:shape id="_x0000_s1058" type="#_x0000_t202" style="position:absolute;margin-left:-53.85pt;margin-top:34.95pt;width:601.35pt;height:29.25pt;z-index:251662336;mso-position-horizontal-relative:text;mso-position-vertical-relative:text" stroked="f">
            <v:textbox style="mso-next-textbox:#_x0000_s1058" inset="0,0,0,0">
              <w:txbxContent>
                <w:p w14:paraId="201909BE" w14:textId="33615B69" w:rsidR="005661EF" w:rsidRPr="0029457B" w:rsidRDefault="005661EF">
                  <w:pPr>
                    <w:pStyle w:val="Caption"/>
                    <w:jc w:val="center"/>
                    <w:rPr>
                      <w:rFonts w:cstheme="minorHAnsi"/>
                      <w:noProof/>
                      <w:sz w:val="24"/>
                      <w:szCs w:val="20"/>
                    </w:rPr>
                  </w:pPr>
                </w:p>
              </w:txbxContent>
            </v:textbox>
            <w10:wrap type="square"/>
          </v:shape>
        </w:pict>
      </w:r>
    </w:p>
    <w:p w14:paraId="257CC1E7" w14:textId="0510D77F" w:rsidR="005D578B" w:rsidRPr="00714919" w:rsidRDefault="005D578B" w:rsidP="00A13ECC">
      <w:pPr>
        <w:pStyle w:val="Heading4"/>
        <w:rPr>
          <w:i/>
          <w:iCs/>
        </w:rPr>
      </w:pPr>
      <w:bookmarkStart w:id="1586" w:name="_Ref44600886"/>
      <w:r w:rsidRPr="00714919">
        <w:rPr>
          <w:i/>
          <w:iCs/>
        </w:rPr>
        <w:t>AC Control</w:t>
      </w:r>
      <w:bookmarkEnd w:id="1582"/>
      <w:bookmarkEnd w:id="1583"/>
      <w:bookmarkEnd w:id="1584"/>
      <w:bookmarkEnd w:id="1586"/>
    </w:p>
    <w:p w14:paraId="5FF009AA" w14:textId="7FA6A26D" w:rsidR="005874BF" w:rsidRDefault="005874BF" w:rsidP="005874BF">
      <w:pPr>
        <w:suppressAutoHyphens/>
        <w:spacing w:before="120" w:after="0" w:line="240" w:lineRule="auto"/>
        <w:ind w:left="360"/>
        <w:jc w:val="both"/>
        <w:rPr>
          <w:rFonts w:asciiTheme="minorHAnsi" w:hAnsiTheme="minorHAnsi" w:cstheme="minorHAnsi"/>
        </w:rPr>
      </w:pPr>
      <w:r>
        <w:rPr>
          <w:rFonts w:asciiTheme="minorHAnsi" w:hAnsiTheme="minorHAnsi" w:cstheme="minorHAnsi"/>
        </w:rPr>
        <w:t xml:space="preserve">One of key task Amenos does is it controls </w:t>
      </w:r>
      <w:r w:rsidR="00B2392A">
        <w:rPr>
          <w:rFonts w:asciiTheme="minorHAnsi" w:hAnsiTheme="minorHAnsi" w:cstheme="minorHAnsi"/>
        </w:rPr>
        <w:t>R</w:t>
      </w:r>
      <w:r>
        <w:rPr>
          <w:rFonts w:asciiTheme="minorHAnsi" w:hAnsiTheme="minorHAnsi" w:cstheme="minorHAnsi"/>
        </w:rPr>
        <w:t xml:space="preserve">oom </w:t>
      </w:r>
      <w:r w:rsidR="00B2392A">
        <w:rPr>
          <w:rFonts w:asciiTheme="minorHAnsi" w:hAnsiTheme="minorHAnsi" w:cstheme="minorHAnsi"/>
        </w:rPr>
        <w:t>Air C</w:t>
      </w:r>
      <w:r>
        <w:rPr>
          <w:rFonts w:asciiTheme="minorHAnsi" w:hAnsiTheme="minorHAnsi" w:cstheme="minorHAnsi"/>
        </w:rPr>
        <w:t>onditioners.</w:t>
      </w:r>
    </w:p>
    <w:p w14:paraId="7AC617DE" w14:textId="7113870F" w:rsidR="005874BF" w:rsidRDefault="005874BF" w:rsidP="005874BF">
      <w:pPr>
        <w:suppressAutoHyphens/>
        <w:spacing w:before="120" w:after="0" w:line="240" w:lineRule="auto"/>
        <w:ind w:left="360"/>
        <w:jc w:val="both"/>
        <w:rPr>
          <w:rFonts w:asciiTheme="minorHAnsi" w:hAnsiTheme="minorHAnsi" w:cstheme="minorHAnsi"/>
        </w:rPr>
      </w:pPr>
      <w:r>
        <w:rPr>
          <w:rFonts w:asciiTheme="minorHAnsi" w:hAnsiTheme="minorHAnsi" w:cstheme="minorHAnsi"/>
        </w:rPr>
        <w:t xml:space="preserve">Amenos can control both AC types </w:t>
      </w:r>
    </w:p>
    <w:p w14:paraId="15313693" w14:textId="0F64AC12" w:rsidR="00567AF9" w:rsidRDefault="00567AF9" w:rsidP="00567AF9">
      <w:pPr>
        <w:pStyle w:val="ListParagraph"/>
        <w:numPr>
          <w:ilvl w:val="0"/>
          <w:numId w:val="58"/>
        </w:numPr>
        <w:suppressAutoHyphens/>
        <w:spacing w:before="120" w:after="0" w:line="240" w:lineRule="auto"/>
        <w:jc w:val="both"/>
        <w:rPr>
          <w:rFonts w:asciiTheme="minorHAnsi" w:hAnsiTheme="minorHAnsi" w:cstheme="minorHAnsi"/>
        </w:rPr>
      </w:pPr>
      <w:r>
        <w:rPr>
          <w:rFonts w:asciiTheme="minorHAnsi" w:hAnsiTheme="minorHAnsi" w:cstheme="minorHAnsi"/>
        </w:rPr>
        <w:t>Split AC (through IR Control)</w:t>
      </w:r>
    </w:p>
    <w:p w14:paraId="2429EB88" w14:textId="6CC047D3" w:rsidR="00567AF9" w:rsidRPr="00D969A5" w:rsidRDefault="00567AF9" w:rsidP="00D969A5">
      <w:pPr>
        <w:pStyle w:val="ListParagraph"/>
        <w:numPr>
          <w:ilvl w:val="0"/>
          <w:numId w:val="58"/>
        </w:numPr>
        <w:suppressAutoHyphens/>
        <w:spacing w:before="120" w:after="0" w:line="240" w:lineRule="auto"/>
        <w:jc w:val="both"/>
        <w:rPr>
          <w:rFonts w:asciiTheme="minorHAnsi" w:hAnsiTheme="minorHAnsi" w:cstheme="minorHAnsi"/>
        </w:rPr>
      </w:pPr>
      <w:r>
        <w:rPr>
          <w:rFonts w:asciiTheme="minorHAnsi" w:hAnsiTheme="minorHAnsi" w:cstheme="minorHAnsi"/>
        </w:rPr>
        <w:t>HVAC</w:t>
      </w:r>
    </w:p>
    <w:p w14:paraId="3E277297" w14:textId="2480682E" w:rsidR="005D578B" w:rsidRDefault="00567AF9">
      <w:pPr>
        <w:suppressAutoHyphens/>
        <w:spacing w:before="120" w:after="0" w:line="240" w:lineRule="auto"/>
        <w:ind w:left="360"/>
        <w:jc w:val="both"/>
        <w:rPr>
          <w:rFonts w:asciiTheme="minorHAnsi" w:hAnsiTheme="minorHAnsi" w:cstheme="minorHAnsi"/>
        </w:rPr>
      </w:pPr>
      <w:r>
        <w:rPr>
          <w:rFonts w:asciiTheme="minorHAnsi" w:hAnsiTheme="minorHAnsi" w:cstheme="minorHAnsi"/>
        </w:rPr>
        <w:t>Before Amenos can control either of Air Conditioners types,</w:t>
      </w:r>
      <w:del w:id="1587" w:author="singh qmax" w:date="2020-07-16T20:31:00Z">
        <w:r w:rsidDel="00A535FA">
          <w:rPr>
            <w:rFonts w:asciiTheme="minorHAnsi" w:hAnsiTheme="minorHAnsi" w:cstheme="minorHAnsi"/>
          </w:rPr>
          <w:delText xml:space="preserve"> </w:delText>
        </w:r>
        <w:r w:rsidR="005D578B" w:rsidRPr="00D969A5" w:rsidDel="00A535FA">
          <w:rPr>
            <w:rFonts w:asciiTheme="minorHAnsi" w:hAnsiTheme="minorHAnsi" w:cstheme="minorHAnsi"/>
          </w:rPr>
          <w:delText>,</w:delText>
        </w:r>
      </w:del>
      <w:r w:rsidR="005D578B" w:rsidRPr="00D969A5">
        <w:rPr>
          <w:rFonts w:asciiTheme="minorHAnsi" w:hAnsiTheme="minorHAnsi" w:cstheme="minorHAnsi"/>
        </w:rPr>
        <w:t xml:space="preserve"> a factory new </w:t>
      </w:r>
      <w:del w:id="1588" w:author="singh qmax" w:date="2020-07-17T00:19:00Z">
        <w:r w:rsidR="005D578B" w:rsidRPr="00D969A5" w:rsidDel="00FF6AD8">
          <w:rPr>
            <w:rFonts w:asciiTheme="minorHAnsi" w:hAnsiTheme="minorHAnsi" w:cstheme="minorHAnsi"/>
          </w:rPr>
          <w:delText>AMENOS</w:delText>
        </w:r>
      </w:del>
      <w:ins w:id="1589" w:author="singh qmax" w:date="2020-07-17T00:19:00Z">
        <w:r w:rsidR="00FF6AD8">
          <w:rPr>
            <w:rFonts w:asciiTheme="minorHAnsi" w:hAnsiTheme="minorHAnsi" w:cstheme="minorHAnsi"/>
          </w:rPr>
          <w:t>Amenos</w:t>
        </w:r>
      </w:ins>
      <w:r w:rsidR="005D578B" w:rsidRPr="00D969A5">
        <w:rPr>
          <w:rFonts w:asciiTheme="minorHAnsi" w:hAnsiTheme="minorHAnsi" w:cstheme="minorHAnsi"/>
        </w:rPr>
        <w:t xml:space="preserve"> must be configured if it needs to control Split AC or HVAC. This configuration is done at the time of device registration</w:t>
      </w:r>
      <w:r w:rsidR="00D75C6C">
        <w:rPr>
          <w:rFonts w:asciiTheme="minorHAnsi" w:hAnsiTheme="minorHAnsi" w:cstheme="minorHAnsi"/>
        </w:rPr>
        <w:t xml:space="preserve"> of Amenos</w:t>
      </w:r>
      <w:r w:rsidR="005D578B" w:rsidRPr="00D969A5">
        <w:rPr>
          <w:rFonts w:asciiTheme="minorHAnsi" w:hAnsiTheme="minorHAnsi" w:cstheme="minorHAnsi"/>
        </w:rPr>
        <w:t xml:space="preserve"> using TIRISI app.</w:t>
      </w:r>
    </w:p>
    <w:p w14:paraId="21D028E5" w14:textId="4CE78028" w:rsidR="008E0DD5" w:rsidRPr="0050687F" w:rsidRDefault="008E0DD5" w:rsidP="008E0DD5">
      <w:pPr>
        <w:suppressAutoHyphens/>
        <w:spacing w:before="120" w:after="0" w:line="240" w:lineRule="auto"/>
        <w:ind w:left="360"/>
        <w:jc w:val="both"/>
        <w:rPr>
          <w:rFonts w:asciiTheme="minorHAnsi" w:hAnsiTheme="minorHAnsi" w:cstheme="minorHAnsi"/>
        </w:rPr>
      </w:pPr>
      <w:r w:rsidRPr="0050687F">
        <w:rPr>
          <w:rFonts w:asciiTheme="minorHAnsi" w:hAnsiTheme="minorHAnsi" w:cstheme="minorHAnsi"/>
        </w:rPr>
        <w:t xml:space="preserve">From received BLE frame, the field “Operational mode” decides whether </w:t>
      </w:r>
      <w:del w:id="1590" w:author="singh qmax" w:date="2020-07-17T00:19:00Z">
        <w:r w:rsidRPr="0050687F" w:rsidDel="00FF6AD8">
          <w:rPr>
            <w:rFonts w:asciiTheme="minorHAnsi" w:hAnsiTheme="minorHAnsi" w:cstheme="minorHAnsi"/>
          </w:rPr>
          <w:delText>AMENOS</w:delText>
        </w:r>
      </w:del>
      <w:ins w:id="1591" w:author="singh qmax" w:date="2020-07-17T00:19:00Z">
        <w:r w:rsidR="00FF6AD8">
          <w:rPr>
            <w:rFonts w:asciiTheme="minorHAnsi" w:hAnsiTheme="minorHAnsi" w:cstheme="minorHAnsi"/>
          </w:rPr>
          <w:t>Amenos</w:t>
        </w:r>
      </w:ins>
      <w:r w:rsidRPr="0050687F">
        <w:rPr>
          <w:rFonts w:asciiTheme="minorHAnsi" w:hAnsiTheme="minorHAnsi" w:cstheme="minorHAnsi"/>
        </w:rPr>
        <w:t xml:space="preserve"> needs to control Split AC or HVAC.</w:t>
      </w:r>
    </w:p>
    <w:p w14:paraId="506DDD50" w14:textId="77777777" w:rsidR="008E0DD5" w:rsidRDefault="008E0DD5">
      <w:pPr>
        <w:suppressAutoHyphens/>
        <w:spacing w:before="120" w:after="0" w:line="240" w:lineRule="auto"/>
        <w:ind w:left="360"/>
        <w:jc w:val="both"/>
        <w:rPr>
          <w:rFonts w:asciiTheme="minorHAnsi" w:hAnsiTheme="minorHAnsi" w:cstheme="minorHAnsi"/>
        </w:rPr>
      </w:pPr>
    </w:p>
    <w:p w14:paraId="0F31C226" w14:textId="3E247EA9" w:rsidR="00D02713" w:rsidRDefault="00D02713">
      <w:pPr>
        <w:suppressAutoHyphens/>
        <w:spacing w:before="120" w:after="0" w:line="240" w:lineRule="auto"/>
        <w:ind w:left="360"/>
        <w:jc w:val="both"/>
        <w:rPr>
          <w:rFonts w:asciiTheme="minorHAnsi" w:hAnsiTheme="minorHAnsi" w:cstheme="minorHAnsi"/>
        </w:rPr>
      </w:pPr>
      <w:r>
        <w:rPr>
          <w:rFonts w:asciiTheme="minorHAnsi" w:hAnsiTheme="minorHAnsi" w:cstheme="minorHAnsi"/>
        </w:rPr>
        <w:lastRenderedPageBreak/>
        <w:t>AC temperature can be controlled through two options</w:t>
      </w:r>
    </w:p>
    <w:p w14:paraId="191BEE24" w14:textId="4E63BAE4" w:rsidR="00D02713" w:rsidRPr="00D969A5" w:rsidRDefault="00D02713" w:rsidP="00D969A5">
      <w:pPr>
        <w:pStyle w:val="ListParagraph"/>
        <w:numPr>
          <w:ilvl w:val="0"/>
          <w:numId w:val="71"/>
        </w:numPr>
        <w:suppressAutoHyphens/>
        <w:spacing w:before="120" w:after="0" w:line="240" w:lineRule="auto"/>
        <w:jc w:val="both"/>
        <w:rPr>
          <w:rFonts w:asciiTheme="minorHAnsi" w:hAnsiTheme="minorHAnsi" w:cstheme="minorHAnsi"/>
        </w:rPr>
      </w:pPr>
      <w:r w:rsidRPr="00D969A5">
        <w:rPr>
          <w:rFonts w:asciiTheme="minorHAnsi" w:hAnsiTheme="minorHAnsi" w:cstheme="minorHAnsi"/>
        </w:rPr>
        <w:t>Capacitive Up/Down Button Press</w:t>
      </w:r>
    </w:p>
    <w:p w14:paraId="1B1D52C6" w14:textId="6E5C507A" w:rsidR="00D02713" w:rsidRDefault="00D02713" w:rsidP="00D969A5">
      <w:pPr>
        <w:pStyle w:val="ListParagraph"/>
        <w:numPr>
          <w:ilvl w:val="0"/>
          <w:numId w:val="71"/>
        </w:numPr>
        <w:suppressAutoHyphens/>
        <w:spacing w:before="120" w:after="0" w:line="240" w:lineRule="auto"/>
        <w:jc w:val="both"/>
        <w:rPr>
          <w:rFonts w:asciiTheme="minorHAnsi" w:hAnsiTheme="minorHAnsi" w:cstheme="minorHAnsi"/>
        </w:rPr>
      </w:pPr>
      <w:r w:rsidRPr="00D969A5">
        <w:rPr>
          <w:rFonts w:asciiTheme="minorHAnsi" w:hAnsiTheme="minorHAnsi" w:cstheme="minorHAnsi"/>
        </w:rPr>
        <w:t>Controlled from Hub (Commands from Porta App)</w:t>
      </w:r>
    </w:p>
    <w:p w14:paraId="668845A3" w14:textId="181AE3C8" w:rsidR="00D02713" w:rsidRPr="00D969A5" w:rsidRDefault="00D02713" w:rsidP="00D969A5">
      <w:pPr>
        <w:pStyle w:val="ListParagraph"/>
        <w:numPr>
          <w:ilvl w:val="0"/>
          <w:numId w:val="70"/>
        </w:numPr>
        <w:suppressAutoHyphens/>
        <w:spacing w:before="120" w:after="0" w:line="240" w:lineRule="auto"/>
        <w:ind w:left="709"/>
        <w:jc w:val="both"/>
        <w:rPr>
          <w:rFonts w:asciiTheme="minorHAnsi" w:hAnsiTheme="minorHAnsi" w:cstheme="minorHAnsi"/>
        </w:rPr>
      </w:pPr>
      <w:r w:rsidRPr="00D969A5">
        <w:rPr>
          <w:rFonts w:asciiTheme="minorHAnsi" w:hAnsiTheme="minorHAnsi" w:cstheme="minorHAnsi"/>
        </w:rPr>
        <w:t xml:space="preserve">Capacitive Up/Down buttons can be used to set the desired temperature (16-28 degree). </w:t>
      </w:r>
    </w:p>
    <w:p w14:paraId="7AABEC74" w14:textId="1F429CD9" w:rsidR="005965EF" w:rsidRDefault="00D02713" w:rsidP="005965EF">
      <w:pPr>
        <w:suppressAutoHyphens/>
        <w:spacing w:before="120" w:after="0" w:line="240" w:lineRule="auto"/>
        <w:ind w:left="709"/>
        <w:jc w:val="both"/>
        <w:rPr>
          <w:rFonts w:asciiTheme="minorHAnsi" w:hAnsiTheme="minorHAnsi" w:cstheme="minorHAnsi"/>
        </w:rPr>
      </w:pPr>
      <w:r>
        <w:rPr>
          <w:rFonts w:asciiTheme="minorHAnsi" w:hAnsiTheme="minorHAnsi" w:cstheme="minorHAnsi"/>
        </w:rPr>
        <w:t>Once temperature is set, Amenos sends command to control the Split AC through IR and in case o</w:t>
      </w:r>
      <w:r w:rsidR="00110F05">
        <w:rPr>
          <w:rFonts w:asciiTheme="minorHAnsi" w:hAnsiTheme="minorHAnsi" w:cstheme="minorHAnsi"/>
        </w:rPr>
        <w:t>f</w:t>
      </w:r>
      <w:r>
        <w:rPr>
          <w:rFonts w:asciiTheme="minorHAnsi" w:hAnsiTheme="minorHAnsi" w:cstheme="minorHAnsi"/>
        </w:rPr>
        <w:t xml:space="preserve"> HVAC, it controls corresponding relays to bring to desired temperature</w:t>
      </w:r>
    </w:p>
    <w:p w14:paraId="7973CD85" w14:textId="77777777" w:rsidR="005965EF" w:rsidRDefault="005965EF" w:rsidP="00B8109C">
      <w:pPr>
        <w:pStyle w:val="ListParagraph"/>
        <w:numPr>
          <w:ilvl w:val="0"/>
          <w:numId w:val="72"/>
        </w:numPr>
        <w:suppressAutoHyphens/>
        <w:spacing w:before="120" w:after="0" w:line="240" w:lineRule="auto"/>
        <w:ind w:left="709"/>
        <w:jc w:val="both"/>
        <w:rPr>
          <w:rFonts w:asciiTheme="minorHAnsi" w:hAnsiTheme="minorHAnsi" w:cstheme="minorHAnsi"/>
        </w:rPr>
      </w:pPr>
      <w:r w:rsidRPr="00D969A5">
        <w:rPr>
          <w:rFonts w:asciiTheme="minorHAnsi" w:hAnsiTheme="minorHAnsi" w:cstheme="minorHAnsi"/>
        </w:rPr>
        <w:t xml:space="preserve">Instead of using AC remote user can use IIL PORTA Mobile App to control the AC. All AC operation like mode changing, temperature changing, turn ON/OFF can be done using PORTA. </w:t>
      </w:r>
    </w:p>
    <w:p w14:paraId="54912371" w14:textId="0A4AFF03" w:rsidR="005965EF" w:rsidRPr="00D969A5" w:rsidRDefault="005965EF" w:rsidP="00D969A5">
      <w:pPr>
        <w:pStyle w:val="ListParagraph"/>
        <w:numPr>
          <w:ilvl w:val="0"/>
          <w:numId w:val="72"/>
        </w:numPr>
        <w:suppressAutoHyphens/>
        <w:spacing w:before="120" w:after="0" w:line="240" w:lineRule="auto"/>
        <w:ind w:left="709"/>
        <w:jc w:val="both"/>
        <w:rPr>
          <w:rFonts w:asciiTheme="minorHAnsi" w:hAnsiTheme="minorHAnsi" w:cstheme="minorHAnsi"/>
        </w:rPr>
      </w:pPr>
      <w:r w:rsidRPr="00D969A5">
        <w:rPr>
          <w:rFonts w:asciiTheme="minorHAnsi" w:hAnsiTheme="minorHAnsi" w:cstheme="minorHAnsi"/>
        </w:rPr>
        <w:t xml:space="preserve">When user configures all requirements using PORTA, PORTA will send that configured data to IKANOS server. From server Hub will get information and pass to </w:t>
      </w:r>
      <w:del w:id="1592" w:author="singh qmax" w:date="2020-07-17T00:19:00Z">
        <w:r w:rsidRPr="00D969A5" w:rsidDel="00FF6AD8">
          <w:rPr>
            <w:rFonts w:asciiTheme="minorHAnsi" w:hAnsiTheme="minorHAnsi" w:cstheme="minorHAnsi"/>
          </w:rPr>
          <w:delText>AMENOS</w:delText>
        </w:r>
      </w:del>
      <w:ins w:id="1593" w:author="singh qmax" w:date="2020-07-17T00:19:00Z">
        <w:r w:rsidR="00FF6AD8">
          <w:rPr>
            <w:rFonts w:asciiTheme="minorHAnsi" w:hAnsiTheme="minorHAnsi" w:cstheme="minorHAnsi"/>
          </w:rPr>
          <w:t>Amenos</w:t>
        </w:r>
      </w:ins>
      <w:r w:rsidRPr="00D969A5">
        <w:rPr>
          <w:rFonts w:asciiTheme="minorHAnsi" w:hAnsiTheme="minorHAnsi" w:cstheme="minorHAnsi"/>
        </w:rPr>
        <w:t xml:space="preserve"> via Wi-Fi interface. </w:t>
      </w:r>
      <w:del w:id="1594" w:author="singh qmax" w:date="2020-07-17T00:19:00Z">
        <w:r w:rsidRPr="00D969A5" w:rsidDel="00FF6AD8">
          <w:rPr>
            <w:rFonts w:asciiTheme="minorHAnsi" w:hAnsiTheme="minorHAnsi" w:cstheme="minorHAnsi"/>
          </w:rPr>
          <w:delText>AMENOS</w:delText>
        </w:r>
      </w:del>
      <w:ins w:id="1595" w:author="singh qmax" w:date="2020-07-17T00:19:00Z">
        <w:r w:rsidR="00FF6AD8">
          <w:rPr>
            <w:rFonts w:asciiTheme="minorHAnsi" w:hAnsiTheme="minorHAnsi" w:cstheme="minorHAnsi"/>
          </w:rPr>
          <w:t>Amenos</w:t>
        </w:r>
      </w:ins>
      <w:r w:rsidRPr="00D969A5">
        <w:rPr>
          <w:rFonts w:asciiTheme="minorHAnsi" w:hAnsiTheme="minorHAnsi" w:cstheme="minorHAnsi"/>
        </w:rPr>
        <w:t xml:space="preserve"> receives those data and control the AC using IR transmitter</w:t>
      </w:r>
      <w:r>
        <w:rPr>
          <w:rFonts w:asciiTheme="minorHAnsi" w:hAnsiTheme="minorHAnsi" w:cstheme="minorHAnsi"/>
        </w:rPr>
        <w:t>.</w:t>
      </w:r>
    </w:p>
    <w:p w14:paraId="0FAD2656" w14:textId="77777777" w:rsidR="00D92751" w:rsidRDefault="00D92751" w:rsidP="00D92751">
      <w:pPr>
        <w:spacing w:line="259" w:lineRule="auto"/>
        <w:ind w:firstLine="720"/>
        <w:rPr>
          <w:rFonts w:asciiTheme="minorHAnsi" w:hAnsiTheme="minorHAnsi" w:cstheme="minorHAnsi"/>
          <w:b/>
          <w:bCs/>
        </w:rPr>
      </w:pPr>
    </w:p>
    <w:p w14:paraId="03654CDC" w14:textId="7916807C" w:rsidR="000156E4" w:rsidRPr="00D969A5" w:rsidRDefault="00D92751" w:rsidP="00D969A5">
      <w:pPr>
        <w:spacing w:line="259" w:lineRule="auto"/>
        <w:ind w:firstLine="284"/>
        <w:rPr>
          <w:rFonts w:ascii="Calibri Light" w:hAnsi="Calibri Light" w:cs="Calibri Light"/>
          <w:b/>
          <w:bCs/>
        </w:rPr>
      </w:pPr>
      <w:r w:rsidRPr="00D969A5">
        <w:rPr>
          <w:rFonts w:ascii="Calibri Light" w:hAnsi="Calibri Light" w:cs="Calibri Light"/>
          <w:b/>
          <w:bCs/>
        </w:rPr>
        <w:t xml:space="preserve">Force </w:t>
      </w:r>
      <w:r w:rsidR="00D91B79" w:rsidRPr="00D969A5">
        <w:rPr>
          <w:rFonts w:ascii="Calibri Light" w:hAnsi="Calibri Light" w:cs="Calibri Light"/>
          <w:b/>
          <w:bCs/>
        </w:rPr>
        <w:t>S</w:t>
      </w:r>
      <w:r w:rsidRPr="00D969A5">
        <w:rPr>
          <w:rFonts w:ascii="Calibri Light" w:hAnsi="Calibri Light" w:cs="Calibri Light"/>
          <w:b/>
          <w:bCs/>
        </w:rPr>
        <w:t>et AC temperature</w:t>
      </w:r>
    </w:p>
    <w:p w14:paraId="5D6D8301" w14:textId="59AFCD12" w:rsidR="00D92751" w:rsidRPr="00D92751" w:rsidRDefault="00D92751" w:rsidP="005965EF">
      <w:pPr>
        <w:spacing w:line="259" w:lineRule="auto"/>
        <w:ind w:left="284"/>
        <w:rPr>
          <w:rFonts w:asciiTheme="minorHAnsi" w:hAnsiTheme="minorHAnsi" w:cstheme="minorHAnsi"/>
        </w:rPr>
      </w:pPr>
      <w:r w:rsidRPr="00D969A5">
        <w:rPr>
          <w:rFonts w:asciiTheme="minorHAnsi" w:hAnsiTheme="minorHAnsi" w:cstheme="minorHAnsi"/>
        </w:rPr>
        <w:t>In case of Pandemic situations</w:t>
      </w:r>
      <w:r>
        <w:rPr>
          <w:rFonts w:asciiTheme="minorHAnsi" w:hAnsiTheme="minorHAnsi" w:cstheme="minorHAnsi"/>
        </w:rPr>
        <w:t xml:space="preserve">, there may be case when AC temperature is set to the fixed temperature. For this, Amenos implement option not to change the AC temperature both split and HVAC type manually using capacitive Up/Down button press </w:t>
      </w:r>
      <w:del w:id="1596" w:author="singh qmax" w:date="2020-07-16T20:30:00Z">
        <w:r w:rsidDel="00A535FA">
          <w:rPr>
            <w:rFonts w:asciiTheme="minorHAnsi" w:hAnsiTheme="minorHAnsi" w:cstheme="minorHAnsi"/>
          </w:rPr>
          <w:delText>and also</w:delText>
        </w:r>
      </w:del>
      <w:ins w:id="1597" w:author="singh qmax" w:date="2020-07-16T20:30:00Z">
        <w:r w:rsidR="00A535FA">
          <w:rPr>
            <w:rFonts w:asciiTheme="minorHAnsi" w:hAnsiTheme="minorHAnsi" w:cstheme="minorHAnsi"/>
          </w:rPr>
          <w:t>and</w:t>
        </w:r>
      </w:ins>
      <w:r>
        <w:rPr>
          <w:rFonts w:asciiTheme="minorHAnsi" w:hAnsiTheme="minorHAnsi" w:cstheme="minorHAnsi"/>
        </w:rPr>
        <w:t xml:space="preserve"> through hub (through Porta App). In such case, AC temperature will be set to fixed temperature and maintained in case of HVAC by Amenos.</w:t>
      </w:r>
    </w:p>
    <w:p w14:paraId="4D21D6ED" w14:textId="06F678FF" w:rsidR="005D578B" w:rsidRDefault="005D578B" w:rsidP="00A13ECC">
      <w:pPr>
        <w:pStyle w:val="Heading5"/>
      </w:pPr>
      <w:bookmarkStart w:id="1598" w:name="_Ref45800615"/>
      <w:r w:rsidRPr="00E57C74">
        <w:t>HVAC mode Operation</w:t>
      </w:r>
      <w:bookmarkEnd w:id="1598"/>
    </w:p>
    <w:p w14:paraId="388C760D" w14:textId="4A07FCFC" w:rsidR="001656BB" w:rsidRPr="001656BB" w:rsidRDefault="00661411" w:rsidP="00D969A5">
      <w:r>
        <w:rPr>
          <w:noProof/>
        </w:rPr>
        <w:pict w14:anchorId="573A605F">
          <v:shape id="_x0000_s1093" type="#_x0000_t202" style="position:absolute;margin-left:0;margin-top:225.1pt;width:487.3pt;height:.05pt;z-index:251686912;mso-position-horizontal-relative:text;mso-position-vertical-relative:text" wrapcoords="-33 0 -33 20925 21600 20925 21600 0 -33 0" stroked="f">
            <v:textbox style="mso-next-textbox:#_x0000_s1093;mso-fit-shape-to-text:t" inset="0,0,0,0">
              <w:txbxContent>
                <w:p w14:paraId="75900F73" w14:textId="7D16D26B" w:rsidR="005661EF" w:rsidRPr="00615A23"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12</w:t>
                  </w:r>
                  <w:r>
                    <w:fldChar w:fldCharType="end"/>
                  </w:r>
                  <w:r>
                    <w:t xml:space="preserve"> HVAC - operation</w:t>
                  </w:r>
                </w:p>
              </w:txbxContent>
            </v:textbox>
            <w10:wrap type="tight"/>
          </v:shape>
        </w:pict>
      </w:r>
      <w:r w:rsidR="001656BB">
        <w:rPr>
          <w:noProof/>
        </w:rPr>
        <w:drawing>
          <wp:anchor distT="0" distB="0" distL="114300" distR="114300" simplePos="0" relativeHeight="251631616" behindDoc="0" locked="0" layoutInCell="1" allowOverlap="1" wp14:anchorId="4CBE7C4B" wp14:editId="10682A83">
            <wp:simplePos x="0" y="0"/>
            <wp:positionH relativeFrom="column">
              <wp:posOffset>0</wp:posOffset>
            </wp:positionH>
            <wp:positionV relativeFrom="paragraph">
              <wp:posOffset>304800</wp:posOffset>
            </wp:positionV>
            <wp:extent cx="6188710" cy="2496820"/>
            <wp:effectExtent l="0" t="0" r="0" b="0"/>
            <wp:wrapTight wrapText="bothSides">
              <wp:wrapPolygon edited="0">
                <wp:start x="0" y="0"/>
                <wp:lineTo x="0" y="21424"/>
                <wp:lineTo x="21542" y="21424"/>
                <wp:lineTo x="21542"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88710" cy="2496820"/>
                    </a:xfrm>
                    <a:prstGeom prst="rect">
                      <a:avLst/>
                    </a:prstGeom>
                  </pic:spPr>
                </pic:pic>
              </a:graphicData>
            </a:graphic>
          </wp:anchor>
        </w:drawing>
      </w:r>
    </w:p>
    <w:p w14:paraId="30BD370B" w14:textId="77777777" w:rsidR="005B7B3F" w:rsidRDefault="005B7B3F">
      <w:pPr>
        <w:spacing w:line="259" w:lineRule="auto"/>
        <w:rPr>
          <w:rFonts w:asciiTheme="minorHAnsi" w:hAnsiTheme="minorHAnsi" w:cstheme="minorHAnsi"/>
        </w:rPr>
      </w:pPr>
      <w:r>
        <w:rPr>
          <w:rFonts w:asciiTheme="minorHAnsi" w:hAnsiTheme="minorHAnsi" w:cstheme="minorHAnsi"/>
        </w:rPr>
        <w:br w:type="page"/>
      </w:r>
    </w:p>
    <w:p w14:paraId="1A9CE0C8" w14:textId="1AF9A212" w:rsidR="00AF5159" w:rsidRPr="00E05378" w:rsidRDefault="00DD5B98" w:rsidP="00D969A5">
      <w:pPr>
        <w:ind w:left="851"/>
        <w:rPr>
          <w:rFonts w:asciiTheme="minorHAnsi" w:hAnsiTheme="minorHAnsi" w:cstheme="minorHAnsi"/>
        </w:rPr>
      </w:pPr>
      <w:r>
        <w:rPr>
          <w:rFonts w:asciiTheme="minorHAnsi" w:hAnsiTheme="minorHAnsi" w:cstheme="minorHAnsi"/>
        </w:rPr>
        <w:lastRenderedPageBreak/>
        <w:t xml:space="preserve">If </w:t>
      </w:r>
      <w:r w:rsidRPr="00B64FA4">
        <w:rPr>
          <w:rFonts w:asciiTheme="minorHAnsi" w:hAnsiTheme="minorHAnsi" w:cstheme="minorHAnsi"/>
        </w:rPr>
        <w:t xml:space="preserve">HVAC mode is selected, </w:t>
      </w:r>
      <w:r w:rsidR="00483E7D" w:rsidRPr="00B64FA4">
        <w:rPr>
          <w:rFonts w:asciiTheme="minorHAnsi" w:hAnsiTheme="minorHAnsi" w:cstheme="minorHAnsi"/>
        </w:rPr>
        <w:t xml:space="preserve">by default </w:t>
      </w:r>
      <w:r w:rsidR="00110F05" w:rsidRPr="00B64FA4">
        <w:rPr>
          <w:rFonts w:asciiTheme="minorHAnsi" w:hAnsiTheme="minorHAnsi" w:cstheme="minorHAnsi"/>
        </w:rPr>
        <w:t>HVAC will be set to Auto mode but still user will be able to control cooling manually. Refer</w:t>
      </w:r>
      <w:r w:rsidRPr="00B64FA4">
        <w:rPr>
          <w:rFonts w:asciiTheme="minorHAnsi" w:hAnsiTheme="minorHAnsi" w:cstheme="minorHAnsi"/>
        </w:rPr>
        <w:t xml:space="preserve"> </w:t>
      </w:r>
      <w:r w:rsidR="00483E7D" w:rsidRPr="00974219">
        <w:rPr>
          <w:rFonts w:asciiTheme="minorHAnsi" w:hAnsiTheme="minorHAnsi" w:cstheme="minorHAnsi"/>
          <w:color w:val="215868" w:themeColor="accent5" w:themeShade="80"/>
          <w:rPrChange w:id="1599" w:author="singh qmax" w:date="2020-07-16T21:01:00Z">
            <w:rPr>
              <w:rFonts w:asciiTheme="minorHAnsi" w:hAnsiTheme="minorHAnsi" w:cstheme="minorHAnsi"/>
            </w:rPr>
          </w:rPrChange>
        </w:rPr>
        <w:fldChar w:fldCharType="begin"/>
      </w:r>
      <w:r w:rsidR="00483E7D" w:rsidRPr="00974219">
        <w:rPr>
          <w:rFonts w:asciiTheme="minorHAnsi" w:hAnsiTheme="minorHAnsi" w:cstheme="minorHAnsi"/>
          <w:color w:val="215868" w:themeColor="accent5" w:themeShade="80"/>
          <w:rPrChange w:id="1600" w:author="singh qmax" w:date="2020-07-16T21:01:00Z">
            <w:rPr>
              <w:rFonts w:asciiTheme="minorHAnsi" w:hAnsiTheme="minorHAnsi" w:cstheme="minorHAnsi"/>
            </w:rPr>
          </w:rPrChange>
        </w:rPr>
        <w:instrText xml:space="preserve"> REF _Ref44760924 \h </w:instrText>
      </w:r>
      <w:r w:rsidR="00B64FA4" w:rsidRPr="00974219">
        <w:rPr>
          <w:rFonts w:asciiTheme="minorHAnsi" w:hAnsiTheme="minorHAnsi" w:cstheme="minorHAnsi"/>
          <w:color w:val="215868" w:themeColor="accent5" w:themeShade="80"/>
          <w:rPrChange w:id="1601" w:author="singh qmax" w:date="2020-07-16T21:01:00Z">
            <w:rPr>
              <w:rFonts w:asciiTheme="minorHAnsi" w:hAnsiTheme="minorHAnsi" w:cstheme="minorHAnsi"/>
            </w:rPr>
          </w:rPrChange>
        </w:rPr>
        <w:instrText xml:space="preserve"> \* MERGEFORMAT </w:instrText>
      </w:r>
      <w:r w:rsidR="00483E7D" w:rsidRPr="00974219">
        <w:rPr>
          <w:rFonts w:asciiTheme="minorHAnsi" w:hAnsiTheme="minorHAnsi" w:cstheme="minorHAnsi"/>
          <w:color w:val="215868" w:themeColor="accent5" w:themeShade="80"/>
          <w:rPrChange w:id="1602" w:author="singh qmax" w:date="2020-07-16T21:01:00Z">
            <w:rPr>
              <w:rFonts w:asciiTheme="minorHAnsi" w:hAnsiTheme="minorHAnsi" w:cstheme="minorHAnsi"/>
              <w:color w:val="215868" w:themeColor="accent5" w:themeShade="80"/>
            </w:rPr>
          </w:rPrChange>
        </w:rPr>
      </w:r>
      <w:r w:rsidR="00483E7D" w:rsidRPr="00974219">
        <w:rPr>
          <w:rFonts w:asciiTheme="minorHAnsi" w:hAnsiTheme="minorHAnsi" w:cstheme="minorHAnsi"/>
          <w:color w:val="215868" w:themeColor="accent5" w:themeShade="80"/>
          <w:rPrChange w:id="1603" w:author="singh qmax" w:date="2020-07-16T21:01:00Z">
            <w:rPr>
              <w:rFonts w:asciiTheme="minorHAnsi" w:hAnsiTheme="minorHAnsi" w:cstheme="minorHAnsi"/>
            </w:rPr>
          </w:rPrChange>
        </w:rPr>
        <w:fldChar w:fldCharType="separate"/>
      </w:r>
      <w:r w:rsidR="00483E7D" w:rsidRPr="00974219">
        <w:rPr>
          <w:rFonts w:asciiTheme="minorHAnsi" w:hAnsiTheme="minorHAnsi" w:cstheme="minorHAnsi"/>
          <w:color w:val="215868" w:themeColor="accent5" w:themeShade="80"/>
          <w:rPrChange w:id="1604" w:author="singh qmax" w:date="2020-07-16T21:01:00Z">
            <w:rPr>
              <w:rFonts w:asciiTheme="minorHAnsi" w:hAnsiTheme="minorHAnsi" w:cstheme="minorHAnsi"/>
            </w:rPr>
          </w:rPrChange>
        </w:rPr>
        <w:t xml:space="preserve">Table </w:t>
      </w:r>
      <w:r w:rsidR="00483E7D" w:rsidRPr="00974219">
        <w:rPr>
          <w:rFonts w:asciiTheme="minorHAnsi" w:hAnsiTheme="minorHAnsi" w:cstheme="minorHAnsi"/>
          <w:noProof/>
          <w:color w:val="215868" w:themeColor="accent5" w:themeShade="80"/>
          <w:rPrChange w:id="1605" w:author="singh qmax" w:date="2020-07-16T21:01:00Z">
            <w:rPr>
              <w:rFonts w:asciiTheme="minorHAnsi" w:hAnsiTheme="minorHAnsi" w:cstheme="minorHAnsi"/>
              <w:noProof/>
            </w:rPr>
          </w:rPrChange>
        </w:rPr>
        <w:t>3</w:t>
      </w:r>
      <w:r w:rsidR="00483E7D" w:rsidRPr="00974219">
        <w:rPr>
          <w:rFonts w:asciiTheme="minorHAnsi" w:hAnsiTheme="minorHAnsi" w:cstheme="minorHAnsi"/>
          <w:color w:val="215868" w:themeColor="accent5" w:themeShade="80"/>
          <w:rPrChange w:id="1606" w:author="singh qmax" w:date="2020-07-16T21:01:00Z">
            <w:rPr>
              <w:rFonts w:asciiTheme="minorHAnsi" w:hAnsiTheme="minorHAnsi" w:cstheme="minorHAnsi"/>
            </w:rPr>
          </w:rPrChange>
        </w:rPr>
        <w:fldChar w:fldCharType="end"/>
      </w:r>
      <w:r w:rsidR="00110F05" w:rsidRPr="00B64FA4">
        <w:rPr>
          <w:rFonts w:asciiTheme="minorHAnsi" w:hAnsiTheme="minorHAnsi" w:cstheme="minorHAnsi"/>
        </w:rPr>
        <w:t xml:space="preserve"> for more details.</w:t>
      </w:r>
    </w:p>
    <w:tbl>
      <w:tblPr>
        <w:tblpPr w:leftFromText="180" w:rightFromText="180" w:vertAnchor="text" w:horzAnchor="margin" w:tblpY="47"/>
        <w:tblW w:w="10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255"/>
        <w:gridCol w:w="8166"/>
      </w:tblGrid>
      <w:tr w:rsidR="00AF5159" w:rsidRPr="00E57C74" w14:paraId="71140088" w14:textId="77777777" w:rsidTr="00AF5159">
        <w:trPr>
          <w:trHeight w:val="326"/>
        </w:trPr>
        <w:tc>
          <w:tcPr>
            <w:tcW w:w="1045"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3E49DDA0" w14:textId="77777777" w:rsidR="00AF5159" w:rsidRPr="00E57C74" w:rsidRDefault="00AF5159" w:rsidP="00AF5159">
            <w:pPr>
              <w:spacing w:before="120" w:after="0" w:line="240" w:lineRule="auto"/>
              <w:jc w:val="both"/>
              <w:rPr>
                <w:rFonts w:asciiTheme="minorHAnsi" w:hAnsiTheme="minorHAnsi" w:cstheme="minorHAnsi"/>
                <w:b/>
                <w:bCs/>
                <w:color w:val="FFFFFF" w:themeColor="background1"/>
              </w:rPr>
            </w:pPr>
            <w:bookmarkStart w:id="1607" w:name="_Ref44760924"/>
            <w:bookmarkStart w:id="1608" w:name="_Ref44765538"/>
            <w:r w:rsidRPr="00E57C74">
              <w:rPr>
                <w:rFonts w:asciiTheme="minorHAnsi" w:hAnsiTheme="minorHAnsi" w:cstheme="minorHAnsi"/>
                <w:b/>
                <w:bCs/>
                <w:color w:val="FFFFFF" w:themeColor="background1"/>
              </w:rPr>
              <w:t>Control</w:t>
            </w:r>
          </w:p>
        </w:tc>
        <w:tc>
          <w:tcPr>
            <w:tcW w:w="1281"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32C828CE" w14:textId="77777777" w:rsidR="00AF5159" w:rsidRPr="00E57C74" w:rsidRDefault="00AF5159" w:rsidP="00AF5159">
            <w:pPr>
              <w:spacing w:before="120" w:after="0" w:line="240" w:lineRule="auto"/>
              <w:jc w:val="both"/>
              <w:rPr>
                <w:rFonts w:asciiTheme="minorHAnsi" w:hAnsiTheme="minorHAnsi" w:cstheme="minorHAnsi"/>
                <w:b/>
                <w:bCs/>
                <w:color w:val="FFFFFF" w:themeColor="background1"/>
              </w:rPr>
            </w:pPr>
            <w:r w:rsidRPr="00E57C74">
              <w:rPr>
                <w:rFonts w:asciiTheme="minorHAnsi" w:hAnsiTheme="minorHAnsi" w:cstheme="minorHAnsi"/>
                <w:b/>
                <w:bCs/>
                <w:color w:val="FFFFFF" w:themeColor="background1"/>
              </w:rPr>
              <w:t>Command</w:t>
            </w:r>
          </w:p>
        </w:tc>
        <w:tc>
          <w:tcPr>
            <w:tcW w:w="8086"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43D22CF8" w14:textId="77777777" w:rsidR="00AF5159" w:rsidRPr="00E57C74" w:rsidRDefault="00AF5159" w:rsidP="00AF5159">
            <w:pPr>
              <w:spacing w:before="120" w:after="0" w:line="240" w:lineRule="auto"/>
              <w:jc w:val="both"/>
              <w:rPr>
                <w:rFonts w:asciiTheme="minorHAnsi" w:hAnsiTheme="minorHAnsi" w:cstheme="minorHAnsi"/>
                <w:b/>
                <w:bCs/>
                <w:color w:val="FFFFFF" w:themeColor="background1"/>
              </w:rPr>
            </w:pPr>
            <w:r w:rsidRPr="00E57C74">
              <w:rPr>
                <w:rFonts w:asciiTheme="minorHAnsi" w:hAnsiTheme="minorHAnsi" w:cstheme="minorHAnsi"/>
                <w:b/>
                <w:bCs/>
                <w:color w:val="FFFFFF" w:themeColor="background1"/>
              </w:rPr>
              <w:t>Action</w:t>
            </w:r>
          </w:p>
        </w:tc>
      </w:tr>
      <w:tr w:rsidR="00AF5159" w:rsidRPr="00E57C74" w14:paraId="2A15E0BE" w14:textId="77777777" w:rsidTr="00AF5159">
        <w:trPr>
          <w:trHeight w:val="770"/>
        </w:trPr>
        <w:tc>
          <w:tcPr>
            <w:tcW w:w="0" w:type="auto"/>
            <w:vMerge w:val="restart"/>
            <w:tcBorders>
              <w:top w:val="single" w:sz="8" w:space="0" w:color="4F81BD" w:themeColor="accent1"/>
              <w:left w:val="single" w:sz="4" w:space="0" w:color="auto"/>
              <w:right w:val="single" w:sz="4" w:space="0" w:color="auto"/>
            </w:tcBorders>
            <w:vAlign w:val="center"/>
          </w:tcPr>
          <w:p w14:paraId="27654477" w14:textId="77777777" w:rsidR="00AF5159" w:rsidRPr="00E81061" w:rsidRDefault="00AF5159" w:rsidP="00AF5159">
            <w:pPr>
              <w:spacing w:after="0" w:line="240" w:lineRule="auto"/>
              <w:jc w:val="both"/>
              <w:rPr>
                <w:rFonts w:asciiTheme="minorHAnsi" w:hAnsiTheme="minorHAnsi" w:cstheme="minorHAnsi"/>
              </w:rPr>
            </w:pPr>
            <w:r w:rsidRPr="00E81061">
              <w:rPr>
                <w:rFonts w:asciiTheme="minorHAnsi" w:hAnsiTheme="minorHAnsi" w:cstheme="minorHAnsi"/>
              </w:rPr>
              <w:t>Mode</w:t>
            </w:r>
          </w:p>
        </w:tc>
        <w:tc>
          <w:tcPr>
            <w:tcW w:w="1281" w:type="dxa"/>
            <w:tcBorders>
              <w:top w:val="single" w:sz="4" w:space="0" w:color="auto"/>
              <w:left w:val="single" w:sz="4" w:space="0" w:color="auto"/>
              <w:bottom w:val="single" w:sz="4" w:space="0" w:color="auto"/>
              <w:right w:val="single" w:sz="4" w:space="0" w:color="auto"/>
            </w:tcBorders>
          </w:tcPr>
          <w:p w14:paraId="730041CC" w14:textId="77777777" w:rsidR="00AF5159" w:rsidRPr="00E81061" w:rsidRDefault="00AF5159" w:rsidP="00AF5159">
            <w:pPr>
              <w:spacing w:before="120" w:after="0" w:line="240" w:lineRule="auto"/>
              <w:jc w:val="center"/>
              <w:rPr>
                <w:rFonts w:asciiTheme="minorHAnsi" w:hAnsiTheme="minorHAnsi" w:cstheme="minorHAnsi"/>
              </w:rPr>
            </w:pPr>
            <w:r w:rsidRPr="00E81061">
              <w:rPr>
                <w:rFonts w:asciiTheme="minorHAnsi" w:hAnsiTheme="minorHAnsi" w:cstheme="minorHAnsi"/>
              </w:rPr>
              <w:t>Cool</w:t>
            </w:r>
          </w:p>
        </w:tc>
        <w:tc>
          <w:tcPr>
            <w:tcW w:w="0" w:type="auto"/>
            <w:tcBorders>
              <w:left w:val="single" w:sz="4" w:space="0" w:color="auto"/>
              <w:bottom w:val="single" w:sz="4" w:space="0" w:color="auto"/>
              <w:right w:val="single" w:sz="8" w:space="0" w:color="4F81BD" w:themeColor="accent1"/>
            </w:tcBorders>
            <w:vAlign w:val="center"/>
          </w:tcPr>
          <w:p w14:paraId="6BE934A1" w14:textId="0DAFCD66" w:rsidR="00AF5159" w:rsidRPr="00BB43A4" w:rsidRDefault="00AF5159" w:rsidP="00AF5159">
            <w:pPr>
              <w:pStyle w:val="ListParagraph"/>
              <w:numPr>
                <w:ilvl w:val="0"/>
                <w:numId w:val="74"/>
              </w:numPr>
              <w:spacing w:after="0" w:line="240" w:lineRule="auto"/>
              <w:ind w:left="374"/>
              <w:jc w:val="both"/>
              <w:rPr>
                <w:rFonts w:asciiTheme="minorHAnsi" w:eastAsia="SimSun" w:hAnsiTheme="minorHAnsi" w:cstheme="minorHAnsi"/>
                <w:color w:val="000000"/>
                <w:szCs w:val="24"/>
                <w:lang w:val="en-IN" w:eastAsia="en-IN"/>
              </w:rPr>
            </w:pPr>
            <w:r w:rsidRPr="00BB43A4">
              <w:rPr>
                <w:rFonts w:asciiTheme="minorHAnsi" w:hAnsiTheme="minorHAnsi" w:cstheme="minorHAnsi"/>
                <w:szCs w:val="24"/>
              </w:rPr>
              <w:t>Turn on high speed relay</w:t>
            </w:r>
            <w:r w:rsidRPr="00BB43A4">
              <w:rPr>
                <w:rFonts w:asciiTheme="minorHAnsi" w:eastAsia="SimSun" w:hAnsiTheme="minorHAnsi" w:cstheme="minorHAnsi"/>
                <w:color w:val="000000"/>
                <w:szCs w:val="24"/>
                <w:lang w:val="en-IN" w:eastAsia="en-IN"/>
              </w:rPr>
              <w:t xml:space="preserve"> and keep as it is until the set temperature is reached. After </w:t>
            </w:r>
            <w:del w:id="1609" w:author="singh qmax" w:date="2020-07-16T18:12:00Z">
              <w:r w:rsidRPr="00BB43A4" w:rsidDel="0011456C">
                <w:rPr>
                  <w:rFonts w:asciiTheme="minorHAnsi" w:eastAsia="SimSun" w:hAnsiTheme="minorHAnsi" w:cstheme="minorHAnsi"/>
                  <w:color w:val="000000"/>
                  <w:szCs w:val="24"/>
                  <w:lang w:val="en-IN" w:eastAsia="en-IN"/>
                </w:rPr>
                <w:delText>that</w:delText>
              </w:r>
            </w:del>
            <w:ins w:id="1610" w:author="singh qmax" w:date="2020-07-16T18:12:00Z">
              <w:r w:rsidR="0011456C" w:rsidRPr="00BB43A4">
                <w:rPr>
                  <w:rFonts w:asciiTheme="minorHAnsi" w:eastAsia="SimSun" w:hAnsiTheme="minorHAnsi" w:cstheme="minorHAnsi"/>
                  <w:color w:val="000000"/>
                  <w:szCs w:val="24"/>
                  <w:lang w:val="en-IN" w:eastAsia="en-IN"/>
                </w:rPr>
                <w:t>that,</w:t>
              </w:r>
            </w:ins>
            <w:r w:rsidRPr="00BB43A4">
              <w:rPr>
                <w:rFonts w:asciiTheme="minorHAnsi" w:eastAsia="SimSun" w:hAnsiTheme="minorHAnsi" w:cstheme="minorHAnsi"/>
                <w:color w:val="000000"/>
                <w:szCs w:val="24"/>
                <w:lang w:val="en-IN" w:eastAsia="en-IN"/>
              </w:rPr>
              <w:t xml:space="preserve"> the relay will be switched off and turned ON again if the Temperature is greater than set temp.</w:t>
            </w:r>
          </w:p>
          <w:p w14:paraId="6C94F8B3" w14:textId="77777777" w:rsidR="00AF5159" w:rsidRPr="00BB43A4" w:rsidRDefault="00AF5159" w:rsidP="00AF5159">
            <w:pPr>
              <w:pStyle w:val="ListParagraph"/>
              <w:numPr>
                <w:ilvl w:val="0"/>
                <w:numId w:val="74"/>
              </w:numPr>
              <w:spacing w:after="0" w:line="240" w:lineRule="auto"/>
              <w:ind w:left="374"/>
              <w:jc w:val="both"/>
              <w:rPr>
                <w:rFonts w:asciiTheme="minorHAnsi" w:hAnsiTheme="minorHAnsi" w:cstheme="minorHAnsi"/>
                <w:szCs w:val="24"/>
              </w:rPr>
            </w:pPr>
            <w:r w:rsidRPr="00BB43A4">
              <w:rPr>
                <w:rFonts w:asciiTheme="minorHAnsi" w:hAnsiTheme="minorHAnsi" w:cstheme="minorHAnsi"/>
                <w:color w:val="000000"/>
                <w:szCs w:val="24"/>
              </w:rPr>
              <w:t>Some hysteresis will be added to avoid frequent ON/</w:t>
            </w:r>
            <w:proofErr w:type="gramStart"/>
            <w:r w:rsidRPr="00BB43A4">
              <w:rPr>
                <w:rFonts w:asciiTheme="minorHAnsi" w:hAnsiTheme="minorHAnsi" w:cstheme="minorHAnsi"/>
                <w:color w:val="000000"/>
                <w:szCs w:val="24"/>
              </w:rPr>
              <w:t>OFF of</w:t>
            </w:r>
            <w:proofErr w:type="gramEnd"/>
            <w:r w:rsidRPr="00BB43A4">
              <w:rPr>
                <w:rFonts w:asciiTheme="minorHAnsi" w:hAnsiTheme="minorHAnsi" w:cstheme="minorHAnsi"/>
                <w:color w:val="000000"/>
                <w:szCs w:val="24"/>
              </w:rPr>
              <w:t xml:space="preserve"> relays when temperature rises above the set temperature.</w:t>
            </w:r>
          </w:p>
        </w:tc>
      </w:tr>
      <w:tr w:rsidR="00AF5159" w:rsidRPr="00E57C74" w14:paraId="79B8E6A6" w14:textId="77777777" w:rsidTr="00AF5159">
        <w:trPr>
          <w:trHeight w:val="770"/>
        </w:trPr>
        <w:tc>
          <w:tcPr>
            <w:tcW w:w="0" w:type="auto"/>
            <w:vMerge/>
            <w:tcBorders>
              <w:left w:val="single" w:sz="4" w:space="0" w:color="auto"/>
              <w:bottom w:val="single" w:sz="4" w:space="0" w:color="auto"/>
              <w:right w:val="single" w:sz="4" w:space="0" w:color="auto"/>
            </w:tcBorders>
            <w:vAlign w:val="center"/>
          </w:tcPr>
          <w:p w14:paraId="245B9A4A" w14:textId="77777777" w:rsidR="00AF5159" w:rsidRPr="00E81061" w:rsidRDefault="00AF5159" w:rsidP="00AF5159">
            <w:pPr>
              <w:spacing w:after="0" w:line="240" w:lineRule="auto"/>
              <w:jc w:val="both"/>
              <w:rPr>
                <w:rFonts w:asciiTheme="minorHAnsi" w:hAnsiTheme="minorHAnsi" w:cstheme="minorHAnsi"/>
              </w:rPr>
            </w:pPr>
          </w:p>
        </w:tc>
        <w:tc>
          <w:tcPr>
            <w:tcW w:w="1281" w:type="dxa"/>
            <w:tcBorders>
              <w:top w:val="single" w:sz="4" w:space="0" w:color="auto"/>
              <w:left w:val="single" w:sz="4" w:space="0" w:color="auto"/>
              <w:bottom w:val="single" w:sz="4" w:space="0" w:color="auto"/>
              <w:right w:val="single" w:sz="4" w:space="0" w:color="auto"/>
            </w:tcBorders>
          </w:tcPr>
          <w:p w14:paraId="693AC460" w14:textId="77777777" w:rsidR="00AF5159" w:rsidRDefault="00AF5159" w:rsidP="00AF5159">
            <w:pPr>
              <w:spacing w:before="120" w:after="0" w:line="240" w:lineRule="auto"/>
              <w:jc w:val="center"/>
              <w:rPr>
                <w:rFonts w:asciiTheme="minorHAnsi" w:hAnsiTheme="minorHAnsi" w:cstheme="minorHAnsi"/>
              </w:rPr>
            </w:pPr>
            <w:r w:rsidRPr="00E81061">
              <w:rPr>
                <w:rFonts w:asciiTheme="minorHAnsi" w:hAnsiTheme="minorHAnsi" w:cstheme="minorHAnsi"/>
              </w:rPr>
              <w:t>Auto</w:t>
            </w:r>
          </w:p>
          <w:p w14:paraId="0E8C7942" w14:textId="77777777" w:rsidR="00AF5159" w:rsidRPr="00E81061" w:rsidRDefault="00AF5159" w:rsidP="00AF5159">
            <w:pPr>
              <w:spacing w:before="120" w:after="0" w:line="240" w:lineRule="auto"/>
              <w:jc w:val="center"/>
              <w:rPr>
                <w:rFonts w:asciiTheme="minorHAnsi" w:hAnsiTheme="minorHAnsi" w:cstheme="minorHAnsi"/>
              </w:rPr>
            </w:pPr>
            <w:r>
              <w:rPr>
                <w:rFonts w:asciiTheme="minorHAnsi" w:hAnsiTheme="minorHAnsi" w:cstheme="minorHAnsi"/>
              </w:rPr>
              <w:t>(Default)</w:t>
            </w:r>
          </w:p>
        </w:tc>
        <w:tc>
          <w:tcPr>
            <w:tcW w:w="0" w:type="auto"/>
            <w:tcBorders>
              <w:left w:val="single" w:sz="4" w:space="0" w:color="auto"/>
              <w:bottom w:val="single" w:sz="4" w:space="0" w:color="auto"/>
              <w:right w:val="single" w:sz="8" w:space="0" w:color="4F81BD" w:themeColor="accent1"/>
            </w:tcBorders>
            <w:vAlign w:val="center"/>
          </w:tcPr>
          <w:p w14:paraId="3E149F69" w14:textId="77777777" w:rsidR="00AF5159" w:rsidRPr="00E81061" w:rsidRDefault="00AF5159" w:rsidP="00AF5159">
            <w:pPr>
              <w:pStyle w:val="ListParagraph"/>
              <w:numPr>
                <w:ilvl w:val="0"/>
                <w:numId w:val="73"/>
              </w:numPr>
              <w:spacing w:before="120" w:after="0" w:line="240" w:lineRule="auto"/>
              <w:ind w:left="374"/>
              <w:jc w:val="both"/>
              <w:rPr>
                <w:rFonts w:asciiTheme="minorHAnsi" w:hAnsiTheme="minorHAnsi" w:cstheme="minorHAnsi"/>
              </w:rPr>
            </w:pPr>
            <w:r>
              <w:rPr>
                <w:rFonts w:asciiTheme="minorHAnsi" w:hAnsiTheme="minorHAnsi" w:cstheme="minorHAnsi"/>
              </w:rPr>
              <w:t xml:space="preserve">Turn on power, </w:t>
            </w:r>
            <w:r w:rsidRPr="00E81061">
              <w:rPr>
                <w:rFonts w:asciiTheme="minorHAnsi" w:hAnsiTheme="minorHAnsi" w:cstheme="minorHAnsi"/>
              </w:rPr>
              <w:t xml:space="preserve">If Ambient </w:t>
            </w:r>
            <w:r>
              <w:rPr>
                <w:rFonts w:asciiTheme="minorHAnsi" w:hAnsiTheme="minorHAnsi" w:cstheme="minorHAnsi"/>
              </w:rPr>
              <w:t xml:space="preserve">Room </w:t>
            </w:r>
            <w:r w:rsidRPr="00E81061">
              <w:rPr>
                <w:rFonts w:asciiTheme="minorHAnsi" w:hAnsiTheme="minorHAnsi" w:cstheme="minorHAnsi"/>
              </w:rPr>
              <w:t xml:space="preserve">Temp &gt; 30 Deg C, Turn ON High speed Blower </w:t>
            </w:r>
            <w:r>
              <w:rPr>
                <w:rFonts w:asciiTheme="minorHAnsi" w:hAnsiTheme="minorHAnsi" w:cstheme="minorHAnsi"/>
              </w:rPr>
              <w:t>R</w:t>
            </w:r>
            <w:r w:rsidRPr="00E81061">
              <w:rPr>
                <w:rFonts w:asciiTheme="minorHAnsi" w:hAnsiTheme="minorHAnsi" w:cstheme="minorHAnsi"/>
              </w:rPr>
              <w:t>elay</w:t>
            </w:r>
          </w:p>
          <w:p w14:paraId="38344F18" w14:textId="77777777" w:rsidR="00AF5159" w:rsidRPr="00E81061" w:rsidRDefault="00AF5159" w:rsidP="00AF5159">
            <w:pPr>
              <w:pStyle w:val="ListParagraph"/>
              <w:numPr>
                <w:ilvl w:val="0"/>
                <w:numId w:val="73"/>
              </w:numPr>
              <w:spacing w:before="120" w:after="0" w:line="240" w:lineRule="auto"/>
              <w:ind w:left="374"/>
              <w:jc w:val="both"/>
              <w:rPr>
                <w:rFonts w:asciiTheme="minorHAnsi" w:hAnsiTheme="minorHAnsi" w:cstheme="minorHAnsi"/>
              </w:rPr>
            </w:pPr>
            <w:r w:rsidRPr="00E81061">
              <w:rPr>
                <w:rFonts w:asciiTheme="minorHAnsi" w:hAnsiTheme="minorHAnsi" w:cstheme="minorHAnsi"/>
              </w:rPr>
              <w:t xml:space="preserve">If Ambient Temp in range 25 – 30 Deg C, Turn ON Medium speed Blower </w:t>
            </w:r>
            <w:r>
              <w:rPr>
                <w:rFonts w:asciiTheme="minorHAnsi" w:hAnsiTheme="minorHAnsi" w:cstheme="minorHAnsi"/>
              </w:rPr>
              <w:t>R</w:t>
            </w:r>
            <w:r w:rsidRPr="00E81061">
              <w:rPr>
                <w:rFonts w:asciiTheme="minorHAnsi" w:hAnsiTheme="minorHAnsi" w:cstheme="minorHAnsi"/>
              </w:rPr>
              <w:t>elay</w:t>
            </w:r>
          </w:p>
          <w:p w14:paraId="49CB1E4A" w14:textId="77777777" w:rsidR="00AF5159" w:rsidRDefault="00AF5159" w:rsidP="00AF5159">
            <w:pPr>
              <w:pStyle w:val="ListParagraph"/>
              <w:numPr>
                <w:ilvl w:val="0"/>
                <w:numId w:val="73"/>
              </w:numPr>
              <w:spacing w:before="120" w:after="0" w:line="240" w:lineRule="auto"/>
              <w:ind w:left="374"/>
              <w:jc w:val="both"/>
              <w:rPr>
                <w:rFonts w:asciiTheme="minorHAnsi" w:hAnsiTheme="minorHAnsi" w:cstheme="minorHAnsi"/>
              </w:rPr>
            </w:pPr>
            <w:r w:rsidRPr="00E81061">
              <w:rPr>
                <w:rFonts w:asciiTheme="minorHAnsi" w:hAnsiTheme="minorHAnsi" w:cstheme="minorHAnsi"/>
              </w:rPr>
              <w:t xml:space="preserve">If Ambient Temp &lt;25 Deg C, Turn ON Low speed </w:t>
            </w:r>
            <w:r>
              <w:rPr>
                <w:rFonts w:asciiTheme="minorHAnsi" w:hAnsiTheme="minorHAnsi" w:cstheme="minorHAnsi"/>
              </w:rPr>
              <w:t>Blower R</w:t>
            </w:r>
            <w:r w:rsidRPr="00E81061">
              <w:rPr>
                <w:rFonts w:asciiTheme="minorHAnsi" w:hAnsiTheme="minorHAnsi" w:cstheme="minorHAnsi"/>
              </w:rPr>
              <w:t>elay</w:t>
            </w:r>
          </w:p>
          <w:p w14:paraId="1055DD2B" w14:textId="77777777" w:rsidR="00AF5159" w:rsidRDefault="00AF5159" w:rsidP="00AF5159">
            <w:pPr>
              <w:pStyle w:val="ListParagraph"/>
              <w:numPr>
                <w:ilvl w:val="0"/>
                <w:numId w:val="73"/>
              </w:numPr>
              <w:spacing w:before="120" w:after="0" w:line="240" w:lineRule="auto"/>
              <w:ind w:left="374"/>
              <w:jc w:val="both"/>
              <w:rPr>
                <w:rFonts w:asciiTheme="minorHAnsi" w:hAnsiTheme="minorHAnsi" w:cstheme="minorHAnsi"/>
              </w:rPr>
            </w:pPr>
            <w:r>
              <w:rPr>
                <w:rFonts w:asciiTheme="minorHAnsi" w:hAnsiTheme="minorHAnsi" w:cstheme="minorHAnsi"/>
              </w:rPr>
              <w:t>At desired set temperature blower’s Relay will cutoff</w:t>
            </w:r>
          </w:p>
          <w:p w14:paraId="49127DC2" w14:textId="1A57B427" w:rsidR="00AF5159" w:rsidRPr="00E81061" w:rsidRDefault="00AF5159" w:rsidP="00AF5159">
            <w:pPr>
              <w:pStyle w:val="ListParagraph"/>
              <w:numPr>
                <w:ilvl w:val="0"/>
                <w:numId w:val="73"/>
              </w:numPr>
              <w:spacing w:before="120" w:after="0" w:line="240" w:lineRule="auto"/>
              <w:ind w:left="374"/>
              <w:jc w:val="both"/>
              <w:rPr>
                <w:rFonts w:asciiTheme="minorHAnsi" w:hAnsiTheme="minorHAnsi" w:cstheme="minorHAnsi"/>
              </w:rPr>
            </w:pPr>
            <w:r>
              <w:rPr>
                <w:rFonts w:asciiTheme="minorHAnsi" w:hAnsiTheme="minorHAnsi" w:cstheme="minorHAnsi"/>
                <w:color w:val="000000"/>
                <w:szCs w:val="24"/>
              </w:rPr>
              <w:t>Some hysteresis will be added to avoid frequent ON/</w:t>
            </w:r>
            <w:del w:id="1611" w:author="singh qmax" w:date="2020-07-16T22:38:00Z">
              <w:r w:rsidDel="00667C8E">
                <w:rPr>
                  <w:rFonts w:asciiTheme="minorHAnsi" w:hAnsiTheme="minorHAnsi" w:cstheme="minorHAnsi"/>
                  <w:color w:val="000000"/>
                  <w:szCs w:val="24"/>
                </w:rPr>
                <w:delText>OFF of</w:delText>
              </w:r>
            </w:del>
            <w:ins w:id="1612" w:author="singh qmax" w:date="2020-07-16T22:38:00Z">
              <w:r w:rsidR="00667C8E">
                <w:rPr>
                  <w:rFonts w:asciiTheme="minorHAnsi" w:hAnsiTheme="minorHAnsi" w:cstheme="minorHAnsi"/>
                  <w:color w:val="000000"/>
                  <w:szCs w:val="24"/>
                </w:rPr>
                <w:t>OFF</w:t>
              </w:r>
            </w:ins>
            <w:r>
              <w:rPr>
                <w:rFonts w:asciiTheme="minorHAnsi" w:hAnsiTheme="minorHAnsi" w:cstheme="minorHAnsi"/>
                <w:color w:val="000000"/>
                <w:szCs w:val="24"/>
              </w:rPr>
              <w:t xml:space="preserve"> relays when temperature rises above the set temperature.</w:t>
            </w:r>
            <w:r>
              <w:rPr>
                <w:rFonts w:asciiTheme="minorHAnsi" w:hAnsiTheme="minorHAnsi" w:cstheme="minorHAnsi"/>
              </w:rPr>
              <w:t xml:space="preserve"> </w:t>
            </w:r>
          </w:p>
          <w:p w14:paraId="656F4BB9" w14:textId="77777777" w:rsidR="00AF5159" w:rsidRPr="00E81061" w:rsidRDefault="00AF5159" w:rsidP="00AF5159">
            <w:pPr>
              <w:spacing w:after="0" w:line="240" w:lineRule="auto"/>
              <w:jc w:val="both"/>
              <w:rPr>
                <w:rFonts w:asciiTheme="minorHAnsi" w:hAnsiTheme="minorHAnsi" w:cstheme="minorHAnsi"/>
              </w:rPr>
            </w:pPr>
          </w:p>
        </w:tc>
      </w:tr>
      <w:tr w:rsidR="00AF5159" w:rsidRPr="00E57C74" w14:paraId="439C144E" w14:textId="77777777" w:rsidTr="00AF5159">
        <w:trPr>
          <w:trHeight w:val="41"/>
        </w:trPr>
        <w:tc>
          <w:tcPr>
            <w:tcW w:w="10412" w:type="dxa"/>
            <w:gridSpan w:val="3"/>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45756477" w14:textId="77777777" w:rsidR="00AF5159" w:rsidRPr="00E81061" w:rsidRDefault="00AF5159" w:rsidP="00AF5159">
            <w:pPr>
              <w:spacing w:before="120" w:after="0" w:line="240" w:lineRule="auto"/>
              <w:jc w:val="center"/>
              <w:rPr>
                <w:rFonts w:asciiTheme="minorHAnsi" w:hAnsiTheme="minorHAnsi" w:cstheme="minorHAnsi"/>
              </w:rPr>
            </w:pPr>
            <w:r w:rsidRPr="00E81061">
              <w:rPr>
                <w:rFonts w:asciiTheme="minorHAnsi" w:hAnsiTheme="minorHAnsi" w:cstheme="minorHAnsi"/>
              </w:rPr>
              <w:t>Temperature</w:t>
            </w:r>
            <w:r>
              <w:rPr>
                <w:rFonts w:asciiTheme="minorHAnsi" w:hAnsiTheme="minorHAnsi" w:cstheme="minorHAnsi"/>
              </w:rPr>
              <w:t xml:space="preserve"> Setting </w:t>
            </w:r>
            <w:r w:rsidRPr="00E81061">
              <w:rPr>
                <w:rFonts w:asciiTheme="minorHAnsi" w:hAnsiTheme="minorHAnsi" w:cstheme="minorHAnsi"/>
              </w:rPr>
              <w:t xml:space="preserve">16 – 28 </w:t>
            </w:r>
            <w:r w:rsidRPr="00E81061">
              <w:rPr>
                <w:rFonts w:asciiTheme="minorHAnsi" w:hAnsiTheme="minorHAnsi" w:cstheme="minorHAnsi"/>
                <w:vertAlign w:val="superscript"/>
              </w:rPr>
              <w:t xml:space="preserve">o </w:t>
            </w:r>
            <w:r w:rsidRPr="00E81061">
              <w:rPr>
                <w:rFonts w:asciiTheme="minorHAnsi" w:hAnsiTheme="minorHAnsi" w:cstheme="minorHAnsi"/>
              </w:rPr>
              <w:t>C</w:t>
            </w:r>
          </w:p>
        </w:tc>
      </w:tr>
    </w:tbl>
    <w:p w14:paraId="213AEA17" w14:textId="75CB53F1" w:rsidR="00332B8B" w:rsidRDefault="00483E7D" w:rsidP="00E05378">
      <w:pPr>
        <w:pStyle w:val="Caption"/>
        <w:jc w:val="center"/>
        <w:rPr>
          <w:rFonts w:asciiTheme="minorHAnsi" w:hAnsiTheme="minorHAnsi" w:cstheme="minorHAnsi"/>
        </w:rPr>
      </w:pPr>
      <w:r>
        <w:t xml:space="preserve">Table </w:t>
      </w:r>
      <w:r w:rsidR="00187894">
        <w:fldChar w:fldCharType="begin"/>
      </w:r>
      <w:r w:rsidR="00187894">
        <w:instrText xml:space="preserve"> SEQ Table \* ARABIC </w:instrText>
      </w:r>
      <w:r w:rsidR="00187894">
        <w:fldChar w:fldCharType="separate"/>
      </w:r>
      <w:r w:rsidR="00187894">
        <w:rPr>
          <w:noProof/>
        </w:rPr>
        <w:t>3</w:t>
      </w:r>
      <w:r w:rsidR="00187894">
        <w:fldChar w:fldCharType="end"/>
      </w:r>
      <w:bookmarkEnd w:id="1607"/>
      <w:bookmarkEnd w:id="1608"/>
      <w:r>
        <w:t>.</w:t>
      </w:r>
      <w:r w:rsidRPr="003B46B0">
        <w:t xml:space="preserve"> HVAC mode operation</w:t>
      </w:r>
    </w:p>
    <w:p w14:paraId="25D1F26C" w14:textId="77777777" w:rsidR="007279BD" w:rsidRDefault="007279BD" w:rsidP="00E05378">
      <w:pPr>
        <w:jc w:val="both"/>
      </w:pPr>
    </w:p>
    <w:p w14:paraId="606FAF4D" w14:textId="77777777" w:rsidR="005D578B" w:rsidRPr="00E57C74" w:rsidRDefault="005D578B" w:rsidP="00A13ECC">
      <w:pPr>
        <w:pStyle w:val="Heading5"/>
      </w:pPr>
      <w:bookmarkStart w:id="1613" w:name="_Ref45800561"/>
      <w:r w:rsidRPr="00E57C74">
        <w:t>Split AC Mode</w:t>
      </w:r>
      <w:bookmarkEnd w:id="1613"/>
    </w:p>
    <w:p w14:paraId="37A50114" w14:textId="364F13D2" w:rsidR="005D578B" w:rsidRPr="00E57C74" w:rsidRDefault="005D578B" w:rsidP="00A13ECC">
      <w:pPr>
        <w:spacing w:before="120" w:after="0" w:line="240" w:lineRule="auto"/>
        <w:ind w:left="851"/>
        <w:jc w:val="both"/>
        <w:rPr>
          <w:rFonts w:asciiTheme="minorHAnsi" w:hAnsiTheme="minorHAnsi" w:cstheme="minorHAnsi"/>
        </w:rPr>
      </w:pPr>
      <w:r w:rsidRPr="00E57C74">
        <w:rPr>
          <w:rFonts w:asciiTheme="minorHAnsi" w:hAnsiTheme="minorHAnsi" w:cstheme="minorHAnsi"/>
        </w:rPr>
        <w:t xml:space="preserve">If Split AC mode is selected, standard Split AC settings will be accepted as described in </w:t>
      </w:r>
      <w:r w:rsidRPr="00974219">
        <w:rPr>
          <w:color w:val="215868" w:themeColor="accent5" w:themeShade="80"/>
          <w:rPrChange w:id="1614" w:author="singh qmax" w:date="2020-07-16T21:01:00Z">
            <w:rPr/>
          </w:rPrChange>
        </w:rPr>
        <w:fldChar w:fldCharType="begin"/>
      </w:r>
      <w:r w:rsidRPr="00974219">
        <w:rPr>
          <w:color w:val="215868" w:themeColor="accent5" w:themeShade="80"/>
          <w:rPrChange w:id="1615" w:author="singh qmax" w:date="2020-07-16T21:01:00Z">
            <w:rPr/>
          </w:rPrChange>
        </w:rPr>
        <w:instrText xml:space="preserve"> REF _Ref38714408 \h  \* MERGEFORMAT </w:instrText>
      </w:r>
      <w:r w:rsidRPr="00974219">
        <w:rPr>
          <w:color w:val="215868" w:themeColor="accent5" w:themeShade="80"/>
          <w:rPrChange w:id="1616" w:author="singh qmax" w:date="2020-07-16T21:01:00Z">
            <w:rPr>
              <w:color w:val="215868" w:themeColor="accent5" w:themeShade="80"/>
            </w:rPr>
          </w:rPrChange>
        </w:rPr>
      </w:r>
      <w:r w:rsidRPr="00974219">
        <w:rPr>
          <w:color w:val="215868" w:themeColor="accent5" w:themeShade="80"/>
          <w:rPrChange w:id="1617" w:author="singh qmax" w:date="2020-07-16T21:01:00Z">
            <w:rPr/>
          </w:rPrChange>
        </w:rPr>
        <w:fldChar w:fldCharType="separate"/>
      </w:r>
      <w:r w:rsidR="001E545A" w:rsidRPr="00974219">
        <w:rPr>
          <w:rFonts w:asciiTheme="minorHAnsi" w:hAnsiTheme="minorHAnsi" w:cstheme="minorHAnsi"/>
          <w:color w:val="215868" w:themeColor="accent5" w:themeShade="80"/>
          <w:rPrChange w:id="1618" w:author="singh qmax" w:date="2020-07-16T21:01:00Z">
            <w:rPr>
              <w:rFonts w:asciiTheme="minorHAnsi" w:hAnsiTheme="minorHAnsi" w:cstheme="minorHAnsi"/>
            </w:rPr>
          </w:rPrChange>
        </w:rPr>
        <w:t>Table 4</w:t>
      </w:r>
      <w:r w:rsidRPr="00974219">
        <w:rPr>
          <w:color w:val="215868" w:themeColor="accent5" w:themeShade="80"/>
          <w:rPrChange w:id="1619" w:author="singh qmax" w:date="2020-07-16T21:01:00Z">
            <w:rPr/>
          </w:rPrChange>
        </w:rPr>
        <w:fldChar w:fldCharType="end"/>
      </w:r>
    </w:p>
    <w:tbl>
      <w:tblPr>
        <w:tblW w:w="100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498"/>
        <w:gridCol w:w="3376"/>
        <w:gridCol w:w="4636"/>
      </w:tblGrid>
      <w:tr w:rsidR="00672174" w:rsidRPr="00E57C74" w14:paraId="3B62C010" w14:textId="3F317F68" w:rsidTr="00E05378">
        <w:trPr>
          <w:trHeight w:val="323"/>
          <w:jc w:val="center"/>
        </w:trPr>
        <w:tc>
          <w:tcPr>
            <w:tcW w:w="506"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50272984" w14:textId="77777777" w:rsidR="00672174" w:rsidRPr="00E57C74" w:rsidRDefault="00672174" w:rsidP="00C54B00">
            <w:pPr>
              <w:spacing w:before="120" w:after="0" w:line="240" w:lineRule="auto"/>
              <w:jc w:val="both"/>
              <w:rPr>
                <w:rFonts w:asciiTheme="minorHAnsi" w:hAnsiTheme="minorHAnsi" w:cstheme="minorHAnsi"/>
                <w:b/>
                <w:bCs/>
                <w:color w:val="FFFFFF" w:themeColor="background1"/>
              </w:rPr>
            </w:pPr>
            <w:r w:rsidRPr="00E57C74">
              <w:rPr>
                <w:rFonts w:asciiTheme="minorHAnsi" w:hAnsiTheme="minorHAnsi" w:cstheme="minorHAnsi"/>
                <w:b/>
                <w:bCs/>
                <w:color w:val="FFFFFF" w:themeColor="background1"/>
              </w:rPr>
              <w:t>#</w:t>
            </w:r>
          </w:p>
        </w:tc>
        <w:tc>
          <w:tcPr>
            <w:tcW w:w="1498"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09709136" w14:textId="77777777" w:rsidR="00672174" w:rsidRPr="00E57C74" w:rsidRDefault="00672174" w:rsidP="00C54B00">
            <w:pPr>
              <w:spacing w:before="120" w:after="0" w:line="240" w:lineRule="auto"/>
              <w:jc w:val="both"/>
              <w:rPr>
                <w:rFonts w:asciiTheme="minorHAnsi" w:hAnsiTheme="minorHAnsi" w:cstheme="minorHAnsi"/>
                <w:b/>
                <w:bCs/>
                <w:color w:val="FFFFFF" w:themeColor="background1"/>
              </w:rPr>
            </w:pPr>
            <w:r w:rsidRPr="00E57C74">
              <w:rPr>
                <w:rFonts w:asciiTheme="minorHAnsi" w:hAnsiTheme="minorHAnsi" w:cstheme="minorHAnsi"/>
                <w:b/>
                <w:bCs/>
                <w:color w:val="FFFFFF" w:themeColor="background1"/>
              </w:rPr>
              <w:t>Control</w:t>
            </w:r>
          </w:p>
        </w:tc>
        <w:tc>
          <w:tcPr>
            <w:tcW w:w="3376" w:type="dxa"/>
            <w:tcBorders>
              <w:top w:val="single" w:sz="4" w:space="0" w:color="auto"/>
              <w:left w:val="single" w:sz="4" w:space="0" w:color="auto"/>
              <w:bottom w:val="single" w:sz="4" w:space="0" w:color="auto"/>
              <w:right w:val="single" w:sz="4" w:space="0" w:color="auto"/>
            </w:tcBorders>
            <w:shd w:val="clear" w:color="auto" w:fill="4F81BD" w:themeFill="accent1"/>
            <w:hideMark/>
          </w:tcPr>
          <w:p w14:paraId="3E7F7971" w14:textId="77777777" w:rsidR="00672174" w:rsidRPr="00E57C74" w:rsidRDefault="00672174" w:rsidP="00C54B00">
            <w:pPr>
              <w:spacing w:before="120" w:after="0" w:line="240" w:lineRule="auto"/>
              <w:jc w:val="both"/>
              <w:rPr>
                <w:rFonts w:asciiTheme="minorHAnsi" w:hAnsiTheme="minorHAnsi" w:cstheme="minorHAnsi"/>
                <w:b/>
                <w:bCs/>
                <w:color w:val="FFFFFF" w:themeColor="background1"/>
              </w:rPr>
            </w:pPr>
            <w:r w:rsidRPr="00E57C74">
              <w:rPr>
                <w:rFonts w:asciiTheme="minorHAnsi" w:hAnsiTheme="minorHAnsi" w:cstheme="minorHAnsi"/>
                <w:b/>
                <w:bCs/>
                <w:color w:val="FFFFFF" w:themeColor="background1"/>
              </w:rPr>
              <w:t>Settings Accepted</w:t>
            </w:r>
          </w:p>
        </w:tc>
        <w:tc>
          <w:tcPr>
            <w:tcW w:w="4636" w:type="dxa"/>
            <w:tcBorders>
              <w:top w:val="single" w:sz="4" w:space="0" w:color="auto"/>
              <w:left w:val="single" w:sz="4" w:space="0" w:color="auto"/>
              <w:bottom w:val="single" w:sz="4" w:space="0" w:color="auto"/>
              <w:right w:val="single" w:sz="4" w:space="0" w:color="auto"/>
            </w:tcBorders>
            <w:shd w:val="clear" w:color="auto" w:fill="4F81BD" w:themeFill="accent1"/>
          </w:tcPr>
          <w:p w14:paraId="68F19ED5" w14:textId="58FC7BAB" w:rsidR="00672174" w:rsidRPr="00E57C74" w:rsidRDefault="00672174" w:rsidP="00C54B00">
            <w:pPr>
              <w:spacing w:before="120" w:after="0" w:line="240" w:lineRule="auto"/>
              <w:jc w:val="both"/>
              <w:rPr>
                <w:rFonts w:asciiTheme="minorHAnsi" w:hAnsiTheme="minorHAnsi" w:cstheme="minorHAnsi"/>
                <w:b/>
                <w:bCs/>
                <w:color w:val="FFFFFF" w:themeColor="background1"/>
              </w:rPr>
            </w:pPr>
            <w:r>
              <w:rPr>
                <w:rFonts w:asciiTheme="minorHAnsi" w:hAnsiTheme="minorHAnsi" w:cstheme="minorHAnsi"/>
                <w:b/>
                <w:bCs/>
                <w:color w:val="FFFFFF" w:themeColor="background1"/>
              </w:rPr>
              <w:t>Action</w:t>
            </w:r>
          </w:p>
        </w:tc>
      </w:tr>
      <w:tr w:rsidR="00672174" w:rsidRPr="00E57C74" w14:paraId="2510779E" w14:textId="4B367AE4" w:rsidTr="00E05378">
        <w:trPr>
          <w:trHeight w:val="89"/>
          <w:jc w:val="center"/>
        </w:trPr>
        <w:tc>
          <w:tcPr>
            <w:tcW w:w="506" w:type="dxa"/>
            <w:vMerge w:val="restart"/>
            <w:tcBorders>
              <w:top w:val="single" w:sz="8" w:space="0" w:color="4F81BD" w:themeColor="accent1"/>
              <w:left w:val="single" w:sz="8" w:space="0" w:color="4F81BD" w:themeColor="accent1"/>
              <w:bottom w:val="single" w:sz="4" w:space="0" w:color="auto"/>
              <w:right w:val="single" w:sz="4" w:space="0" w:color="auto"/>
            </w:tcBorders>
            <w:hideMark/>
          </w:tcPr>
          <w:p w14:paraId="566F01C0" w14:textId="77777777" w:rsidR="00672174" w:rsidRPr="00E57C74" w:rsidRDefault="00672174" w:rsidP="00C54B00">
            <w:pPr>
              <w:spacing w:before="120" w:after="0" w:line="240" w:lineRule="auto"/>
              <w:jc w:val="both"/>
              <w:rPr>
                <w:rFonts w:asciiTheme="minorHAnsi" w:hAnsiTheme="minorHAnsi" w:cstheme="minorHAnsi"/>
                <w:b/>
                <w:bCs/>
              </w:rPr>
            </w:pPr>
            <w:r w:rsidRPr="00E57C74">
              <w:rPr>
                <w:rFonts w:asciiTheme="minorHAnsi" w:hAnsiTheme="minorHAnsi" w:cstheme="minorHAnsi"/>
                <w:b/>
                <w:bCs/>
              </w:rPr>
              <w:t>1</w:t>
            </w:r>
          </w:p>
        </w:tc>
        <w:tc>
          <w:tcPr>
            <w:tcW w:w="1498" w:type="dxa"/>
            <w:vMerge w:val="restart"/>
            <w:tcBorders>
              <w:top w:val="single" w:sz="8" w:space="0" w:color="4F81BD" w:themeColor="accent1"/>
              <w:left w:val="single" w:sz="4" w:space="0" w:color="auto"/>
              <w:bottom w:val="single" w:sz="4" w:space="0" w:color="auto"/>
              <w:right w:val="single" w:sz="4" w:space="0" w:color="auto"/>
            </w:tcBorders>
            <w:hideMark/>
          </w:tcPr>
          <w:p w14:paraId="7BA2F7B7"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Power</w:t>
            </w:r>
          </w:p>
        </w:tc>
        <w:tc>
          <w:tcPr>
            <w:tcW w:w="3376" w:type="dxa"/>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360626EF"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On</w:t>
            </w:r>
          </w:p>
        </w:tc>
        <w:tc>
          <w:tcPr>
            <w:tcW w:w="4636" w:type="dxa"/>
            <w:tcBorders>
              <w:top w:val="single" w:sz="8" w:space="0" w:color="4F81BD" w:themeColor="accent1"/>
              <w:left w:val="single" w:sz="4" w:space="0" w:color="auto"/>
              <w:bottom w:val="single" w:sz="8" w:space="0" w:color="4F81BD" w:themeColor="accent1"/>
              <w:right w:val="single" w:sz="8" w:space="0" w:color="4F81BD" w:themeColor="accent1"/>
            </w:tcBorders>
          </w:tcPr>
          <w:p w14:paraId="041561C3" w14:textId="5812187E" w:rsidR="00672174" w:rsidRPr="00E57C74" w:rsidRDefault="00944B12" w:rsidP="00E05378">
            <w:pPr>
              <w:spacing w:before="120" w:after="0" w:line="240" w:lineRule="auto"/>
              <w:rPr>
                <w:rFonts w:asciiTheme="minorHAnsi" w:hAnsiTheme="minorHAnsi" w:cstheme="minorHAnsi"/>
              </w:rPr>
            </w:pPr>
            <w:r>
              <w:rPr>
                <w:rFonts w:asciiTheme="minorHAnsi" w:hAnsiTheme="minorHAnsi" w:cstheme="minorHAnsi"/>
              </w:rPr>
              <w:t>Send IR frame to turn ON AC</w:t>
            </w:r>
          </w:p>
        </w:tc>
      </w:tr>
      <w:tr w:rsidR="00672174" w:rsidRPr="00E57C74" w14:paraId="00C77053" w14:textId="0CDC0FF5" w:rsidTr="00E05378">
        <w:trPr>
          <w:trHeight w:val="88"/>
          <w:jc w:val="center"/>
        </w:trPr>
        <w:tc>
          <w:tcPr>
            <w:tcW w:w="506" w:type="dxa"/>
            <w:vMerge/>
            <w:tcBorders>
              <w:top w:val="single" w:sz="8" w:space="0" w:color="4F81BD" w:themeColor="accent1"/>
              <w:left w:val="single" w:sz="8" w:space="0" w:color="4F81BD" w:themeColor="accent1"/>
              <w:bottom w:val="single" w:sz="4" w:space="0" w:color="auto"/>
              <w:right w:val="single" w:sz="4" w:space="0" w:color="auto"/>
            </w:tcBorders>
            <w:vAlign w:val="center"/>
            <w:hideMark/>
          </w:tcPr>
          <w:p w14:paraId="03C9A53F" w14:textId="77777777" w:rsidR="00672174" w:rsidRPr="00E57C74" w:rsidRDefault="00672174" w:rsidP="00C54B00">
            <w:pPr>
              <w:spacing w:after="0" w:line="240" w:lineRule="auto"/>
              <w:jc w:val="both"/>
              <w:rPr>
                <w:rFonts w:asciiTheme="minorHAnsi" w:hAnsiTheme="minorHAnsi" w:cstheme="minorHAnsi"/>
                <w:b/>
                <w:bCs/>
              </w:rPr>
            </w:pPr>
          </w:p>
        </w:tc>
        <w:tc>
          <w:tcPr>
            <w:tcW w:w="1498" w:type="dxa"/>
            <w:vMerge/>
            <w:tcBorders>
              <w:top w:val="single" w:sz="8" w:space="0" w:color="4F81BD" w:themeColor="accent1"/>
              <w:left w:val="single" w:sz="4" w:space="0" w:color="auto"/>
              <w:bottom w:val="single" w:sz="4" w:space="0" w:color="auto"/>
              <w:right w:val="single" w:sz="4" w:space="0" w:color="auto"/>
            </w:tcBorders>
            <w:vAlign w:val="center"/>
            <w:hideMark/>
          </w:tcPr>
          <w:p w14:paraId="69D501E1" w14:textId="77777777" w:rsidR="00672174" w:rsidRPr="00E57C74" w:rsidRDefault="00672174" w:rsidP="00C54B00">
            <w:pPr>
              <w:spacing w:after="0" w:line="240" w:lineRule="auto"/>
              <w:jc w:val="both"/>
              <w:rPr>
                <w:rFonts w:asciiTheme="minorHAnsi" w:hAnsiTheme="minorHAnsi" w:cstheme="minorHAnsi"/>
              </w:rPr>
            </w:pPr>
          </w:p>
        </w:tc>
        <w:tc>
          <w:tcPr>
            <w:tcW w:w="3376" w:type="dxa"/>
            <w:tcBorders>
              <w:top w:val="single" w:sz="4" w:space="0" w:color="auto"/>
              <w:left w:val="single" w:sz="4" w:space="0" w:color="auto"/>
              <w:bottom w:val="single" w:sz="4" w:space="0" w:color="auto"/>
              <w:right w:val="single" w:sz="4" w:space="0" w:color="auto"/>
            </w:tcBorders>
            <w:hideMark/>
          </w:tcPr>
          <w:p w14:paraId="2BB60415"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Off</w:t>
            </w:r>
          </w:p>
        </w:tc>
        <w:tc>
          <w:tcPr>
            <w:tcW w:w="4636" w:type="dxa"/>
            <w:tcBorders>
              <w:top w:val="single" w:sz="4" w:space="0" w:color="auto"/>
              <w:left w:val="single" w:sz="4" w:space="0" w:color="auto"/>
              <w:bottom w:val="single" w:sz="4" w:space="0" w:color="auto"/>
              <w:right w:val="single" w:sz="4" w:space="0" w:color="auto"/>
            </w:tcBorders>
          </w:tcPr>
          <w:p w14:paraId="715CE2F2" w14:textId="18C6E3BB" w:rsidR="00672174" w:rsidRPr="00E57C74" w:rsidRDefault="00944B12">
            <w:pPr>
              <w:spacing w:before="120" w:after="0" w:line="240" w:lineRule="auto"/>
              <w:jc w:val="both"/>
              <w:rPr>
                <w:rFonts w:asciiTheme="minorHAnsi" w:hAnsiTheme="minorHAnsi" w:cstheme="minorHAnsi"/>
              </w:rPr>
            </w:pPr>
            <w:r>
              <w:rPr>
                <w:rFonts w:asciiTheme="minorHAnsi" w:hAnsiTheme="minorHAnsi" w:cstheme="minorHAnsi"/>
              </w:rPr>
              <w:t>Send IR frame to turn OFF AC</w:t>
            </w:r>
          </w:p>
        </w:tc>
      </w:tr>
      <w:tr w:rsidR="00672174" w:rsidRPr="00E57C74" w14:paraId="58F9121F" w14:textId="7F1B738A" w:rsidTr="00E05378">
        <w:trPr>
          <w:trHeight w:val="44"/>
          <w:jc w:val="center"/>
        </w:trPr>
        <w:tc>
          <w:tcPr>
            <w:tcW w:w="506" w:type="dxa"/>
            <w:vMerge w:val="restart"/>
            <w:tcBorders>
              <w:top w:val="single" w:sz="8" w:space="0" w:color="4F81BD" w:themeColor="accent1"/>
              <w:left w:val="single" w:sz="8" w:space="0" w:color="4F81BD" w:themeColor="accent1"/>
              <w:bottom w:val="single" w:sz="4" w:space="0" w:color="auto"/>
              <w:right w:val="single" w:sz="4" w:space="0" w:color="auto"/>
            </w:tcBorders>
            <w:hideMark/>
          </w:tcPr>
          <w:p w14:paraId="7E2CD9B2" w14:textId="77777777" w:rsidR="00672174" w:rsidRPr="00E57C74" w:rsidRDefault="00672174" w:rsidP="00C54B00">
            <w:pPr>
              <w:spacing w:before="120" w:after="0" w:line="240" w:lineRule="auto"/>
              <w:jc w:val="both"/>
              <w:rPr>
                <w:rFonts w:asciiTheme="minorHAnsi" w:hAnsiTheme="minorHAnsi" w:cstheme="minorHAnsi"/>
                <w:b/>
                <w:bCs/>
              </w:rPr>
            </w:pPr>
            <w:r w:rsidRPr="00E57C74">
              <w:rPr>
                <w:rFonts w:asciiTheme="minorHAnsi" w:hAnsiTheme="minorHAnsi" w:cstheme="minorHAnsi"/>
                <w:b/>
                <w:bCs/>
              </w:rPr>
              <w:t>2</w:t>
            </w:r>
          </w:p>
        </w:tc>
        <w:tc>
          <w:tcPr>
            <w:tcW w:w="1498" w:type="dxa"/>
            <w:vMerge w:val="restart"/>
            <w:tcBorders>
              <w:top w:val="single" w:sz="8" w:space="0" w:color="4F81BD" w:themeColor="accent1"/>
              <w:left w:val="single" w:sz="4" w:space="0" w:color="auto"/>
              <w:bottom w:val="single" w:sz="4" w:space="0" w:color="auto"/>
              <w:right w:val="single" w:sz="4" w:space="0" w:color="auto"/>
            </w:tcBorders>
            <w:hideMark/>
          </w:tcPr>
          <w:p w14:paraId="19A86EB0"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Mode</w:t>
            </w:r>
          </w:p>
        </w:tc>
        <w:tc>
          <w:tcPr>
            <w:tcW w:w="3376" w:type="dxa"/>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6DAB200A"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Cool</w:t>
            </w:r>
          </w:p>
        </w:tc>
        <w:tc>
          <w:tcPr>
            <w:tcW w:w="4636" w:type="dxa"/>
            <w:tcBorders>
              <w:top w:val="single" w:sz="8" w:space="0" w:color="4F81BD" w:themeColor="accent1"/>
              <w:left w:val="single" w:sz="4" w:space="0" w:color="auto"/>
              <w:bottom w:val="single" w:sz="8" w:space="0" w:color="4F81BD" w:themeColor="accent1"/>
              <w:right w:val="single" w:sz="8" w:space="0" w:color="4F81BD" w:themeColor="accent1"/>
            </w:tcBorders>
          </w:tcPr>
          <w:p w14:paraId="5B2C65AC" w14:textId="4E58F7C1" w:rsidR="00672174" w:rsidRPr="00E57C74" w:rsidRDefault="00944B12" w:rsidP="00C54B00">
            <w:pPr>
              <w:spacing w:before="120" w:after="0" w:line="240" w:lineRule="auto"/>
              <w:jc w:val="both"/>
              <w:rPr>
                <w:rFonts w:asciiTheme="minorHAnsi" w:hAnsiTheme="minorHAnsi" w:cstheme="minorHAnsi"/>
              </w:rPr>
            </w:pPr>
            <w:r>
              <w:rPr>
                <w:rFonts w:asciiTheme="minorHAnsi" w:hAnsiTheme="minorHAnsi" w:cstheme="minorHAnsi"/>
              </w:rPr>
              <w:t>Send IR frame to change AC mode as cool</w:t>
            </w:r>
          </w:p>
        </w:tc>
      </w:tr>
      <w:tr w:rsidR="00672174" w:rsidRPr="00E57C74" w14:paraId="384C71E2" w14:textId="701077FD" w:rsidTr="00E05378">
        <w:trPr>
          <w:trHeight w:val="43"/>
          <w:jc w:val="center"/>
        </w:trPr>
        <w:tc>
          <w:tcPr>
            <w:tcW w:w="506" w:type="dxa"/>
            <w:vMerge/>
            <w:tcBorders>
              <w:top w:val="single" w:sz="8" w:space="0" w:color="4F81BD" w:themeColor="accent1"/>
              <w:left w:val="single" w:sz="8" w:space="0" w:color="4F81BD" w:themeColor="accent1"/>
              <w:bottom w:val="single" w:sz="4" w:space="0" w:color="auto"/>
              <w:right w:val="single" w:sz="4" w:space="0" w:color="auto"/>
            </w:tcBorders>
            <w:vAlign w:val="center"/>
            <w:hideMark/>
          </w:tcPr>
          <w:p w14:paraId="66391E14" w14:textId="77777777" w:rsidR="00672174" w:rsidRPr="00E57C74" w:rsidRDefault="00672174" w:rsidP="00C54B00">
            <w:pPr>
              <w:spacing w:after="0" w:line="240" w:lineRule="auto"/>
              <w:jc w:val="both"/>
              <w:rPr>
                <w:rFonts w:asciiTheme="minorHAnsi" w:hAnsiTheme="minorHAnsi" w:cstheme="minorHAnsi"/>
                <w:b/>
                <w:bCs/>
              </w:rPr>
            </w:pPr>
          </w:p>
        </w:tc>
        <w:tc>
          <w:tcPr>
            <w:tcW w:w="1498" w:type="dxa"/>
            <w:vMerge/>
            <w:tcBorders>
              <w:top w:val="single" w:sz="8" w:space="0" w:color="4F81BD" w:themeColor="accent1"/>
              <w:left w:val="single" w:sz="4" w:space="0" w:color="auto"/>
              <w:bottom w:val="single" w:sz="4" w:space="0" w:color="auto"/>
              <w:right w:val="single" w:sz="4" w:space="0" w:color="auto"/>
            </w:tcBorders>
            <w:vAlign w:val="center"/>
            <w:hideMark/>
          </w:tcPr>
          <w:p w14:paraId="3843D7E8" w14:textId="77777777" w:rsidR="00672174" w:rsidRPr="00E57C74" w:rsidRDefault="00672174" w:rsidP="00C54B00">
            <w:pPr>
              <w:spacing w:after="0" w:line="240" w:lineRule="auto"/>
              <w:jc w:val="both"/>
              <w:rPr>
                <w:rFonts w:asciiTheme="minorHAnsi" w:hAnsiTheme="minorHAnsi" w:cstheme="minorHAnsi"/>
              </w:rPr>
            </w:pPr>
          </w:p>
        </w:tc>
        <w:tc>
          <w:tcPr>
            <w:tcW w:w="3376" w:type="dxa"/>
            <w:tcBorders>
              <w:top w:val="single" w:sz="4" w:space="0" w:color="auto"/>
              <w:left w:val="single" w:sz="4" w:space="0" w:color="auto"/>
              <w:bottom w:val="single" w:sz="4" w:space="0" w:color="auto"/>
              <w:right w:val="single" w:sz="4" w:space="0" w:color="auto"/>
            </w:tcBorders>
            <w:hideMark/>
          </w:tcPr>
          <w:p w14:paraId="1DBEB5AD"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Auto</w:t>
            </w:r>
          </w:p>
        </w:tc>
        <w:tc>
          <w:tcPr>
            <w:tcW w:w="4636" w:type="dxa"/>
            <w:tcBorders>
              <w:top w:val="single" w:sz="4" w:space="0" w:color="auto"/>
              <w:left w:val="single" w:sz="4" w:space="0" w:color="auto"/>
              <w:bottom w:val="single" w:sz="4" w:space="0" w:color="auto"/>
              <w:right w:val="single" w:sz="4" w:space="0" w:color="auto"/>
            </w:tcBorders>
          </w:tcPr>
          <w:p w14:paraId="42D80FAF" w14:textId="005A1579" w:rsidR="00672174" w:rsidRPr="00E57C74" w:rsidRDefault="00944B12" w:rsidP="00C54B00">
            <w:pPr>
              <w:spacing w:before="120" w:after="0" w:line="240" w:lineRule="auto"/>
              <w:jc w:val="both"/>
              <w:rPr>
                <w:rFonts w:asciiTheme="minorHAnsi" w:hAnsiTheme="minorHAnsi" w:cstheme="minorHAnsi"/>
              </w:rPr>
            </w:pPr>
            <w:r>
              <w:rPr>
                <w:rFonts w:asciiTheme="minorHAnsi" w:hAnsiTheme="minorHAnsi" w:cstheme="minorHAnsi"/>
              </w:rPr>
              <w:t>Send IR frame to change AC mode as Auto</w:t>
            </w:r>
          </w:p>
        </w:tc>
      </w:tr>
      <w:tr w:rsidR="00672174" w:rsidRPr="00E57C74" w14:paraId="26921502" w14:textId="73EBACC8" w:rsidTr="00E05378">
        <w:trPr>
          <w:trHeight w:val="43"/>
          <w:jc w:val="center"/>
        </w:trPr>
        <w:tc>
          <w:tcPr>
            <w:tcW w:w="506" w:type="dxa"/>
            <w:vMerge/>
            <w:tcBorders>
              <w:top w:val="single" w:sz="8" w:space="0" w:color="4F81BD" w:themeColor="accent1"/>
              <w:left w:val="single" w:sz="8" w:space="0" w:color="4F81BD" w:themeColor="accent1"/>
              <w:bottom w:val="single" w:sz="4" w:space="0" w:color="auto"/>
              <w:right w:val="single" w:sz="4" w:space="0" w:color="auto"/>
            </w:tcBorders>
            <w:vAlign w:val="center"/>
            <w:hideMark/>
          </w:tcPr>
          <w:p w14:paraId="67B9C23E" w14:textId="77777777" w:rsidR="00672174" w:rsidRPr="00E57C74" w:rsidRDefault="00672174" w:rsidP="00C54B00">
            <w:pPr>
              <w:spacing w:after="0" w:line="240" w:lineRule="auto"/>
              <w:jc w:val="both"/>
              <w:rPr>
                <w:rFonts w:asciiTheme="minorHAnsi" w:hAnsiTheme="minorHAnsi" w:cstheme="minorHAnsi"/>
                <w:b/>
                <w:bCs/>
              </w:rPr>
            </w:pPr>
          </w:p>
        </w:tc>
        <w:tc>
          <w:tcPr>
            <w:tcW w:w="1498" w:type="dxa"/>
            <w:vMerge/>
            <w:tcBorders>
              <w:top w:val="single" w:sz="8" w:space="0" w:color="4F81BD" w:themeColor="accent1"/>
              <w:left w:val="single" w:sz="4" w:space="0" w:color="auto"/>
              <w:bottom w:val="single" w:sz="4" w:space="0" w:color="auto"/>
              <w:right w:val="single" w:sz="4" w:space="0" w:color="auto"/>
            </w:tcBorders>
            <w:vAlign w:val="center"/>
            <w:hideMark/>
          </w:tcPr>
          <w:p w14:paraId="5C5DA7E0" w14:textId="77777777" w:rsidR="00672174" w:rsidRPr="00E57C74" w:rsidRDefault="00672174" w:rsidP="00C54B00">
            <w:pPr>
              <w:spacing w:after="0" w:line="240" w:lineRule="auto"/>
              <w:jc w:val="both"/>
              <w:rPr>
                <w:rFonts w:asciiTheme="minorHAnsi" w:hAnsiTheme="minorHAnsi" w:cstheme="minorHAnsi"/>
              </w:rPr>
            </w:pPr>
          </w:p>
        </w:tc>
        <w:tc>
          <w:tcPr>
            <w:tcW w:w="3376" w:type="dxa"/>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0FFE3709"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Dry</w:t>
            </w:r>
          </w:p>
        </w:tc>
        <w:tc>
          <w:tcPr>
            <w:tcW w:w="4636" w:type="dxa"/>
            <w:tcBorders>
              <w:top w:val="single" w:sz="8" w:space="0" w:color="4F81BD" w:themeColor="accent1"/>
              <w:left w:val="single" w:sz="4" w:space="0" w:color="auto"/>
              <w:bottom w:val="single" w:sz="8" w:space="0" w:color="4F81BD" w:themeColor="accent1"/>
              <w:right w:val="single" w:sz="8" w:space="0" w:color="4F81BD" w:themeColor="accent1"/>
            </w:tcBorders>
          </w:tcPr>
          <w:p w14:paraId="33506D11" w14:textId="609C9817" w:rsidR="00672174" w:rsidRPr="00E57C74" w:rsidRDefault="00944B12" w:rsidP="00C54B00">
            <w:pPr>
              <w:spacing w:before="120" w:after="0" w:line="240" w:lineRule="auto"/>
              <w:jc w:val="both"/>
              <w:rPr>
                <w:rFonts w:asciiTheme="minorHAnsi" w:hAnsiTheme="minorHAnsi" w:cstheme="minorHAnsi"/>
              </w:rPr>
            </w:pPr>
            <w:r>
              <w:rPr>
                <w:rFonts w:asciiTheme="minorHAnsi" w:hAnsiTheme="minorHAnsi" w:cstheme="minorHAnsi"/>
              </w:rPr>
              <w:t>Send IR frame to change AC mode as Dry</w:t>
            </w:r>
          </w:p>
        </w:tc>
      </w:tr>
      <w:tr w:rsidR="00672174" w:rsidRPr="00E57C74" w14:paraId="333F62F2" w14:textId="35D294DA" w:rsidTr="00E05378">
        <w:trPr>
          <w:trHeight w:val="43"/>
          <w:jc w:val="center"/>
        </w:trPr>
        <w:tc>
          <w:tcPr>
            <w:tcW w:w="506" w:type="dxa"/>
            <w:vMerge/>
            <w:tcBorders>
              <w:top w:val="single" w:sz="8" w:space="0" w:color="4F81BD" w:themeColor="accent1"/>
              <w:left w:val="single" w:sz="8" w:space="0" w:color="4F81BD" w:themeColor="accent1"/>
              <w:bottom w:val="single" w:sz="4" w:space="0" w:color="auto"/>
              <w:right w:val="single" w:sz="4" w:space="0" w:color="auto"/>
            </w:tcBorders>
            <w:vAlign w:val="center"/>
            <w:hideMark/>
          </w:tcPr>
          <w:p w14:paraId="4D3CC52B" w14:textId="77777777" w:rsidR="00672174" w:rsidRPr="00E57C74" w:rsidRDefault="00672174" w:rsidP="00C54B00">
            <w:pPr>
              <w:spacing w:after="0" w:line="240" w:lineRule="auto"/>
              <w:jc w:val="both"/>
              <w:rPr>
                <w:rFonts w:asciiTheme="minorHAnsi" w:hAnsiTheme="minorHAnsi" w:cstheme="minorHAnsi"/>
                <w:b/>
                <w:bCs/>
              </w:rPr>
            </w:pPr>
          </w:p>
        </w:tc>
        <w:tc>
          <w:tcPr>
            <w:tcW w:w="1498" w:type="dxa"/>
            <w:vMerge/>
            <w:tcBorders>
              <w:top w:val="single" w:sz="8" w:space="0" w:color="4F81BD" w:themeColor="accent1"/>
              <w:left w:val="single" w:sz="4" w:space="0" w:color="auto"/>
              <w:bottom w:val="single" w:sz="4" w:space="0" w:color="auto"/>
              <w:right w:val="single" w:sz="4" w:space="0" w:color="auto"/>
            </w:tcBorders>
            <w:vAlign w:val="center"/>
            <w:hideMark/>
          </w:tcPr>
          <w:p w14:paraId="2F64DB7D" w14:textId="77777777" w:rsidR="00672174" w:rsidRPr="00E57C74" w:rsidRDefault="00672174" w:rsidP="00C54B00">
            <w:pPr>
              <w:spacing w:after="0" w:line="240" w:lineRule="auto"/>
              <w:jc w:val="both"/>
              <w:rPr>
                <w:rFonts w:asciiTheme="minorHAnsi" w:hAnsiTheme="minorHAnsi" w:cstheme="minorHAnsi"/>
              </w:rPr>
            </w:pPr>
          </w:p>
        </w:tc>
        <w:tc>
          <w:tcPr>
            <w:tcW w:w="3376" w:type="dxa"/>
            <w:tcBorders>
              <w:top w:val="single" w:sz="4" w:space="0" w:color="auto"/>
              <w:left w:val="single" w:sz="4" w:space="0" w:color="auto"/>
              <w:bottom w:val="single" w:sz="4" w:space="0" w:color="auto"/>
              <w:right w:val="single" w:sz="4" w:space="0" w:color="auto"/>
            </w:tcBorders>
            <w:hideMark/>
          </w:tcPr>
          <w:p w14:paraId="4B450E38"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Fan</w:t>
            </w:r>
          </w:p>
        </w:tc>
        <w:tc>
          <w:tcPr>
            <w:tcW w:w="4636" w:type="dxa"/>
            <w:tcBorders>
              <w:top w:val="single" w:sz="4" w:space="0" w:color="auto"/>
              <w:left w:val="single" w:sz="4" w:space="0" w:color="auto"/>
              <w:bottom w:val="single" w:sz="4" w:space="0" w:color="auto"/>
              <w:right w:val="single" w:sz="4" w:space="0" w:color="auto"/>
            </w:tcBorders>
          </w:tcPr>
          <w:p w14:paraId="6AA538B3" w14:textId="409D55CC" w:rsidR="00672174" w:rsidRPr="00E57C74" w:rsidRDefault="00944B12" w:rsidP="00C54B00">
            <w:pPr>
              <w:spacing w:before="120" w:after="0" w:line="240" w:lineRule="auto"/>
              <w:jc w:val="both"/>
              <w:rPr>
                <w:rFonts w:asciiTheme="minorHAnsi" w:hAnsiTheme="minorHAnsi" w:cstheme="minorHAnsi"/>
              </w:rPr>
            </w:pPr>
            <w:r>
              <w:rPr>
                <w:rFonts w:asciiTheme="minorHAnsi" w:hAnsiTheme="minorHAnsi" w:cstheme="minorHAnsi"/>
              </w:rPr>
              <w:t>Send IR frame to change AC mode as Fan</w:t>
            </w:r>
          </w:p>
        </w:tc>
      </w:tr>
      <w:tr w:rsidR="00672174" w:rsidRPr="00E57C74" w14:paraId="110CADC4" w14:textId="5B475DC6" w:rsidTr="00E05378">
        <w:trPr>
          <w:trHeight w:val="43"/>
          <w:jc w:val="center"/>
        </w:trPr>
        <w:tc>
          <w:tcPr>
            <w:tcW w:w="506" w:type="dxa"/>
            <w:tcBorders>
              <w:top w:val="single" w:sz="8" w:space="0" w:color="4F81BD" w:themeColor="accent1"/>
              <w:left w:val="single" w:sz="8" w:space="0" w:color="4F81BD" w:themeColor="accent1"/>
              <w:bottom w:val="single" w:sz="8" w:space="0" w:color="4F81BD" w:themeColor="accent1"/>
              <w:right w:val="single" w:sz="4" w:space="0" w:color="4F81BD" w:themeColor="accent1"/>
            </w:tcBorders>
            <w:hideMark/>
          </w:tcPr>
          <w:p w14:paraId="21C3A745" w14:textId="77777777" w:rsidR="00672174" w:rsidRPr="00E57C74" w:rsidRDefault="00672174" w:rsidP="00C54B00">
            <w:pPr>
              <w:spacing w:before="120" w:after="0" w:line="240" w:lineRule="auto"/>
              <w:jc w:val="both"/>
              <w:rPr>
                <w:rFonts w:asciiTheme="minorHAnsi" w:hAnsiTheme="minorHAnsi" w:cstheme="minorHAnsi"/>
                <w:b/>
                <w:bCs/>
              </w:rPr>
            </w:pPr>
            <w:r w:rsidRPr="00E57C74">
              <w:rPr>
                <w:rFonts w:asciiTheme="minorHAnsi" w:hAnsiTheme="minorHAnsi" w:cstheme="minorHAnsi"/>
                <w:b/>
                <w:bCs/>
              </w:rPr>
              <w:t>3</w:t>
            </w:r>
          </w:p>
        </w:tc>
        <w:tc>
          <w:tcPr>
            <w:tcW w:w="1498" w:type="dxa"/>
            <w:tcBorders>
              <w:top w:val="single" w:sz="8" w:space="0" w:color="4F81BD" w:themeColor="accent1"/>
              <w:left w:val="single" w:sz="4" w:space="0" w:color="auto"/>
              <w:bottom w:val="single" w:sz="8" w:space="0" w:color="4F81BD" w:themeColor="accent1"/>
              <w:right w:val="single" w:sz="4" w:space="0" w:color="auto"/>
            </w:tcBorders>
            <w:hideMark/>
          </w:tcPr>
          <w:p w14:paraId="69F4D53C"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Temperature</w:t>
            </w:r>
          </w:p>
        </w:tc>
        <w:tc>
          <w:tcPr>
            <w:tcW w:w="3376" w:type="dxa"/>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70A55076"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 xml:space="preserve">Temperature range (18 -28) </w:t>
            </w:r>
            <w:r w:rsidRPr="00E57C74">
              <w:rPr>
                <w:rFonts w:asciiTheme="minorHAnsi" w:hAnsiTheme="minorHAnsi" w:cstheme="minorHAnsi"/>
                <w:vertAlign w:val="superscript"/>
              </w:rPr>
              <w:t xml:space="preserve">o </w:t>
            </w:r>
            <w:r w:rsidRPr="00E57C74">
              <w:rPr>
                <w:rFonts w:asciiTheme="minorHAnsi" w:hAnsiTheme="minorHAnsi" w:cstheme="minorHAnsi"/>
              </w:rPr>
              <w:t>C</w:t>
            </w:r>
          </w:p>
        </w:tc>
        <w:tc>
          <w:tcPr>
            <w:tcW w:w="4636" w:type="dxa"/>
            <w:tcBorders>
              <w:top w:val="single" w:sz="8" w:space="0" w:color="4F81BD" w:themeColor="accent1"/>
              <w:left w:val="single" w:sz="4" w:space="0" w:color="auto"/>
              <w:bottom w:val="single" w:sz="8" w:space="0" w:color="4F81BD" w:themeColor="accent1"/>
              <w:right w:val="single" w:sz="8" w:space="0" w:color="4F81BD" w:themeColor="accent1"/>
            </w:tcBorders>
          </w:tcPr>
          <w:p w14:paraId="5BE56492" w14:textId="04050219" w:rsidR="00672174" w:rsidRPr="00E57C74" w:rsidRDefault="00944B12" w:rsidP="00C54B00">
            <w:pPr>
              <w:spacing w:before="120" w:after="0" w:line="240" w:lineRule="auto"/>
              <w:jc w:val="both"/>
              <w:rPr>
                <w:rFonts w:asciiTheme="minorHAnsi" w:hAnsiTheme="minorHAnsi" w:cstheme="minorHAnsi"/>
              </w:rPr>
            </w:pPr>
            <w:r>
              <w:rPr>
                <w:rFonts w:asciiTheme="minorHAnsi" w:hAnsiTheme="minorHAnsi" w:cstheme="minorHAnsi"/>
              </w:rPr>
              <w:t xml:space="preserve">Send IR frame to change AC temperature </w:t>
            </w:r>
          </w:p>
        </w:tc>
      </w:tr>
      <w:tr w:rsidR="00672174" w:rsidRPr="00E57C74" w14:paraId="4CBA3428" w14:textId="400C34BC" w:rsidTr="00E05378">
        <w:trPr>
          <w:trHeight w:val="163"/>
          <w:jc w:val="center"/>
        </w:trPr>
        <w:tc>
          <w:tcPr>
            <w:tcW w:w="506" w:type="dxa"/>
            <w:vMerge w:val="restart"/>
            <w:tcBorders>
              <w:top w:val="single" w:sz="4" w:space="0" w:color="auto"/>
              <w:left w:val="single" w:sz="4" w:space="0" w:color="auto"/>
              <w:bottom w:val="single" w:sz="8" w:space="0" w:color="4F81BD" w:themeColor="accent1"/>
              <w:right w:val="single" w:sz="4" w:space="0" w:color="auto"/>
            </w:tcBorders>
            <w:hideMark/>
          </w:tcPr>
          <w:p w14:paraId="2E72E516" w14:textId="77777777" w:rsidR="00672174" w:rsidRPr="00E57C74" w:rsidRDefault="00672174" w:rsidP="00C54B00">
            <w:pPr>
              <w:spacing w:before="120" w:after="0" w:line="240" w:lineRule="auto"/>
              <w:jc w:val="both"/>
              <w:rPr>
                <w:rFonts w:asciiTheme="minorHAnsi" w:hAnsiTheme="minorHAnsi" w:cstheme="minorHAnsi"/>
                <w:b/>
                <w:bCs/>
              </w:rPr>
            </w:pPr>
            <w:r w:rsidRPr="00E57C74">
              <w:rPr>
                <w:rFonts w:asciiTheme="minorHAnsi" w:hAnsiTheme="minorHAnsi" w:cstheme="minorHAnsi"/>
                <w:b/>
                <w:bCs/>
              </w:rPr>
              <w:t>4</w:t>
            </w:r>
          </w:p>
        </w:tc>
        <w:tc>
          <w:tcPr>
            <w:tcW w:w="1498" w:type="dxa"/>
            <w:vMerge w:val="restart"/>
            <w:tcBorders>
              <w:top w:val="single" w:sz="4" w:space="0" w:color="auto"/>
              <w:left w:val="single" w:sz="4" w:space="0" w:color="auto"/>
              <w:bottom w:val="single" w:sz="8" w:space="0" w:color="4F81BD" w:themeColor="accent1"/>
              <w:right w:val="single" w:sz="4" w:space="0" w:color="auto"/>
            </w:tcBorders>
            <w:hideMark/>
          </w:tcPr>
          <w:p w14:paraId="08CB4F44"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Time</w:t>
            </w:r>
          </w:p>
        </w:tc>
        <w:tc>
          <w:tcPr>
            <w:tcW w:w="3376" w:type="dxa"/>
            <w:tcBorders>
              <w:top w:val="single" w:sz="4" w:space="0" w:color="auto"/>
              <w:left w:val="single" w:sz="4" w:space="0" w:color="auto"/>
              <w:bottom w:val="single" w:sz="4" w:space="0" w:color="auto"/>
              <w:right w:val="single" w:sz="4" w:space="0" w:color="auto"/>
            </w:tcBorders>
            <w:hideMark/>
          </w:tcPr>
          <w:p w14:paraId="7AACA81C" w14:textId="77777777" w:rsidR="00672174" w:rsidRPr="00E57C74" w:rsidRDefault="00672174" w:rsidP="00C54B00">
            <w:pPr>
              <w:spacing w:before="120" w:after="0" w:line="240" w:lineRule="auto"/>
              <w:jc w:val="both"/>
              <w:rPr>
                <w:rFonts w:asciiTheme="minorHAnsi" w:hAnsiTheme="minorHAnsi" w:cstheme="minorHAnsi"/>
              </w:rPr>
            </w:pPr>
            <w:r w:rsidRPr="00E57C74">
              <w:rPr>
                <w:rFonts w:asciiTheme="minorHAnsi" w:hAnsiTheme="minorHAnsi" w:cstheme="minorHAnsi"/>
              </w:rPr>
              <w:t>Day Mode</w:t>
            </w:r>
          </w:p>
        </w:tc>
        <w:tc>
          <w:tcPr>
            <w:tcW w:w="4636" w:type="dxa"/>
            <w:tcBorders>
              <w:top w:val="single" w:sz="4" w:space="0" w:color="auto"/>
              <w:left w:val="single" w:sz="4" w:space="0" w:color="auto"/>
              <w:bottom w:val="single" w:sz="4" w:space="0" w:color="auto"/>
              <w:right w:val="single" w:sz="4" w:space="0" w:color="auto"/>
            </w:tcBorders>
          </w:tcPr>
          <w:p w14:paraId="2F4FD874" w14:textId="60A7575A" w:rsidR="00672174" w:rsidRPr="00E57C74" w:rsidRDefault="001541EB" w:rsidP="00C54B00">
            <w:pPr>
              <w:spacing w:before="120" w:after="0" w:line="240" w:lineRule="auto"/>
              <w:jc w:val="both"/>
              <w:rPr>
                <w:rFonts w:asciiTheme="minorHAnsi" w:hAnsiTheme="minorHAnsi" w:cstheme="minorHAnsi"/>
              </w:rPr>
            </w:pPr>
            <w:r>
              <w:rPr>
                <w:rFonts w:asciiTheme="minorHAnsi" w:hAnsiTheme="minorHAnsi" w:cstheme="minorHAnsi"/>
              </w:rPr>
              <w:t xml:space="preserve">Set temperature to Day </w:t>
            </w:r>
            <w:r w:rsidR="00B64FA4">
              <w:rPr>
                <w:rFonts w:asciiTheme="minorHAnsi" w:hAnsiTheme="minorHAnsi" w:cstheme="minorHAnsi"/>
              </w:rPr>
              <w:t>temperature (</w:t>
            </w:r>
            <w:r>
              <w:rPr>
                <w:rFonts w:asciiTheme="minorHAnsi" w:hAnsiTheme="minorHAnsi" w:cstheme="minorHAnsi"/>
              </w:rPr>
              <w:t>for e.g. 20</w:t>
            </w:r>
            <w:r w:rsidRPr="00D969A5">
              <w:rPr>
                <w:rFonts w:asciiTheme="minorHAnsi" w:hAnsiTheme="minorHAnsi" w:cstheme="minorHAnsi"/>
                <w:vertAlign w:val="superscript"/>
              </w:rPr>
              <w:t>o</w:t>
            </w:r>
            <w:r>
              <w:rPr>
                <w:rFonts w:asciiTheme="minorHAnsi" w:hAnsiTheme="minorHAnsi" w:cstheme="minorHAnsi"/>
              </w:rPr>
              <w:t xml:space="preserve">C. </w:t>
            </w:r>
          </w:p>
        </w:tc>
      </w:tr>
      <w:tr w:rsidR="001541EB" w:rsidRPr="00E57C74" w14:paraId="07B4C373" w14:textId="31A29B29" w:rsidTr="00E05378">
        <w:trPr>
          <w:trHeight w:val="163"/>
          <w:jc w:val="center"/>
        </w:trPr>
        <w:tc>
          <w:tcPr>
            <w:tcW w:w="506" w:type="dxa"/>
            <w:vMerge/>
            <w:tcBorders>
              <w:top w:val="single" w:sz="4" w:space="0" w:color="auto"/>
              <w:left w:val="single" w:sz="4" w:space="0" w:color="auto"/>
              <w:bottom w:val="single" w:sz="8" w:space="0" w:color="4F81BD" w:themeColor="accent1"/>
              <w:right w:val="single" w:sz="4" w:space="0" w:color="auto"/>
            </w:tcBorders>
            <w:vAlign w:val="center"/>
            <w:hideMark/>
          </w:tcPr>
          <w:p w14:paraId="1E6FB149" w14:textId="77777777" w:rsidR="001541EB" w:rsidRPr="00E57C74" w:rsidRDefault="001541EB" w:rsidP="001541EB">
            <w:pPr>
              <w:spacing w:after="0" w:line="240" w:lineRule="auto"/>
              <w:jc w:val="both"/>
              <w:rPr>
                <w:rFonts w:asciiTheme="minorHAnsi" w:hAnsiTheme="minorHAnsi" w:cstheme="minorHAnsi"/>
                <w:b/>
                <w:bCs/>
              </w:rPr>
            </w:pPr>
          </w:p>
        </w:tc>
        <w:tc>
          <w:tcPr>
            <w:tcW w:w="1498" w:type="dxa"/>
            <w:vMerge/>
            <w:tcBorders>
              <w:top w:val="single" w:sz="4" w:space="0" w:color="auto"/>
              <w:left w:val="single" w:sz="4" w:space="0" w:color="auto"/>
              <w:bottom w:val="single" w:sz="8" w:space="0" w:color="4F81BD" w:themeColor="accent1"/>
              <w:right w:val="single" w:sz="4" w:space="0" w:color="auto"/>
            </w:tcBorders>
            <w:vAlign w:val="center"/>
            <w:hideMark/>
          </w:tcPr>
          <w:p w14:paraId="3DF0ED53" w14:textId="77777777" w:rsidR="001541EB" w:rsidRPr="00E57C74" w:rsidRDefault="001541EB" w:rsidP="001541EB">
            <w:pPr>
              <w:spacing w:after="0" w:line="240" w:lineRule="auto"/>
              <w:jc w:val="both"/>
              <w:rPr>
                <w:rFonts w:asciiTheme="minorHAnsi" w:hAnsiTheme="minorHAnsi" w:cstheme="minorHAnsi"/>
              </w:rPr>
            </w:pPr>
          </w:p>
        </w:tc>
        <w:tc>
          <w:tcPr>
            <w:tcW w:w="3376" w:type="dxa"/>
            <w:tcBorders>
              <w:top w:val="single" w:sz="8" w:space="0" w:color="4F81BD" w:themeColor="accent1"/>
              <w:left w:val="single" w:sz="4" w:space="0" w:color="auto"/>
              <w:bottom w:val="single" w:sz="8" w:space="0" w:color="4F81BD" w:themeColor="accent1"/>
              <w:right w:val="single" w:sz="8" w:space="0" w:color="4F81BD" w:themeColor="accent1"/>
            </w:tcBorders>
            <w:hideMark/>
          </w:tcPr>
          <w:p w14:paraId="5ECD5EA5" w14:textId="77777777" w:rsidR="001541EB" w:rsidRPr="00E57C74" w:rsidRDefault="001541EB" w:rsidP="001541EB">
            <w:pPr>
              <w:spacing w:before="120" w:after="0" w:line="240" w:lineRule="auto"/>
              <w:jc w:val="both"/>
              <w:rPr>
                <w:rFonts w:asciiTheme="minorHAnsi" w:hAnsiTheme="minorHAnsi" w:cstheme="minorHAnsi"/>
              </w:rPr>
            </w:pPr>
            <w:r w:rsidRPr="00E57C74">
              <w:rPr>
                <w:rFonts w:asciiTheme="minorHAnsi" w:hAnsiTheme="minorHAnsi" w:cstheme="minorHAnsi"/>
              </w:rPr>
              <w:t>Night Mode</w:t>
            </w:r>
          </w:p>
        </w:tc>
        <w:tc>
          <w:tcPr>
            <w:tcW w:w="4636" w:type="dxa"/>
            <w:tcBorders>
              <w:top w:val="single" w:sz="8" w:space="0" w:color="4F81BD" w:themeColor="accent1"/>
              <w:left w:val="single" w:sz="4" w:space="0" w:color="auto"/>
              <w:bottom w:val="single" w:sz="8" w:space="0" w:color="4F81BD" w:themeColor="accent1"/>
              <w:right w:val="single" w:sz="8" w:space="0" w:color="4F81BD" w:themeColor="accent1"/>
            </w:tcBorders>
          </w:tcPr>
          <w:p w14:paraId="4627366E" w14:textId="5F31855A" w:rsidR="001541EB" w:rsidRPr="00E57C74" w:rsidRDefault="001541EB" w:rsidP="00D969A5">
            <w:pPr>
              <w:keepNext/>
              <w:spacing w:before="120" w:after="0" w:line="240" w:lineRule="auto"/>
              <w:jc w:val="both"/>
              <w:rPr>
                <w:rFonts w:asciiTheme="minorHAnsi" w:hAnsiTheme="minorHAnsi" w:cstheme="minorHAnsi"/>
              </w:rPr>
            </w:pPr>
            <w:r>
              <w:rPr>
                <w:rFonts w:asciiTheme="minorHAnsi" w:hAnsiTheme="minorHAnsi" w:cstheme="minorHAnsi"/>
              </w:rPr>
              <w:t xml:space="preserve">Set temperature to </w:t>
            </w:r>
            <w:del w:id="1620" w:author="singh qmax" w:date="2020-07-16T20:24:00Z">
              <w:r w:rsidDel="00A535FA">
                <w:rPr>
                  <w:rFonts w:asciiTheme="minorHAnsi" w:hAnsiTheme="minorHAnsi" w:cstheme="minorHAnsi"/>
                </w:rPr>
                <w:delText xml:space="preserve">Day </w:delText>
              </w:r>
            </w:del>
            <w:ins w:id="1621" w:author="singh qmax" w:date="2020-07-16T20:24:00Z">
              <w:r w:rsidR="00A535FA">
                <w:rPr>
                  <w:rFonts w:asciiTheme="minorHAnsi" w:hAnsiTheme="minorHAnsi" w:cstheme="minorHAnsi"/>
                </w:rPr>
                <w:t xml:space="preserve">Night </w:t>
              </w:r>
            </w:ins>
            <w:r w:rsidR="00B64FA4">
              <w:rPr>
                <w:rFonts w:asciiTheme="minorHAnsi" w:hAnsiTheme="minorHAnsi" w:cstheme="minorHAnsi"/>
              </w:rPr>
              <w:t>temperature (</w:t>
            </w:r>
            <w:r>
              <w:rPr>
                <w:rFonts w:asciiTheme="minorHAnsi" w:hAnsiTheme="minorHAnsi" w:cstheme="minorHAnsi"/>
              </w:rPr>
              <w:t>for e.g. 28</w:t>
            </w:r>
            <w:r w:rsidRPr="00DD37D5">
              <w:rPr>
                <w:rFonts w:asciiTheme="minorHAnsi" w:hAnsiTheme="minorHAnsi" w:cstheme="minorHAnsi"/>
                <w:vertAlign w:val="superscript"/>
              </w:rPr>
              <w:t>o</w:t>
            </w:r>
            <w:r>
              <w:rPr>
                <w:rFonts w:asciiTheme="minorHAnsi" w:hAnsiTheme="minorHAnsi" w:cstheme="minorHAnsi"/>
              </w:rPr>
              <w:t xml:space="preserve">C. </w:t>
            </w:r>
          </w:p>
        </w:tc>
      </w:tr>
    </w:tbl>
    <w:p w14:paraId="54E6C8C9" w14:textId="77D56BC0" w:rsidR="006769EB" w:rsidRDefault="006769EB" w:rsidP="00D969A5">
      <w:pPr>
        <w:pStyle w:val="Caption"/>
        <w:jc w:val="center"/>
      </w:pPr>
      <w:bookmarkStart w:id="1622" w:name="_Ref38714408"/>
      <w:r>
        <w:t xml:space="preserve">Table </w:t>
      </w:r>
      <w:r>
        <w:fldChar w:fldCharType="begin"/>
      </w:r>
      <w:r>
        <w:instrText xml:space="preserve"> SEQ Table \* ARABIC </w:instrText>
      </w:r>
      <w:r>
        <w:fldChar w:fldCharType="separate"/>
      </w:r>
      <w:r>
        <w:rPr>
          <w:noProof/>
        </w:rPr>
        <w:t>4</w:t>
      </w:r>
      <w:r>
        <w:fldChar w:fldCharType="end"/>
      </w:r>
      <w:r>
        <w:t xml:space="preserve"> </w:t>
      </w:r>
      <w:r w:rsidRPr="00494B09">
        <w:t>Split AC Settings</w:t>
      </w:r>
    </w:p>
    <w:bookmarkEnd w:id="1622"/>
    <w:p w14:paraId="3CBACEA5" w14:textId="3950BF0C" w:rsidR="005D578B" w:rsidRDefault="005D578B" w:rsidP="005D578B">
      <w:pPr>
        <w:pStyle w:val="Caption"/>
        <w:jc w:val="center"/>
        <w:rPr>
          <w:rFonts w:asciiTheme="minorHAnsi" w:hAnsiTheme="minorHAnsi" w:cstheme="minorHAnsi"/>
          <w:color w:val="auto"/>
        </w:rPr>
      </w:pPr>
    </w:p>
    <w:p w14:paraId="0043952B" w14:textId="77777777" w:rsidR="006769EB" w:rsidRPr="00D969A5" w:rsidRDefault="006769EB" w:rsidP="00D969A5"/>
    <w:p w14:paraId="34745239" w14:textId="20797F2F" w:rsidR="001541EB" w:rsidRDefault="00B8109C" w:rsidP="00B8109C">
      <w:pPr>
        <w:pStyle w:val="Heading4"/>
      </w:pPr>
      <w:bookmarkStart w:id="1623" w:name="_Ref45825576"/>
      <w:bookmarkStart w:id="1624" w:name="_Ref38708400"/>
      <w:r>
        <w:lastRenderedPageBreak/>
        <w:t>Day and Night Mode</w:t>
      </w:r>
      <w:bookmarkEnd w:id="1623"/>
    </w:p>
    <w:p w14:paraId="56E4EC01" w14:textId="77777777" w:rsidR="00EF3269"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This is the default mode of operation.</w:t>
      </w:r>
    </w:p>
    <w:p w14:paraId="3D22B74F" w14:textId="5418CFB3" w:rsidR="00EF3269"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Day and Night modes are based on real time. Amenos gets this time from Hub through NTP.</w:t>
      </w:r>
    </w:p>
    <w:p w14:paraId="66C8F1D7" w14:textId="6F182A0E" w:rsidR="00EF3269"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 xml:space="preserve">Ikanos sends “timetable” for Day mode and Night mode Start times, End </w:t>
      </w:r>
      <w:del w:id="1625" w:author="singh qmax" w:date="2020-07-16T20:24:00Z">
        <w:r w:rsidRPr="00D969A5" w:rsidDel="00A535FA">
          <w:rPr>
            <w:rFonts w:asciiTheme="minorHAnsi" w:hAnsiTheme="minorHAnsi" w:cstheme="minorHAnsi"/>
          </w:rPr>
          <w:delText>Times</w:delText>
        </w:r>
      </w:del>
      <w:ins w:id="1626" w:author="singh qmax" w:date="2020-07-16T20:24:00Z">
        <w:r w:rsidR="00A535FA" w:rsidRPr="00D969A5">
          <w:rPr>
            <w:rFonts w:asciiTheme="minorHAnsi" w:hAnsiTheme="minorHAnsi" w:cstheme="minorHAnsi"/>
          </w:rPr>
          <w:t>Times,</w:t>
        </w:r>
      </w:ins>
      <w:r w:rsidRPr="00D969A5">
        <w:rPr>
          <w:rFonts w:asciiTheme="minorHAnsi" w:hAnsiTheme="minorHAnsi" w:cstheme="minorHAnsi"/>
        </w:rPr>
        <w:t xml:space="preserve"> and the AC temperature to be set to hub which is received by Amenos for further </w:t>
      </w:r>
      <w:del w:id="1627" w:author="singh qmax" w:date="2020-07-16T20:24:00Z">
        <w:r w:rsidRPr="00D969A5" w:rsidDel="00A535FA">
          <w:rPr>
            <w:rFonts w:asciiTheme="minorHAnsi" w:hAnsiTheme="minorHAnsi" w:cstheme="minorHAnsi"/>
          </w:rPr>
          <w:delText>processsing</w:delText>
        </w:r>
      </w:del>
      <w:ins w:id="1628" w:author="singh qmax" w:date="2020-07-16T20:24:00Z">
        <w:r w:rsidR="00A535FA" w:rsidRPr="00D969A5">
          <w:rPr>
            <w:rFonts w:asciiTheme="minorHAnsi" w:hAnsiTheme="minorHAnsi" w:cstheme="minorHAnsi"/>
          </w:rPr>
          <w:t>processing</w:t>
        </w:r>
      </w:ins>
      <w:r w:rsidRPr="00D969A5">
        <w:rPr>
          <w:rFonts w:asciiTheme="minorHAnsi" w:hAnsiTheme="minorHAnsi" w:cstheme="minorHAnsi"/>
        </w:rPr>
        <w:t xml:space="preserve">. </w:t>
      </w:r>
    </w:p>
    <w:p w14:paraId="4F03DDB1" w14:textId="62D78E1B" w:rsidR="00EF3269"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Based on these configurations, AC temperature is controlled automatically</w:t>
      </w:r>
      <w:r w:rsidR="001317C8" w:rsidRPr="00D969A5">
        <w:rPr>
          <w:rFonts w:asciiTheme="minorHAnsi" w:hAnsiTheme="minorHAnsi" w:cstheme="minorHAnsi"/>
        </w:rPr>
        <w:t xml:space="preserve"> by Amenos</w:t>
      </w:r>
      <w:r w:rsidRPr="00D969A5">
        <w:rPr>
          <w:rFonts w:asciiTheme="minorHAnsi" w:hAnsiTheme="minorHAnsi" w:cstheme="minorHAnsi"/>
        </w:rPr>
        <w:t>.</w:t>
      </w:r>
    </w:p>
    <w:p w14:paraId="53DA8999" w14:textId="027BDDD1" w:rsidR="00EF3269"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However, Amenos will not turn OFF Lights in this mode.</w:t>
      </w:r>
    </w:p>
    <w:p w14:paraId="03796BE5" w14:textId="231FFD88" w:rsidR="00EF3269" w:rsidRPr="00D969A5" w:rsidRDefault="00EF3269" w:rsidP="00D969A5">
      <w:pPr>
        <w:pStyle w:val="Heading4"/>
        <w:rPr>
          <w:lang w:val="en-IN" w:eastAsia="en-IN"/>
        </w:rPr>
      </w:pPr>
      <w:r>
        <w:rPr>
          <w:lang w:val="en-IN" w:eastAsia="en-IN"/>
        </w:rPr>
        <w:t>Sleep Mode</w:t>
      </w:r>
    </w:p>
    <w:p w14:paraId="6416FC34" w14:textId="5D6DD866" w:rsidR="00890EBD" w:rsidRPr="00D969A5" w:rsidRDefault="00EF3269"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Sleep mode is triggered by</w:t>
      </w:r>
      <w:r w:rsidR="001838F0" w:rsidRPr="00D969A5">
        <w:rPr>
          <w:rFonts w:asciiTheme="minorHAnsi" w:hAnsiTheme="minorHAnsi" w:cstheme="minorHAnsi"/>
        </w:rPr>
        <w:t xml:space="preserve"> </w:t>
      </w:r>
      <w:r w:rsidRPr="00D969A5">
        <w:rPr>
          <w:rFonts w:asciiTheme="minorHAnsi" w:hAnsiTheme="minorHAnsi" w:cstheme="minorHAnsi"/>
        </w:rPr>
        <w:t>Guest</w:t>
      </w:r>
      <w:r w:rsidR="001838F0" w:rsidRPr="00D969A5">
        <w:rPr>
          <w:rFonts w:asciiTheme="minorHAnsi" w:hAnsiTheme="minorHAnsi" w:cstheme="minorHAnsi"/>
        </w:rPr>
        <w:t xml:space="preserve"> using AFI</w:t>
      </w:r>
      <w:r w:rsidRPr="00D969A5">
        <w:rPr>
          <w:rFonts w:asciiTheme="minorHAnsi" w:hAnsiTheme="minorHAnsi" w:cstheme="minorHAnsi"/>
        </w:rPr>
        <w:t>.</w:t>
      </w:r>
      <w:r w:rsidR="001838F0" w:rsidRPr="00D969A5">
        <w:rPr>
          <w:rFonts w:asciiTheme="minorHAnsi" w:hAnsiTheme="minorHAnsi" w:cstheme="minorHAnsi"/>
        </w:rPr>
        <w:t xml:space="preserve"> </w:t>
      </w:r>
      <w:r w:rsidR="00890EBD" w:rsidRPr="00D969A5">
        <w:rPr>
          <w:rFonts w:asciiTheme="minorHAnsi" w:hAnsiTheme="minorHAnsi" w:cstheme="minorHAnsi"/>
        </w:rPr>
        <w:t>According</w:t>
      </w:r>
      <w:r w:rsidR="00766484" w:rsidRPr="00D969A5">
        <w:rPr>
          <w:rFonts w:asciiTheme="minorHAnsi" w:hAnsiTheme="minorHAnsi" w:cstheme="minorHAnsi"/>
        </w:rPr>
        <w:t>ly,</w:t>
      </w:r>
      <w:r w:rsidR="00890EBD" w:rsidRPr="00D969A5">
        <w:rPr>
          <w:rFonts w:asciiTheme="minorHAnsi" w:hAnsiTheme="minorHAnsi" w:cstheme="minorHAnsi"/>
        </w:rPr>
        <w:t xml:space="preserve"> Hub sends packets to Amenos to enable Sleep mode settings.</w:t>
      </w:r>
    </w:p>
    <w:p w14:paraId="01DD9920" w14:textId="67910656" w:rsidR="00EF3269" w:rsidRPr="00D969A5" w:rsidRDefault="00890EBD" w:rsidP="00D969A5">
      <w:pPr>
        <w:pStyle w:val="ListParagraph"/>
        <w:numPr>
          <w:ilvl w:val="0"/>
          <w:numId w:val="80"/>
        </w:numPr>
        <w:spacing w:before="120" w:after="0" w:line="240" w:lineRule="auto"/>
        <w:ind w:left="709"/>
        <w:jc w:val="both"/>
        <w:rPr>
          <w:rFonts w:asciiTheme="minorHAnsi" w:hAnsiTheme="minorHAnsi" w:cstheme="minorHAnsi"/>
        </w:rPr>
      </w:pPr>
      <w:r w:rsidRPr="00D969A5">
        <w:rPr>
          <w:rFonts w:asciiTheme="minorHAnsi" w:hAnsiTheme="minorHAnsi" w:cstheme="minorHAnsi"/>
        </w:rPr>
        <w:t>Sleep mode can be activated anytime by guest. Amenos</w:t>
      </w:r>
      <w:r w:rsidR="00EF3269" w:rsidRPr="00D969A5">
        <w:rPr>
          <w:rFonts w:asciiTheme="minorHAnsi" w:hAnsiTheme="minorHAnsi" w:cstheme="minorHAnsi"/>
        </w:rPr>
        <w:t xml:space="preserve"> will switch the temperature to “Night Mode” temperature and switch off</w:t>
      </w:r>
      <w:r w:rsidR="00427A60" w:rsidRPr="00D969A5">
        <w:rPr>
          <w:rFonts w:asciiTheme="minorHAnsi" w:hAnsiTheme="minorHAnsi" w:cstheme="minorHAnsi"/>
        </w:rPr>
        <w:t xml:space="preserve"> all</w:t>
      </w:r>
      <w:r w:rsidR="00EF3269" w:rsidRPr="00D969A5">
        <w:rPr>
          <w:rFonts w:asciiTheme="minorHAnsi" w:hAnsiTheme="minorHAnsi" w:cstheme="minorHAnsi"/>
        </w:rPr>
        <w:t xml:space="preserve"> the lights. </w:t>
      </w:r>
    </w:p>
    <w:p w14:paraId="65966ECC" w14:textId="25C2E6E1" w:rsidR="005D578B" w:rsidRDefault="005D578B" w:rsidP="00A13ECC">
      <w:pPr>
        <w:pStyle w:val="Heading4"/>
        <w:rPr>
          <w:i/>
          <w:iCs/>
        </w:rPr>
      </w:pPr>
      <w:r w:rsidRPr="00636C2D">
        <w:rPr>
          <w:i/>
          <w:iCs/>
        </w:rPr>
        <w:t>AC control using IR</w:t>
      </w:r>
      <w:bookmarkEnd w:id="1624"/>
    </w:p>
    <w:p w14:paraId="6E3774E5" w14:textId="7A25C1C5" w:rsidR="00D40128" w:rsidRPr="00E57C74" w:rsidRDefault="00D40128" w:rsidP="00D40128">
      <w:pPr>
        <w:spacing w:before="120" w:after="0" w:line="240" w:lineRule="auto"/>
        <w:ind w:left="709"/>
        <w:jc w:val="both"/>
        <w:rPr>
          <w:rFonts w:asciiTheme="minorHAnsi" w:hAnsiTheme="minorHAnsi" w:cstheme="minorHAnsi"/>
        </w:rPr>
      </w:pPr>
      <w:r>
        <w:rPr>
          <w:rFonts w:asciiTheme="minorHAnsi" w:hAnsiTheme="minorHAnsi" w:cstheme="minorHAnsi"/>
        </w:rPr>
        <w:t>T</w:t>
      </w:r>
      <w:r w:rsidRPr="00E57C74">
        <w:rPr>
          <w:rFonts w:asciiTheme="minorHAnsi" w:hAnsiTheme="minorHAnsi" w:cstheme="minorHAnsi"/>
        </w:rPr>
        <w:t xml:space="preserve">his section discusses about how AC is controlled by </w:t>
      </w:r>
      <w:del w:id="1629" w:author="singh qmax" w:date="2020-07-17T00:19:00Z">
        <w:r w:rsidRPr="00E57C74" w:rsidDel="00FF6AD8">
          <w:rPr>
            <w:rFonts w:asciiTheme="minorHAnsi" w:hAnsiTheme="minorHAnsi" w:cstheme="minorHAnsi"/>
          </w:rPr>
          <w:delText>AMENOS</w:delText>
        </w:r>
      </w:del>
      <w:ins w:id="1630"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using IR transmitter.</w:t>
      </w:r>
    </w:p>
    <w:p w14:paraId="38ACD1AE" w14:textId="77777777" w:rsidR="00D40128" w:rsidRPr="00D969A5" w:rsidRDefault="00D40128" w:rsidP="00D969A5"/>
    <w:p w14:paraId="572586AA" w14:textId="27277821" w:rsidR="005D578B" w:rsidRPr="00E57C74" w:rsidRDefault="00661411" w:rsidP="00A13ECC">
      <w:pPr>
        <w:spacing w:before="120" w:after="0" w:line="240" w:lineRule="auto"/>
        <w:ind w:left="709"/>
        <w:jc w:val="both"/>
        <w:rPr>
          <w:rFonts w:asciiTheme="minorHAnsi" w:hAnsiTheme="minorHAnsi" w:cstheme="minorHAnsi"/>
        </w:rPr>
      </w:pPr>
      <w:r>
        <w:rPr>
          <w:noProof/>
        </w:rPr>
        <w:pict w14:anchorId="50178F12">
          <v:shape id="_x0000_s1094" type="#_x0000_t202" style="position:absolute;left:0;text-align:left;margin-left:14.55pt;margin-top:230.1pt;width:467.55pt;height:.05pt;z-index:251687936;mso-position-horizontal-relative:text;mso-position-vertical-relative:text" wrapcoords="-35 0 -35 20769 21600 20769 21600 0 -35 0" stroked="f">
            <v:textbox style="mso-next-textbox:#_x0000_s1094;mso-fit-shape-to-text:t" inset="0,0,0,0">
              <w:txbxContent>
                <w:p w14:paraId="32D889F2" w14:textId="628ECC25" w:rsidR="005661EF" w:rsidRPr="00C04B01"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13</w:t>
                  </w:r>
                  <w:r>
                    <w:fldChar w:fldCharType="end"/>
                  </w:r>
                  <w:r>
                    <w:t xml:space="preserve"> Split AC control using IR</w:t>
                  </w:r>
                </w:p>
              </w:txbxContent>
            </v:textbox>
            <w10:wrap type="tight"/>
          </v:shape>
        </w:pict>
      </w:r>
      <w:r w:rsidR="00D92751">
        <w:rPr>
          <w:noProof/>
        </w:rPr>
        <w:drawing>
          <wp:anchor distT="0" distB="0" distL="114300" distR="114300" simplePos="0" relativeHeight="251627520" behindDoc="1" locked="0" layoutInCell="1" allowOverlap="1" wp14:anchorId="53D068CE" wp14:editId="07339D70">
            <wp:simplePos x="0" y="0"/>
            <wp:positionH relativeFrom="column">
              <wp:posOffset>185057</wp:posOffset>
            </wp:positionH>
            <wp:positionV relativeFrom="paragraph">
              <wp:posOffset>136434</wp:posOffset>
            </wp:positionV>
            <wp:extent cx="5937885" cy="2729230"/>
            <wp:effectExtent l="0" t="0" r="0" b="0"/>
            <wp:wrapTight wrapText="bothSides">
              <wp:wrapPolygon edited="0">
                <wp:start x="0" y="0"/>
                <wp:lineTo x="0" y="21409"/>
                <wp:lineTo x="21551" y="21409"/>
                <wp:lineTo x="2155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7885" cy="2729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FE45E4" w14:textId="05D8ECC8" w:rsidR="005D578B" w:rsidRPr="00B365C4" w:rsidRDefault="005D578B" w:rsidP="00D969A5">
      <w:pPr>
        <w:keepNext/>
        <w:spacing w:before="120" w:after="0" w:line="240" w:lineRule="auto"/>
        <w:jc w:val="center"/>
      </w:pPr>
    </w:p>
    <w:p w14:paraId="58CC2720" w14:textId="754A0780" w:rsidR="005D578B" w:rsidRDefault="005D578B" w:rsidP="005D578B">
      <w:pPr>
        <w:rPr>
          <w:rStyle w:val="Hyperlink"/>
          <w:rFonts w:asciiTheme="minorHAnsi" w:hAnsiTheme="minorHAnsi" w:cstheme="minorHAnsi"/>
          <w:sz w:val="23"/>
          <w:szCs w:val="23"/>
          <w:shd w:val="clear" w:color="auto" w:fill="F8F8F8"/>
        </w:rPr>
      </w:pPr>
      <w:r w:rsidRPr="00E57C74">
        <w:rPr>
          <w:rFonts w:asciiTheme="minorHAnsi" w:hAnsiTheme="minorHAnsi" w:cstheme="minorHAnsi"/>
        </w:rPr>
        <w:t xml:space="preserve">AC is controlled by using open source IR library </w:t>
      </w:r>
      <w:commentRangeStart w:id="1631"/>
      <w:r w:rsidR="006416D5">
        <w:fldChar w:fldCharType="begin"/>
      </w:r>
      <w:r w:rsidR="006416D5">
        <w:instrText xml:space="preserve"> HYPERLINK "https://github.com/crankyoldgit/IRremoteESP8266/tree/master/src" \t "_blank" </w:instrText>
      </w:r>
      <w:r w:rsidR="006416D5">
        <w:fldChar w:fldCharType="separate"/>
      </w:r>
      <w:r w:rsidRPr="00E57C74">
        <w:rPr>
          <w:rStyle w:val="Hyperlink"/>
          <w:rFonts w:asciiTheme="minorHAnsi" w:hAnsiTheme="minorHAnsi" w:cstheme="minorHAnsi"/>
          <w:sz w:val="23"/>
          <w:szCs w:val="23"/>
          <w:shd w:val="clear" w:color="auto" w:fill="F8F8F8"/>
        </w:rPr>
        <w:t>https://github.com/crankyoldgit/IRremoteESP8266/tree/master/src</w:t>
      </w:r>
      <w:r w:rsidR="006416D5">
        <w:rPr>
          <w:rStyle w:val="Hyperlink"/>
          <w:rFonts w:asciiTheme="minorHAnsi" w:hAnsiTheme="minorHAnsi" w:cstheme="minorHAnsi"/>
          <w:sz w:val="23"/>
          <w:szCs w:val="23"/>
          <w:shd w:val="clear" w:color="auto" w:fill="F8F8F8"/>
        </w:rPr>
        <w:fldChar w:fldCharType="end"/>
      </w:r>
      <w:commentRangeEnd w:id="1631"/>
      <w:r w:rsidR="00D21FEF">
        <w:rPr>
          <w:rStyle w:val="CommentReference"/>
          <w:rFonts w:ascii="Calibri" w:hAnsi="Calibri"/>
        </w:rPr>
        <w:commentReference w:id="1631"/>
      </w:r>
    </w:p>
    <w:p w14:paraId="0E38109E" w14:textId="7CEEC686" w:rsidR="000E4E8D" w:rsidRPr="00640A69" w:rsidRDefault="005B6C4F" w:rsidP="005D578B">
      <w:pPr>
        <w:rPr>
          <w:rFonts w:asciiTheme="minorHAnsi" w:hAnsiTheme="minorHAnsi" w:cstheme="minorHAnsi"/>
          <w:rPrChange w:id="1632" w:author="hari prasath" w:date="2020-07-17T13:24:00Z">
            <w:rPr/>
          </w:rPrChange>
        </w:rPr>
      </w:pPr>
      <w:r w:rsidRPr="00640A69">
        <w:rPr>
          <w:rFonts w:asciiTheme="minorHAnsi" w:hAnsiTheme="minorHAnsi" w:cstheme="minorHAnsi"/>
          <w:rPrChange w:id="1633" w:author="hari prasath" w:date="2020-07-17T13:24:00Z">
            <w:rPr/>
          </w:rPrChange>
        </w:rPr>
        <w:t>Amenos will have support for Split AC from following vendors</w:t>
      </w:r>
    </w:p>
    <w:p w14:paraId="41AC7D3F" w14:textId="4150523A" w:rsidR="005B6C4F" w:rsidRPr="00640A69" w:rsidRDefault="005B6C4F" w:rsidP="00D969A5">
      <w:pPr>
        <w:pStyle w:val="ListParagraph"/>
        <w:numPr>
          <w:ilvl w:val="0"/>
          <w:numId w:val="80"/>
        </w:numPr>
        <w:spacing w:before="120" w:after="0" w:line="240" w:lineRule="auto"/>
        <w:ind w:left="709"/>
        <w:jc w:val="both"/>
        <w:rPr>
          <w:rFonts w:asciiTheme="minorHAnsi" w:hAnsiTheme="minorHAnsi" w:cstheme="minorHAnsi"/>
          <w:rPrChange w:id="1634" w:author="hari prasath" w:date="2020-07-17T13:24:00Z">
            <w:rPr/>
          </w:rPrChange>
        </w:rPr>
      </w:pPr>
      <w:r w:rsidRPr="00640A69">
        <w:rPr>
          <w:rFonts w:asciiTheme="minorHAnsi" w:hAnsiTheme="minorHAnsi" w:cstheme="minorHAnsi"/>
          <w:rPrChange w:id="1635" w:author="hari prasath" w:date="2020-07-17T13:24:00Z">
            <w:rPr/>
          </w:rPrChange>
        </w:rPr>
        <w:t>Videocon</w:t>
      </w:r>
    </w:p>
    <w:p w14:paraId="32580A3D" w14:textId="741A04CB" w:rsidR="005B6C4F" w:rsidRPr="00640A69" w:rsidRDefault="005B6C4F" w:rsidP="00D969A5">
      <w:pPr>
        <w:pStyle w:val="ListParagraph"/>
        <w:numPr>
          <w:ilvl w:val="0"/>
          <w:numId w:val="80"/>
        </w:numPr>
        <w:spacing w:before="120" w:after="0" w:line="240" w:lineRule="auto"/>
        <w:ind w:left="709"/>
        <w:jc w:val="both"/>
        <w:rPr>
          <w:rFonts w:asciiTheme="minorHAnsi" w:hAnsiTheme="minorHAnsi" w:cstheme="minorHAnsi"/>
          <w:rPrChange w:id="1636" w:author="hari prasath" w:date="2020-07-17T13:24:00Z">
            <w:rPr/>
          </w:rPrChange>
        </w:rPr>
      </w:pPr>
      <w:r w:rsidRPr="00640A69">
        <w:rPr>
          <w:rFonts w:asciiTheme="minorHAnsi" w:hAnsiTheme="minorHAnsi" w:cstheme="minorHAnsi"/>
          <w:rPrChange w:id="1637" w:author="hari prasath" w:date="2020-07-17T13:24:00Z">
            <w:rPr/>
          </w:rPrChange>
        </w:rPr>
        <w:t>Panasonic</w:t>
      </w:r>
    </w:p>
    <w:p w14:paraId="5CD7439C" w14:textId="450BC5FB" w:rsidR="005B6C4F" w:rsidRPr="00640A69" w:rsidRDefault="005B6C4F" w:rsidP="00D969A5">
      <w:pPr>
        <w:pStyle w:val="ListParagraph"/>
        <w:numPr>
          <w:ilvl w:val="0"/>
          <w:numId w:val="80"/>
        </w:numPr>
        <w:spacing w:before="120" w:after="0" w:line="240" w:lineRule="auto"/>
        <w:ind w:left="709"/>
        <w:jc w:val="both"/>
        <w:rPr>
          <w:rFonts w:asciiTheme="minorHAnsi" w:hAnsiTheme="minorHAnsi" w:cstheme="minorHAnsi"/>
          <w:rPrChange w:id="1638" w:author="hari prasath" w:date="2020-07-17T13:24:00Z">
            <w:rPr/>
          </w:rPrChange>
        </w:rPr>
      </w:pPr>
      <w:r w:rsidRPr="00640A69">
        <w:rPr>
          <w:rFonts w:asciiTheme="minorHAnsi" w:hAnsiTheme="minorHAnsi" w:cstheme="minorHAnsi"/>
          <w:rPrChange w:id="1639" w:author="hari prasath" w:date="2020-07-17T13:24:00Z">
            <w:rPr/>
          </w:rPrChange>
        </w:rPr>
        <w:t>Voltas</w:t>
      </w:r>
    </w:p>
    <w:p w14:paraId="276B1F14" w14:textId="6D0AA6EB" w:rsidR="005B6C4F" w:rsidRPr="00640A69" w:rsidRDefault="005B6C4F" w:rsidP="00D969A5">
      <w:pPr>
        <w:pStyle w:val="ListParagraph"/>
        <w:numPr>
          <w:ilvl w:val="0"/>
          <w:numId w:val="80"/>
        </w:numPr>
        <w:spacing w:before="120" w:after="0" w:line="240" w:lineRule="auto"/>
        <w:ind w:left="709"/>
        <w:jc w:val="both"/>
        <w:rPr>
          <w:rFonts w:asciiTheme="minorHAnsi" w:hAnsiTheme="minorHAnsi" w:cstheme="minorHAnsi"/>
          <w:rPrChange w:id="1640" w:author="hari prasath" w:date="2020-07-17T13:24:00Z">
            <w:rPr/>
          </w:rPrChange>
        </w:rPr>
      </w:pPr>
      <w:r w:rsidRPr="00640A69">
        <w:rPr>
          <w:rFonts w:asciiTheme="minorHAnsi" w:hAnsiTheme="minorHAnsi" w:cstheme="minorHAnsi"/>
          <w:rPrChange w:id="1641" w:author="hari prasath" w:date="2020-07-17T13:24:00Z">
            <w:rPr/>
          </w:rPrChange>
        </w:rPr>
        <w:t>Haier</w:t>
      </w:r>
    </w:p>
    <w:p w14:paraId="4CB26AF9" w14:textId="49D73FBD" w:rsidR="005B6C4F" w:rsidRPr="00640A69" w:rsidRDefault="005B6C4F" w:rsidP="00D969A5">
      <w:pPr>
        <w:pStyle w:val="ListParagraph"/>
        <w:numPr>
          <w:ilvl w:val="0"/>
          <w:numId w:val="80"/>
        </w:numPr>
        <w:spacing w:before="120" w:after="0" w:line="240" w:lineRule="auto"/>
        <w:ind w:left="709"/>
        <w:jc w:val="both"/>
        <w:rPr>
          <w:rFonts w:asciiTheme="minorHAnsi" w:hAnsiTheme="minorHAnsi" w:cstheme="minorHAnsi"/>
          <w:rPrChange w:id="1642" w:author="hari prasath" w:date="2020-07-17T13:24:00Z">
            <w:rPr/>
          </w:rPrChange>
        </w:rPr>
      </w:pPr>
      <w:r w:rsidRPr="00640A69">
        <w:rPr>
          <w:rFonts w:asciiTheme="minorHAnsi" w:hAnsiTheme="minorHAnsi" w:cstheme="minorHAnsi"/>
          <w:rPrChange w:id="1643" w:author="hari prasath" w:date="2020-07-17T13:24:00Z">
            <w:rPr/>
          </w:rPrChange>
        </w:rPr>
        <w:t>Samsung</w:t>
      </w:r>
    </w:p>
    <w:p w14:paraId="71ECC7E1" w14:textId="5BD9456E" w:rsidR="00C63956" w:rsidRPr="00D969A5" w:rsidRDefault="00C63956" w:rsidP="00D969A5">
      <w:pPr>
        <w:pStyle w:val="Heading4"/>
        <w:rPr>
          <w:i/>
          <w:iCs/>
        </w:rPr>
      </w:pPr>
      <w:r w:rsidRPr="00D969A5">
        <w:rPr>
          <w:i/>
          <w:iCs/>
        </w:rPr>
        <w:lastRenderedPageBreak/>
        <w:t>Multi-Directional Split AC Control</w:t>
      </w:r>
    </w:p>
    <w:p w14:paraId="68F6744C" w14:textId="226521A4" w:rsidR="00AF5159" w:rsidRDefault="00661411" w:rsidP="005D578B">
      <w:pPr>
        <w:rPr>
          <w:rFonts w:asciiTheme="minorHAnsi" w:hAnsiTheme="minorHAnsi" w:cstheme="minorHAnsi"/>
        </w:rPr>
      </w:pPr>
      <w:r>
        <w:rPr>
          <w:noProof/>
        </w:rPr>
        <w:pict w14:anchorId="50876556">
          <v:shape id="_x0000_s1095" type="#_x0000_t202" style="position:absolute;margin-left:59.25pt;margin-top:258.25pt;width:368.65pt;height:.05pt;z-index:251688960;mso-position-horizontal-relative:text;mso-position-vertical-relative:text" wrapcoords="-44 0 -44 20925 21600 20925 21600 0 -44 0" stroked="f">
            <v:textbox style="mso-next-textbox:#_x0000_s1095;mso-fit-shape-to-text:t" inset="0,0,0,0">
              <w:txbxContent>
                <w:p w14:paraId="7547623D" w14:textId="0CCF626F" w:rsidR="005661EF" w:rsidRPr="00A46CB6"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14</w:t>
                  </w:r>
                  <w:r>
                    <w:fldChar w:fldCharType="end"/>
                  </w:r>
                  <w:r>
                    <w:t xml:space="preserve"> Control AC using IR</w:t>
                  </w:r>
                </w:p>
              </w:txbxContent>
            </v:textbox>
            <w10:wrap type="tight"/>
          </v:shape>
        </w:pict>
      </w:r>
      <w:r w:rsidR="00123B8F">
        <w:rPr>
          <w:noProof/>
        </w:rPr>
        <w:drawing>
          <wp:anchor distT="0" distB="0" distL="114300" distR="114300" simplePos="0" relativeHeight="251629568" behindDoc="0" locked="0" layoutInCell="1" allowOverlap="1" wp14:anchorId="6E5AFFA3" wp14:editId="622B8DDA">
            <wp:simplePos x="0" y="0"/>
            <wp:positionH relativeFrom="column">
              <wp:posOffset>752475</wp:posOffset>
            </wp:positionH>
            <wp:positionV relativeFrom="paragraph">
              <wp:posOffset>121285</wp:posOffset>
            </wp:positionV>
            <wp:extent cx="4681855" cy="3101340"/>
            <wp:effectExtent l="0" t="0" r="0" b="0"/>
            <wp:wrapTight wrapText="bothSides">
              <wp:wrapPolygon edited="0">
                <wp:start x="0" y="0"/>
                <wp:lineTo x="0" y="21494"/>
                <wp:lineTo x="21533" y="21494"/>
                <wp:lineTo x="21533"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81855" cy="3101340"/>
                    </a:xfrm>
                    <a:prstGeom prst="rect">
                      <a:avLst/>
                    </a:prstGeom>
                  </pic:spPr>
                </pic:pic>
              </a:graphicData>
            </a:graphic>
            <wp14:sizeRelH relativeFrom="margin">
              <wp14:pctWidth>0</wp14:pctWidth>
            </wp14:sizeRelH>
            <wp14:sizeRelV relativeFrom="margin">
              <wp14:pctHeight>0</wp14:pctHeight>
            </wp14:sizeRelV>
          </wp:anchor>
        </w:drawing>
      </w:r>
    </w:p>
    <w:p w14:paraId="4FB419B5" w14:textId="77777777" w:rsidR="00AF5159" w:rsidRDefault="00AF5159" w:rsidP="005D578B">
      <w:pPr>
        <w:rPr>
          <w:rFonts w:asciiTheme="minorHAnsi" w:hAnsiTheme="minorHAnsi" w:cstheme="minorHAnsi"/>
        </w:rPr>
      </w:pPr>
    </w:p>
    <w:p w14:paraId="1CCE889D" w14:textId="77777777" w:rsidR="00AF5159" w:rsidRDefault="00AF5159" w:rsidP="005D578B">
      <w:pPr>
        <w:rPr>
          <w:rFonts w:asciiTheme="minorHAnsi" w:hAnsiTheme="minorHAnsi" w:cstheme="minorHAnsi"/>
        </w:rPr>
      </w:pPr>
    </w:p>
    <w:p w14:paraId="69900096" w14:textId="77777777" w:rsidR="00AF5159" w:rsidRDefault="00AF5159" w:rsidP="005D578B">
      <w:pPr>
        <w:rPr>
          <w:rFonts w:asciiTheme="minorHAnsi" w:hAnsiTheme="minorHAnsi" w:cstheme="minorHAnsi"/>
        </w:rPr>
      </w:pPr>
    </w:p>
    <w:p w14:paraId="6A1D7407" w14:textId="77777777" w:rsidR="00AF5159" w:rsidRDefault="00AF5159" w:rsidP="005D578B">
      <w:pPr>
        <w:rPr>
          <w:rFonts w:asciiTheme="minorHAnsi" w:hAnsiTheme="minorHAnsi" w:cstheme="minorHAnsi"/>
        </w:rPr>
      </w:pPr>
    </w:p>
    <w:p w14:paraId="1EB9391E" w14:textId="77777777" w:rsidR="00AF5159" w:rsidRDefault="00AF5159" w:rsidP="005D578B">
      <w:pPr>
        <w:rPr>
          <w:rFonts w:asciiTheme="minorHAnsi" w:hAnsiTheme="minorHAnsi" w:cstheme="minorHAnsi"/>
        </w:rPr>
      </w:pPr>
    </w:p>
    <w:p w14:paraId="631B219D" w14:textId="77777777" w:rsidR="00AF5159" w:rsidRDefault="00AF5159" w:rsidP="005D578B">
      <w:pPr>
        <w:rPr>
          <w:rFonts w:asciiTheme="minorHAnsi" w:hAnsiTheme="minorHAnsi" w:cstheme="minorHAnsi"/>
        </w:rPr>
      </w:pPr>
    </w:p>
    <w:p w14:paraId="585FBD3B" w14:textId="77777777" w:rsidR="00AF5159" w:rsidRDefault="00AF5159" w:rsidP="005D578B">
      <w:pPr>
        <w:rPr>
          <w:rFonts w:asciiTheme="minorHAnsi" w:hAnsiTheme="minorHAnsi" w:cstheme="minorHAnsi"/>
        </w:rPr>
      </w:pPr>
    </w:p>
    <w:p w14:paraId="3F887A60" w14:textId="77777777" w:rsidR="00AF5159" w:rsidRDefault="00AF5159" w:rsidP="005D578B">
      <w:pPr>
        <w:rPr>
          <w:rFonts w:asciiTheme="minorHAnsi" w:hAnsiTheme="minorHAnsi" w:cstheme="minorHAnsi"/>
        </w:rPr>
      </w:pPr>
    </w:p>
    <w:p w14:paraId="2B84B941" w14:textId="77777777" w:rsidR="00AF5159" w:rsidRDefault="00AF5159" w:rsidP="005D578B">
      <w:pPr>
        <w:rPr>
          <w:rFonts w:asciiTheme="minorHAnsi" w:hAnsiTheme="minorHAnsi" w:cstheme="minorHAnsi"/>
        </w:rPr>
      </w:pPr>
    </w:p>
    <w:p w14:paraId="7981E717" w14:textId="77777777" w:rsidR="00AF5159" w:rsidRDefault="00AF5159" w:rsidP="005D578B">
      <w:pPr>
        <w:rPr>
          <w:rFonts w:asciiTheme="minorHAnsi" w:hAnsiTheme="minorHAnsi" w:cstheme="minorHAnsi"/>
        </w:rPr>
      </w:pPr>
    </w:p>
    <w:p w14:paraId="460A4D91" w14:textId="77777777" w:rsidR="001879BC" w:rsidRDefault="001879BC" w:rsidP="005D578B">
      <w:pPr>
        <w:rPr>
          <w:rFonts w:asciiTheme="minorHAnsi" w:hAnsiTheme="minorHAnsi" w:cstheme="minorHAnsi"/>
        </w:rPr>
      </w:pPr>
    </w:p>
    <w:p w14:paraId="22B1258C" w14:textId="29EAFB65" w:rsidR="00C63956" w:rsidRPr="00D969A5" w:rsidRDefault="00793CF2" w:rsidP="00D969A5">
      <w:pPr>
        <w:ind w:left="709"/>
        <w:rPr>
          <w:rFonts w:asciiTheme="minorHAnsi" w:hAnsiTheme="minorHAnsi" w:cstheme="minorHAnsi"/>
        </w:rPr>
      </w:pPr>
      <w:r w:rsidRPr="00D969A5">
        <w:rPr>
          <w:rFonts w:asciiTheme="minorHAnsi" w:hAnsiTheme="minorHAnsi" w:cstheme="minorHAnsi"/>
        </w:rPr>
        <w:t>Amenos uses arrays if IR transmitter facing multiple angles for longer area coverage</w:t>
      </w:r>
      <w:r w:rsidR="00DE40D9" w:rsidRPr="00D969A5">
        <w:rPr>
          <w:rFonts w:asciiTheme="minorHAnsi" w:hAnsiTheme="minorHAnsi" w:cstheme="minorHAnsi"/>
        </w:rPr>
        <w:t>. It can control Split AC fixed in different directions i.e. on opposite wall or side walls(left/right). Picture is just pictorial representation</w:t>
      </w:r>
      <w:r w:rsidR="00DE40D9">
        <w:rPr>
          <w:rFonts w:asciiTheme="minorHAnsi" w:hAnsiTheme="minorHAnsi" w:cstheme="minorHAnsi"/>
        </w:rPr>
        <w:t xml:space="preserve"> </w:t>
      </w:r>
      <w:r w:rsidR="00DE40D9" w:rsidRPr="00D969A5">
        <w:rPr>
          <w:rFonts w:asciiTheme="minorHAnsi" w:hAnsiTheme="minorHAnsi" w:cstheme="minorHAnsi"/>
        </w:rPr>
        <w:t xml:space="preserve">(in actual it will </w:t>
      </w:r>
      <w:del w:id="1644" w:author="singh qmax" w:date="2020-07-17T00:21:00Z">
        <w:r w:rsidR="00DE40D9" w:rsidRPr="00D969A5" w:rsidDel="0059267A">
          <w:rPr>
            <w:rFonts w:asciiTheme="minorHAnsi" w:hAnsiTheme="minorHAnsi" w:cstheme="minorHAnsi"/>
          </w:rPr>
          <w:delText xml:space="preserve">be </w:delText>
        </w:r>
      </w:del>
      <w:ins w:id="1645" w:author="singh qmax" w:date="2020-07-17T00:21:00Z">
        <w:r w:rsidR="0059267A">
          <w:rPr>
            <w:rFonts w:asciiTheme="minorHAnsi" w:hAnsiTheme="minorHAnsi" w:cstheme="minorHAnsi"/>
          </w:rPr>
          <w:t>control</w:t>
        </w:r>
        <w:r w:rsidR="0059267A" w:rsidRPr="00D969A5">
          <w:rPr>
            <w:rFonts w:asciiTheme="minorHAnsi" w:hAnsiTheme="minorHAnsi" w:cstheme="minorHAnsi"/>
          </w:rPr>
          <w:t xml:space="preserve"> </w:t>
        </w:r>
      </w:ins>
      <w:r w:rsidR="00DE40D9" w:rsidRPr="00D969A5">
        <w:rPr>
          <w:rFonts w:asciiTheme="minorHAnsi" w:hAnsiTheme="minorHAnsi" w:cstheme="minorHAnsi"/>
        </w:rPr>
        <w:t>just one AC</w:t>
      </w:r>
      <w:ins w:id="1646" w:author="singh qmax" w:date="2020-07-17T00:21:00Z">
        <w:r w:rsidR="0059267A">
          <w:rPr>
            <w:rFonts w:asciiTheme="minorHAnsi" w:hAnsiTheme="minorHAnsi" w:cstheme="minorHAnsi"/>
          </w:rPr>
          <w:t xml:space="preserve"> not multiple</w:t>
        </w:r>
      </w:ins>
      <w:ins w:id="1647" w:author="singh qmax" w:date="2020-07-17T00:22:00Z">
        <w:r w:rsidR="0059267A">
          <w:rPr>
            <w:rFonts w:asciiTheme="minorHAnsi" w:hAnsiTheme="minorHAnsi" w:cstheme="minorHAnsi"/>
          </w:rPr>
          <w:t>, image just showcasing that Amenos can control ACs fixed on walls in different directions</w:t>
        </w:r>
      </w:ins>
      <w:r w:rsidR="00DE40D9" w:rsidRPr="00D969A5">
        <w:rPr>
          <w:rFonts w:asciiTheme="minorHAnsi" w:hAnsiTheme="minorHAnsi" w:cstheme="minorHAnsi"/>
        </w:rPr>
        <w:t xml:space="preserve">) of Amenos controlling </w:t>
      </w:r>
      <w:ins w:id="1648" w:author="singh qmax" w:date="2020-07-17T00:22:00Z">
        <w:r w:rsidR="00361940">
          <w:rPr>
            <w:rFonts w:asciiTheme="minorHAnsi" w:hAnsiTheme="minorHAnsi" w:cstheme="minorHAnsi"/>
          </w:rPr>
          <w:t>Sp</w:t>
        </w:r>
      </w:ins>
      <w:ins w:id="1649" w:author="singh qmax" w:date="2020-07-17T00:23:00Z">
        <w:r w:rsidR="00361940">
          <w:rPr>
            <w:rFonts w:asciiTheme="minorHAnsi" w:hAnsiTheme="minorHAnsi" w:cstheme="minorHAnsi"/>
          </w:rPr>
          <w:t xml:space="preserve">lit </w:t>
        </w:r>
      </w:ins>
      <w:r w:rsidR="00DE40D9" w:rsidRPr="00D969A5">
        <w:rPr>
          <w:rFonts w:asciiTheme="minorHAnsi" w:hAnsiTheme="minorHAnsi" w:cstheme="minorHAnsi"/>
        </w:rPr>
        <w:t xml:space="preserve">AC fixed in different </w:t>
      </w:r>
      <w:r w:rsidR="00A81370">
        <w:rPr>
          <w:rFonts w:asciiTheme="minorHAnsi" w:hAnsiTheme="minorHAnsi" w:cstheme="minorHAnsi"/>
        </w:rPr>
        <w:t xml:space="preserve">directions on </w:t>
      </w:r>
      <w:r w:rsidR="00DE40D9" w:rsidRPr="00D969A5">
        <w:rPr>
          <w:rFonts w:asciiTheme="minorHAnsi" w:hAnsiTheme="minorHAnsi" w:cstheme="minorHAnsi"/>
        </w:rPr>
        <w:t>wall</w:t>
      </w:r>
      <w:r w:rsidR="00A81370">
        <w:rPr>
          <w:rFonts w:asciiTheme="minorHAnsi" w:hAnsiTheme="minorHAnsi" w:cstheme="minorHAnsi"/>
        </w:rPr>
        <w:t>.</w:t>
      </w:r>
    </w:p>
    <w:p w14:paraId="5DA6F0E4" w14:textId="395EEE07" w:rsidR="00DE40D9" w:rsidRDefault="00DE40D9" w:rsidP="005D578B"/>
    <w:p w14:paraId="5E4ED3F3" w14:textId="62EFAEF1" w:rsidR="00A70C6A" w:rsidRPr="00E57C74" w:rsidRDefault="00A70C6A" w:rsidP="00A13ECC">
      <w:pPr>
        <w:pStyle w:val="Heading3"/>
      </w:pPr>
      <w:bookmarkStart w:id="1650" w:name="_Ref44602732"/>
      <w:bookmarkStart w:id="1651" w:name="_Ref45806879"/>
      <w:bookmarkStart w:id="1652" w:name="_Toc45871414"/>
      <w:r w:rsidRPr="00E57C74">
        <w:t>Communication with</w:t>
      </w:r>
      <w:r w:rsidR="00383582">
        <w:t xml:space="preserve"> </w:t>
      </w:r>
      <w:r w:rsidR="00DE40D9">
        <w:t>Light</w:t>
      </w:r>
      <w:r w:rsidRPr="00E57C74">
        <w:t xml:space="preserve"> </w:t>
      </w:r>
      <w:r w:rsidRPr="003D370A">
        <w:t>using</w:t>
      </w:r>
      <w:r w:rsidRPr="00E57C74">
        <w:t xml:space="preserve"> Zigbee</w:t>
      </w:r>
      <w:bookmarkEnd w:id="1650"/>
      <w:bookmarkEnd w:id="1651"/>
      <w:bookmarkEnd w:id="1652"/>
    </w:p>
    <w:p w14:paraId="1125FE27" w14:textId="15879ECD" w:rsidR="00A70C6A" w:rsidRPr="00E57C74" w:rsidRDefault="00A70C6A" w:rsidP="0081027B">
      <w:pPr>
        <w:pStyle w:val="ListParagraph"/>
        <w:numPr>
          <w:ilvl w:val="0"/>
          <w:numId w:val="32"/>
        </w:numPr>
        <w:suppressAutoHyphens/>
        <w:spacing w:after="200" w:line="240" w:lineRule="auto"/>
        <w:contextualSpacing w:val="0"/>
        <w:jc w:val="both"/>
        <w:rPr>
          <w:rFonts w:asciiTheme="minorHAnsi" w:hAnsiTheme="minorHAnsi" w:cstheme="minorHAnsi"/>
        </w:rPr>
      </w:pPr>
      <w:del w:id="1653" w:author="singh qmax" w:date="2020-07-17T00:19:00Z">
        <w:r w:rsidRPr="00E57C74" w:rsidDel="00FF6AD8">
          <w:rPr>
            <w:rFonts w:asciiTheme="minorHAnsi" w:hAnsiTheme="minorHAnsi" w:cstheme="minorHAnsi"/>
          </w:rPr>
          <w:delText>AMENOS</w:delText>
        </w:r>
      </w:del>
      <w:ins w:id="1654"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features Zigbee communication for controlling Zigbee certified </w:t>
      </w:r>
      <w:r w:rsidR="00E237E3">
        <w:rPr>
          <w:rFonts w:asciiTheme="minorHAnsi" w:hAnsiTheme="minorHAnsi" w:cstheme="minorHAnsi"/>
        </w:rPr>
        <w:t>lights</w:t>
      </w:r>
      <w:r w:rsidRPr="00E57C74">
        <w:rPr>
          <w:rFonts w:asciiTheme="minorHAnsi" w:hAnsiTheme="minorHAnsi" w:cstheme="minorHAnsi"/>
        </w:rPr>
        <w:t>.</w:t>
      </w:r>
      <w:r w:rsidR="00BD20BB">
        <w:rPr>
          <w:rFonts w:asciiTheme="minorHAnsi" w:hAnsiTheme="minorHAnsi" w:cstheme="minorHAnsi"/>
        </w:rPr>
        <w:t xml:space="preserve"> T</w:t>
      </w:r>
      <w:r w:rsidRPr="00E57C74">
        <w:rPr>
          <w:rFonts w:asciiTheme="minorHAnsi" w:hAnsiTheme="minorHAnsi" w:cstheme="minorHAnsi"/>
        </w:rPr>
        <w:t xml:space="preserve">o </w:t>
      </w:r>
      <w:r w:rsidR="007711FC" w:rsidRPr="00E57C74">
        <w:rPr>
          <w:rFonts w:asciiTheme="minorHAnsi" w:hAnsiTheme="minorHAnsi" w:cstheme="minorHAnsi"/>
        </w:rPr>
        <w:t>communicates</w:t>
      </w:r>
      <w:r w:rsidRPr="00E57C74">
        <w:rPr>
          <w:rFonts w:asciiTheme="minorHAnsi" w:hAnsiTheme="minorHAnsi" w:cstheme="minorHAnsi"/>
        </w:rPr>
        <w:t xml:space="preserve"> Zigbee certified </w:t>
      </w:r>
      <w:r w:rsidR="00E237E3">
        <w:rPr>
          <w:rFonts w:asciiTheme="minorHAnsi" w:hAnsiTheme="minorHAnsi" w:cstheme="minorHAnsi"/>
        </w:rPr>
        <w:t>lights</w:t>
      </w:r>
      <w:r w:rsidRPr="00E57C74">
        <w:rPr>
          <w:rFonts w:asciiTheme="minorHAnsi" w:hAnsiTheme="minorHAnsi" w:cstheme="minorHAnsi"/>
        </w:rPr>
        <w:t xml:space="preserve">, first they need to be configured and registered with IIL HUB and cloud server. </w:t>
      </w:r>
    </w:p>
    <w:p w14:paraId="7993CEB8" w14:textId="55EB9E16" w:rsidR="00A70C6A" w:rsidRPr="00E57C74" w:rsidRDefault="00A70C6A" w:rsidP="0081027B">
      <w:pPr>
        <w:pStyle w:val="ListParagraph"/>
        <w:numPr>
          <w:ilvl w:val="0"/>
          <w:numId w:val="32"/>
        </w:numPr>
        <w:suppressAutoHyphens/>
        <w:spacing w:after="200" w:line="240" w:lineRule="auto"/>
        <w:contextualSpacing w:val="0"/>
        <w:jc w:val="both"/>
        <w:rPr>
          <w:rFonts w:asciiTheme="minorHAnsi" w:hAnsiTheme="minorHAnsi" w:cstheme="minorHAnsi"/>
        </w:rPr>
      </w:pPr>
      <w:r w:rsidRPr="00E57C74">
        <w:rPr>
          <w:rFonts w:asciiTheme="minorHAnsi" w:hAnsiTheme="minorHAnsi" w:cstheme="minorHAnsi"/>
        </w:rPr>
        <w:t xml:space="preserve">For this, </w:t>
      </w:r>
      <w:del w:id="1655" w:author="singh qmax" w:date="2020-07-17T00:19:00Z">
        <w:r w:rsidRPr="00E57C74" w:rsidDel="00FF6AD8">
          <w:rPr>
            <w:rFonts w:asciiTheme="minorHAnsi" w:hAnsiTheme="minorHAnsi" w:cstheme="minorHAnsi"/>
          </w:rPr>
          <w:delText>AMENOS</w:delText>
        </w:r>
      </w:del>
      <w:ins w:id="1656"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enables join for certain duration during which light can join. After join is successful, </w:t>
      </w:r>
      <w:del w:id="1657" w:author="singh qmax" w:date="2020-07-17T00:19:00Z">
        <w:r w:rsidRPr="00E57C74" w:rsidDel="00FF6AD8">
          <w:rPr>
            <w:rFonts w:asciiTheme="minorHAnsi" w:hAnsiTheme="minorHAnsi" w:cstheme="minorHAnsi"/>
          </w:rPr>
          <w:delText>AMENOS</w:delText>
        </w:r>
      </w:del>
      <w:ins w:id="1658"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gets </w:t>
      </w:r>
      <w:r w:rsidR="00515071">
        <w:rPr>
          <w:rFonts w:asciiTheme="minorHAnsi" w:hAnsiTheme="minorHAnsi" w:cstheme="minorHAnsi"/>
        </w:rPr>
        <w:t xml:space="preserve">light </w:t>
      </w:r>
      <w:r w:rsidR="00515071" w:rsidRPr="00E57C74">
        <w:rPr>
          <w:rFonts w:asciiTheme="minorHAnsi" w:hAnsiTheme="minorHAnsi" w:cstheme="minorHAnsi"/>
        </w:rPr>
        <w:t>information</w:t>
      </w:r>
      <w:r w:rsidRPr="00E57C74">
        <w:rPr>
          <w:rFonts w:asciiTheme="minorHAnsi" w:hAnsiTheme="minorHAnsi" w:cstheme="minorHAnsi"/>
        </w:rPr>
        <w:t xml:space="preserve"> and IEEE address. </w:t>
      </w:r>
    </w:p>
    <w:p w14:paraId="366E5DA8" w14:textId="4B1C8A7B" w:rsidR="00A70C6A" w:rsidRPr="00E57C74" w:rsidRDefault="00A70C6A" w:rsidP="0081027B">
      <w:pPr>
        <w:pStyle w:val="ListParagraph"/>
        <w:numPr>
          <w:ilvl w:val="0"/>
          <w:numId w:val="32"/>
        </w:numPr>
        <w:suppressAutoHyphens/>
        <w:spacing w:after="200" w:line="240" w:lineRule="auto"/>
        <w:contextualSpacing w:val="0"/>
        <w:jc w:val="both"/>
        <w:rPr>
          <w:rFonts w:asciiTheme="minorHAnsi" w:hAnsiTheme="minorHAnsi" w:cstheme="minorHAnsi"/>
        </w:rPr>
      </w:pPr>
      <w:r w:rsidRPr="00E57C74">
        <w:rPr>
          <w:rFonts w:asciiTheme="minorHAnsi" w:hAnsiTheme="minorHAnsi" w:cstheme="minorHAnsi"/>
        </w:rPr>
        <w:t xml:space="preserve">After this, </w:t>
      </w:r>
      <w:del w:id="1659" w:author="singh qmax" w:date="2020-07-17T00:19:00Z">
        <w:r w:rsidRPr="00E57C74" w:rsidDel="00FF6AD8">
          <w:rPr>
            <w:rFonts w:asciiTheme="minorHAnsi" w:hAnsiTheme="minorHAnsi" w:cstheme="minorHAnsi"/>
          </w:rPr>
          <w:delText>AMENOS</w:delText>
        </w:r>
      </w:del>
      <w:ins w:id="1660" w:author="singh qmax" w:date="2020-07-17T00:19:00Z">
        <w:r w:rsidR="00FF6AD8">
          <w:rPr>
            <w:rFonts w:asciiTheme="minorHAnsi" w:hAnsiTheme="minorHAnsi" w:cstheme="minorHAnsi"/>
          </w:rPr>
          <w:t>Amenos</w:t>
        </w:r>
      </w:ins>
      <w:r w:rsidRPr="00E57C74">
        <w:rPr>
          <w:rFonts w:asciiTheme="minorHAnsi" w:hAnsiTheme="minorHAnsi" w:cstheme="minorHAnsi"/>
        </w:rPr>
        <w:t xml:space="preserve"> sends all this information to the HUB which then passes to the cloud server. HUB then sends either ACK or NACK based on if its authentic registration process else it discards the </w:t>
      </w:r>
      <w:r w:rsidR="00E237E3">
        <w:rPr>
          <w:rFonts w:asciiTheme="minorHAnsi" w:hAnsiTheme="minorHAnsi" w:cstheme="minorHAnsi"/>
        </w:rPr>
        <w:t>light</w:t>
      </w:r>
      <w:r w:rsidR="00E237E3" w:rsidRPr="00E57C74">
        <w:rPr>
          <w:rFonts w:asciiTheme="minorHAnsi" w:hAnsiTheme="minorHAnsi" w:cstheme="minorHAnsi"/>
        </w:rPr>
        <w:t xml:space="preserve"> </w:t>
      </w:r>
      <w:r w:rsidRPr="00E57C74">
        <w:rPr>
          <w:rFonts w:asciiTheme="minorHAnsi" w:hAnsiTheme="minorHAnsi" w:cstheme="minorHAnsi"/>
        </w:rPr>
        <w:t xml:space="preserve">connected and drops connections. </w:t>
      </w:r>
    </w:p>
    <w:p w14:paraId="430BD6C4" w14:textId="27DE12E3" w:rsidR="00A70C6A" w:rsidRDefault="00A70C6A" w:rsidP="0081027B">
      <w:pPr>
        <w:pStyle w:val="ListParagraph"/>
        <w:numPr>
          <w:ilvl w:val="0"/>
          <w:numId w:val="32"/>
        </w:numPr>
        <w:suppressAutoHyphens/>
        <w:spacing w:after="200" w:line="240" w:lineRule="auto"/>
        <w:contextualSpacing w:val="0"/>
        <w:jc w:val="both"/>
        <w:rPr>
          <w:rFonts w:asciiTheme="minorHAnsi" w:hAnsiTheme="minorHAnsi" w:cstheme="minorHAnsi"/>
        </w:rPr>
      </w:pPr>
      <w:r w:rsidRPr="00E57C74">
        <w:rPr>
          <w:rFonts w:asciiTheme="minorHAnsi" w:hAnsiTheme="minorHAnsi" w:cstheme="minorHAnsi"/>
        </w:rPr>
        <w:t xml:space="preserve">In case </w:t>
      </w:r>
      <w:r w:rsidR="00E237E3">
        <w:rPr>
          <w:rFonts w:asciiTheme="minorHAnsi" w:hAnsiTheme="minorHAnsi" w:cstheme="minorHAnsi"/>
        </w:rPr>
        <w:t>light</w:t>
      </w:r>
      <w:r w:rsidR="00E237E3" w:rsidRPr="00E57C74">
        <w:rPr>
          <w:rFonts w:asciiTheme="minorHAnsi" w:hAnsiTheme="minorHAnsi" w:cstheme="minorHAnsi"/>
        </w:rPr>
        <w:t xml:space="preserve"> </w:t>
      </w:r>
      <w:r w:rsidRPr="00E57C74">
        <w:rPr>
          <w:rFonts w:asciiTheme="minorHAnsi" w:hAnsiTheme="minorHAnsi" w:cstheme="minorHAnsi"/>
        </w:rPr>
        <w:t xml:space="preserve">wants to connect </w:t>
      </w:r>
      <w:r w:rsidR="00515071" w:rsidRPr="00E57C74">
        <w:rPr>
          <w:rFonts w:asciiTheme="minorHAnsi" w:hAnsiTheme="minorHAnsi" w:cstheme="minorHAnsi"/>
        </w:rPr>
        <w:t>again</w:t>
      </w:r>
      <w:r w:rsidR="00515071">
        <w:rPr>
          <w:rFonts w:asciiTheme="minorHAnsi" w:hAnsiTheme="minorHAnsi" w:cstheme="minorHAnsi"/>
        </w:rPr>
        <w:t>,</w:t>
      </w:r>
      <w:r w:rsidRPr="00E57C74">
        <w:rPr>
          <w:rFonts w:asciiTheme="minorHAnsi" w:hAnsiTheme="minorHAnsi" w:cstheme="minorHAnsi"/>
        </w:rPr>
        <w:t xml:space="preserve"> it needs to follow the steps mentioned above.</w:t>
      </w:r>
    </w:p>
    <w:p w14:paraId="6E53BFEA" w14:textId="1B66704A" w:rsidR="007C694D" w:rsidRDefault="007C694D" w:rsidP="0081027B">
      <w:pPr>
        <w:pStyle w:val="ListParagraph"/>
        <w:numPr>
          <w:ilvl w:val="0"/>
          <w:numId w:val="32"/>
        </w:numPr>
        <w:suppressAutoHyphens/>
        <w:spacing w:after="200" w:line="240" w:lineRule="auto"/>
        <w:contextualSpacing w:val="0"/>
        <w:jc w:val="both"/>
        <w:rPr>
          <w:rFonts w:asciiTheme="minorHAnsi" w:hAnsiTheme="minorHAnsi" w:cstheme="minorHAnsi"/>
        </w:rPr>
      </w:pPr>
      <w:r>
        <w:rPr>
          <w:rFonts w:asciiTheme="minorHAnsi" w:hAnsiTheme="minorHAnsi" w:cstheme="minorHAnsi"/>
        </w:rPr>
        <w:t xml:space="preserve">In </w:t>
      </w:r>
      <w:r w:rsidR="00D40128">
        <w:rPr>
          <w:rFonts w:asciiTheme="minorHAnsi" w:hAnsiTheme="minorHAnsi" w:cstheme="minorHAnsi"/>
        </w:rPr>
        <w:fldChar w:fldCharType="begin"/>
      </w:r>
      <w:r w:rsidR="00D40128">
        <w:rPr>
          <w:rFonts w:asciiTheme="minorHAnsi" w:hAnsiTheme="minorHAnsi" w:cstheme="minorHAnsi"/>
        </w:rPr>
        <w:instrText xml:space="preserve"> REF _Ref45806335 \h </w:instrText>
      </w:r>
      <w:r w:rsidR="00312FF7">
        <w:rPr>
          <w:rFonts w:asciiTheme="minorHAnsi" w:hAnsiTheme="minorHAnsi" w:cstheme="minorHAnsi"/>
        </w:rPr>
        <w:instrText xml:space="preserve"> \* MERGEFORMAT </w:instrText>
      </w:r>
      <w:r w:rsidR="00D40128">
        <w:rPr>
          <w:rFonts w:asciiTheme="minorHAnsi" w:hAnsiTheme="minorHAnsi" w:cstheme="minorHAnsi"/>
        </w:rPr>
      </w:r>
      <w:r w:rsidR="00D40128">
        <w:rPr>
          <w:rFonts w:asciiTheme="minorHAnsi" w:hAnsiTheme="minorHAnsi" w:cstheme="minorHAnsi"/>
        </w:rPr>
        <w:fldChar w:fldCharType="separate"/>
      </w:r>
      <w:r w:rsidR="00D40128">
        <w:t>F</w:t>
      </w:r>
      <w:r w:rsidR="00D40128" w:rsidRPr="00D969A5">
        <w:rPr>
          <w:rFonts w:asciiTheme="minorHAnsi" w:hAnsiTheme="minorHAnsi" w:cstheme="minorHAnsi"/>
        </w:rPr>
        <w:t xml:space="preserve">igure </w:t>
      </w:r>
      <w:r w:rsidR="00D40128" w:rsidRPr="00D969A5">
        <w:rPr>
          <w:rFonts w:asciiTheme="minorHAnsi" w:hAnsiTheme="minorHAnsi" w:cstheme="minorHAnsi"/>
          <w:noProof/>
        </w:rPr>
        <w:t>15</w:t>
      </w:r>
      <w:r w:rsidR="00D40128">
        <w:rPr>
          <w:rFonts w:asciiTheme="minorHAnsi" w:hAnsiTheme="minorHAnsi" w:cstheme="minorHAnsi"/>
        </w:rPr>
        <w:fldChar w:fldCharType="end"/>
      </w:r>
      <w:r>
        <w:rPr>
          <w:rFonts w:asciiTheme="minorHAnsi" w:hAnsiTheme="minorHAnsi" w:cstheme="minorHAnsi"/>
        </w:rPr>
        <w:t>,</w:t>
      </w:r>
      <w:r w:rsidR="00453352">
        <w:rPr>
          <w:rFonts w:asciiTheme="minorHAnsi" w:hAnsiTheme="minorHAnsi" w:cstheme="minorHAnsi"/>
        </w:rPr>
        <w:t xml:space="preserve"> </w:t>
      </w:r>
      <w:r>
        <w:rPr>
          <w:rFonts w:asciiTheme="minorHAnsi" w:hAnsiTheme="minorHAnsi" w:cstheme="minorHAnsi"/>
        </w:rPr>
        <w:t xml:space="preserve">it is described that how Amenos communicate with Zigbee light, light registration process and control light via Amenos from the commands received from Hub. </w:t>
      </w:r>
    </w:p>
    <w:p w14:paraId="7520FF77" w14:textId="77777777" w:rsidR="001879BC" w:rsidRDefault="00936E3D">
      <w:pPr>
        <w:keepNext/>
        <w:suppressAutoHyphens/>
        <w:spacing w:after="200" w:line="240" w:lineRule="auto"/>
        <w:jc w:val="both"/>
      </w:pPr>
      <w:r>
        <w:rPr>
          <w:rFonts w:asciiTheme="minorHAnsi" w:hAnsiTheme="minorHAnsi" w:cstheme="minorHAnsi"/>
          <w:noProof/>
        </w:rPr>
        <w:lastRenderedPageBreak/>
        <w:drawing>
          <wp:inline distT="0" distB="0" distL="0" distR="0" wp14:anchorId="4FE539C1" wp14:editId="3BEDDEEE">
            <wp:extent cx="6188710" cy="6428740"/>
            <wp:effectExtent l="114300" t="114300" r="97790" b="124460"/>
            <wp:docPr id="31" name="Picture 3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menos_zigbee.jpg"/>
                    <pic:cNvPicPr/>
                  </pic:nvPicPr>
                  <pic:blipFill>
                    <a:blip r:embed="rId32">
                      <a:extLst>
                        <a:ext uri="{28A0092B-C50C-407E-A947-70E740481C1C}">
                          <a14:useLocalDpi xmlns:a14="http://schemas.microsoft.com/office/drawing/2010/main" val="0"/>
                        </a:ext>
                      </a:extLst>
                    </a:blip>
                    <a:stretch>
                      <a:fillRect/>
                    </a:stretch>
                  </pic:blipFill>
                  <pic:spPr>
                    <a:xfrm>
                      <a:off x="0" y="0"/>
                      <a:ext cx="6188710" cy="64287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0236BB9" w14:textId="0F97B716" w:rsidR="007C694D" w:rsidRDefault="001879BC" w:rsidP="00D969A5">
      <w:pPr>
        <w:pStyle w:val="Caption"/>
        <w:jc w:val="center"/>
      </w:pPr>
      <w:bookmarkStart w:id="1661" w:name="_Ref45806335"/>
      <w:r>
        <w:t xml:space="preserve">Figure </w:t>
      </w:r>
      <w:r>
        <w:fldChar w:fldCharType="begin"/>
      </w:r>
      <w:r>
        <w:instrText xml:space="preserve"> SEQ Figure \* ARABIC </w:instrText>
      </w:r>
      <w:r>
        <w:fldChar w:fldCharType="separate"/>
      </w:r>
      <w:r w:rsidR="00AB6E26">
        <w:rPr>
          <w:noProof/>
        </w:rPr>
        <w:t>15</w:t>
      </w:r>
      <w:r>
        <w:fldChar w:fldCharType="end"/>
      </w:r>
      <w:bookmarkEnd w:id="1661"/>
      <w:r>
        <w:t xml:space="preserve"> </w:t>
      </w:r>
      <w:r w:rsidRPr="004E26A5">
        <w:t>Zigbee device Communication</w:t>
      </w:r>
    </w:p>
    <w:p w14:paraId="643F68EA" w14:textId="6FA8B82A" w:rsidR="007A7A41" w:rsidRDefault="007A7A41">
      <w:pPr>
        <w:spacing w:line="259" w:lineRule="auto"/>
      </w:pPr>
      <w:r>
        <w:br w:type="page"/>
      </w:r>
    </w:p>
    <w:p w14:paraId="76CC0217" w14:textId="6FEF34D7" w:rsidR="00EB05C4" w:rsidRDefault="003A27E8" w:rsidP="00EB05C4">
      <w:pPr>
        <w:pStyle w:val="Heading3"/>
      </w:pPr>
      <w:bookmarkStart w:id="1662" w:name="_Toc45807855"/>
      <w:bookmarkStart w:id="1663" w:name="_Toc45811061"/>
      <w:bookmarkStart w:id="1664" w:name="_Toc45813103"/>
      <w:bookmarkStart w:id="1665" w:name="_Factory_Device"/>
      <w:bookmarkStart w:id="1666" w:name="_AC_Control"/>
      <w:bookmarkStart w:id="1667" w:name="_Ref45187140"/>
      <w:bookmarkStart w:id="1668" w:name="_Toc45871415"/>
      <w:bookmarkEnd w:id="1662"/>
      <w:bookmarkEnd w:id="1663"/>
      <w:bookmarkEnd w:id="1664"/>
      <w:bookmarkEnd w:id="1665"/>
      <w:bookmarkEnd w:id="1666"/>
      <w:r>
        <w:lastRenderedPageBreak/>
        <w:t>Amenos</w:t>
      </w:r>
      <w:r w:rsidR="009F4A9C">
        <w:t xml:space="preserve"> -</w:t>
      </w:r>
      <w:r>
        <w:t xml:space="preserve"> Kinisi</w:t>
      </w:r>
      <w:r w:rsidR="00B64578">
        <w:t xml:space="preserve"> Communication</w:t>
      </w:r>
      <w:bookmarkEnd w:id="1667"/>
      <w:bookmarkEnd w:id="1668"/>
    </w:p>
    <w:p w14:paraId="56553249" w14:textId="5EC597C3" w:rsidR="00860EDD" w:rsidRDefault="003025A5" w:rsidP="003025A5">
      <w:pPr>
        <w:rPr>
          <w:rFonts w:asciiTheme="minorHAnsi" w:hAnsiTheme="minorHAnsi" w:cstheme="minorHAnsi"/>
        </w:rPr>
      </w:pPr>
      <w:r w:rsidRPr="00D969A5">
        <w:rPr>
          <w:rFonts w:asciiTheme="minorHAnsi" w:hAnsiTheme="minorHAnsi" w:cstheme="minorHAnsi"/>
        </w:rPr>
        <w:t xml:space="preserve">Kinisi acting as slave of Amenos detects </w:t>
      </w:r>
      <w:r w:rsidR="00F8074A" w:rsidRPr="00D969A5">
        <w:rPr>
          <w:rFonts w:asciiTheme="minorHAnsi" w:hAnsiTheme="minorHAnsi" w:cstheme="minorHAnsi"/>
        </w:rPr>
        <w:t>movement if any and send it to Amenos</w:t>
      </w:r>
      <w:r w:rsidR="00860EDD" w:rsidRPr="00D969A5">
        <w:rPr>
          <w:rFonts w:asciiTheme="minorHAnsi" w:hAnsiTheme="minorHAnsi" w:cstheme="minorHAnsi"/>
        </w:rPr>
        <w:t>.</w:t>
      </w:r>
    </w:p>
    <w:p w14:paraId="5D5BF518" w14:textId="480E6351" w:rsidR="00B8109C" w:rsidRDefault="00B8109C" w:rsidP="003025A5">
      <w:pPr>
        <w:rPr>
          <w:rFonts w:asciiTheme="minorHAnsi" w:hAnsiTheme="minorHAnsi" w:cstheme="minorHAnsi"/>
        </w:rPr>
      </w:pPr>
      <w:r>
        <w:rPr>
          <w:rFonts w:asciiTheme="minorHAnsi" w:hAnsiTheme="minorHAnsi" w:cstheme="minorHAnsi"/>
        </w:rPr>
        <w:t>Amenos to Kinisi are categorized in 2 types</w:t>
      </w:r>
    </w:p>
    <w:p w14:paraId="6B04EA86" w14:textId="64BC8048" w:rsidR="00B8109C" w:rsidRDefault="00B8109C" w:rsidP="00B8109C">
      <w:pPr>
        <w:pStyle w:val="ListParagraph"/>
        <w:numPr>
          <w:ilvl w:val="0"/>
          <w:numId w:val="75"/>
        </w:numPr>
        <w:rPr>
          <w:rFonts w:asciiTheme="minorHAnsi" w:hAnsiTheme="minorHAnsi" w:cstheme="minorHAnsi"/>
        </w:rPr>
      </w:pPr>
      <w:r>
        <w:rPr>
          <w:rFonts w:asciiTheme="minorHAnsi" w:hAnsiTheme="minorHAnsi" w:cstheme="minorHAnsi"/>
        </w:rPr>
        <w:t>Amenos with Kinisi</w:t>
      </w:r>
    </w:p>
    <w:p w14:paraId="2E92402B" w14:textId="4045719A" w:rsidR="00B8109C" w:rsidRDefault="00B8109C" w:rsidP="00B8109C">
      <w:pPr>
        <w:pStyle w:val="ListParagraph"/>
        <w:numPr>
          <w:ilvl w:val="0"/>
          <w:numId w:val="75"/>
        </w:numPr>
        <w:rPr>
          <w:rFonts w:asciiTheme="minorHAnsi" w:hAnsiTheme="minorHAnsi" w:cstheme="minorHAnsi"/>
        </w:rPr>
      </w:pPr>
      <w:r>
        <w:rPr>
          <w:rFonts w:asciiTheme="minorHAnsi" w:hAnsiTheme="minorHAnsi" w:cstheme="minorHAnsi"/>
        </w:rPr>
        <w:t>Amenos without Kinisi</w:t>
      </w:r>
    </w:p>
    <w:p w14:paraId="0D82D48E" w14:textId="55B46B9E" w:rsidR="00860EDD" w:rsidRPr="00D969A5" w:rsidRDefault="00B8109C" w:rsidP="00D969A5">
      <w:pPr>
        <w:rPr>
          <w:rFonts w:asciiTheme="minorHAnsi" w:hAnsiTheme="minorHAnsi" w:cstheme="minorHAnsi"/>
        </w:rPr>
      </w:pPr>
      <w:r>
        <w:rPr>
          <w:rFonts w:asciiTheme="minorHAnsi" w:hAnsiTheme="minorHAnsi" w:cstheme="minorHAnsi"/>
        </w:rPr>
        <w:t xml:space="preserve">For Amenos with Kinisi type, to communicate with each other, </w:t>
      </w:r>
      <w:r w:rsidR="00860EDD" w:rsidRPr="00D969A5">
        <w:rPr>
          <w:rFonts w:asciiTheme="minorHAnsi" w:hAnsiTheme="minorHAnsi" w:cstheme="minorHAnsi"/>
        </w:rPr>
        <w:t>Kinisi needs to be registered first to Amenos.</w:t>
      </w:r>
    </w:p>
    <w:p w14:paraId="04331D23" w14:textId="6D298486" w:rsidR="00EB05C4" w:rsidRPr="00D969A5" w:rsidRDefault="00EB05C4" w:rsidP="00D969A5">
      <w:pPr>
        <w:ind w:left="360"/>
        <w:rPr>
          <w:rFonts w:asciiTheme="minorHAnsi" w:hAnsiTheme="minorHAnsi" w:cstheme="minorHAnsi"/>
        </w:rPr>
      </w:pPr>
      <w:del w:id="1669" w:author="singh qmax" w:date="2020-07-17T00:19:00Z">
        <w:r w:rsidRPr="00D969A5" w:rsidDel="00FF6AD8">
          <w:rPr>
            <w:rFonts w:asciiTheme="minorHAnsi" w:hAnsiTheme="minorHAnsi" w:cstheme="minorHAnsi"/>
          </w:rPr>
          <w:delText>AMENOS</w:delText>
        </w:r>
      </w:del>
      <w:ins w:id="1670" w:author="singh qmax" w:date="2020-07-17T00:19:00Z">
        <w:r w:rsidR="00FF6AD8">
          <w:rPr>
            <w:rFonts w:asciiTheme="minorHAnsi" w:hAnsiTheme="minorHAnsi" w:cstheme="minorHAnsi"/>
          </w:rPr>
          <w:t>Amenos</w:t>
        </w:r>
      </w:ins>
      <w:r w:rsidRPr="00D969A5">
        <w:rPr>
          <w:rFonts w:asciiTheme="minorHAnsi" w:hAnsiTheme="minorHAnsi" w:cstheme="minorHAnsi"/>
        </w:rPr>
        <w:t xml:space="preserve"> knows how many </w:t>
      </w:r>
      <w:del w:id="1671" w:author="singh qmax" w:date="2020-07-17T00:19:00Z">
        <w:r w:rsidR="003025A5" w:rsidRPr="00D969A5" w:rsidDel="00FF6AD8">
          <w:rPr>
            <w:rFonts w:asciiTheme="minorHAnsi" w:hAnsiTheme="minorHAnsi" w:cstheme="minorHAnsi"/>
          </w:rPr>
          <w:delText>KINISI</w:delText>
        </w:r>
      </w:del>
      <w:ins w:id="1672" w:author="singh qmax" w:date="2020-07-17T00:19:00Z">
        <w:r w:rsidR="00FF6AD8">
          <w:rPr>
            <w:rFonts w:asciiTheme="minorHAnsi" w:hAnsiTheme="minorHAnsi" w:cstheme="minorHAnsi"/>
          </w:rPr>
          <w:t>Kinisi</w:t>
        </w:r>
      </w:ins>
      <w:r w:rsidRPr="00D969A5">
        <w:rPr>
          <w:rFonts w:asciiTheme="minorHAnsi" w:hAnsiTheme="minorHAnsi" w:cstheme="minorHAnsi"/>
        </w:rPr>
        <w:t xml:space="preserve"> will present in room through TIRISI app </w:t>
      </w:r>
    </w:p>
    <w:p w14:paraId="756FA8E9" w14:textId="4B9360B6" w:rsidR="00EB05C4" w:rsidRPr="00D969A5" w:rsidRDefault="000F1D74" w:rsidP="00D969A5">
      <w:pPr>
        <w:ind w:left="360"/>
        <w:rPr>
          <w:rFonts w:asciiTheme="minorHAnsi" w:hAnsiTheme="minorHAnsi" w:cstheme="minorHAnsi"/>
        </w:rPr>
      </w:pPr>
      <w:r w:rsidRPr="00D969A5">
        <w:rPr>
          <w:rFonts w:asciiTheme="minorHAnsi" w:hAnsiTheme="minorHAnsi" w:cstheme="minorHAnsi"/>
        </w:rPr>
        <w:t>(for</w:t>
      </w:r>
      <w:r w:rsidR="00EB05C4" w:rsidRPr="00D969A5">
        <w:rPr>
          <w:rFonts w:asciiTheme="minorHAnsi" w:hAnsiTheme="minorHAnsi" w:cstheme="minorHAnsi"/>
        </w:rPr>
        <w:t xml:space="preserve"> more refer </w:t>
      </w:r>
      <w:r w:rsidR="00EB05C4" w:rsidRPr="00667C8E">
        <w:rPr>
          <w:rFonts w:asciiTheme="minorHAnsi" w:hAnsiTheme="minorHAnsi" w:cstheme="minorHAnsi"/>
          <w:color w:val="215868" w:themeColor="accent5" w:themeShade="80"/>
          <w:rPrChange w:id="1673" w:author="singh qmax" w:date="2020-07-16T22:37:00Z">
            <w:rPr>
              <w:rFonts w:asciiTheme="minorHAnsi" w:hAnsiTheme="minorHAnsi" w:cstheme="minorHAnsi"/>
            </w:rPr>
          </w:rPrChange>
        </w:rPr>
        <w:fldChar w:fldCharType="begin"/>
      </w:r>
      <w:r w:rsidR="00EB05C4" w:rsidRPr="00667C8E">
        <w:rPr>
          <w:rFonts w:asciiTheme="minorHAnsi" w:hAnsiTheme="minorHAnsi" w:cstheme="minorHAnsi"/>
          <w:color w:val="215868" w:themeColor="accent5" w:themeShade="80"/>
          <w:rPrChange w:id="1674" w:author="singh qmax" w:date="2020-07-16T22:37:00Z">
            <w:rPr>
              <w:rFonts w:asciiTheme="minorHAnsi" w:hAnsiTheme="minorHAnsi" w:cstheme="minorHAnsi"/>
            </w:rPr>
          </w:rPrChange>
        </w:rPr>
        <w:instrText xml:space="preserve"> REF _Ref44778066 \h </w:instrText>
      </w:r>
      <w:r w:rsidR="00860EDD" w:rsidRPr="00667C8E">
        <w:rPr>
          <w:rFonts w:asciiTheme="minorHAnsi" w:hAnsiTheme="minorHAnsi" w:cstheme="minorHAnsi"/>
          <w:color w:val="215868" w:themeColor="accent5" w:themeShade="80"/>
          <w:rPrChange w:id="1675" w:author="singh qmax" w:date="2020-07-16T22:37:00Z">
            <w:rPr>
              <w:rFonts w:asciiTheme="minorHAnsi" w:hAnsiTheme="minorHAnsi" w:cstheme="minorHAnsi"/>
            </w:rPr>
          </w:rPrChange>
        </w:rPr>
        <w:instrText xml:space="preserve"> \* MERGEFORMAT </w:instrText>
      </w:r>
      <w:r w:rsidR="00EB05C4" w:rsidRPr="00667C8E">
        <w:rPr>
          <w:rFonts w:asciiTheme="minorHAnsi" w:hAnsiTheme="minorHAnsi" w:cstheme="minorHAnsi"/>
          <w:color w:val="215868" w:themeColor="accent5" w:themeShade="80"/>
          <w:rPrChange w:id="1676" w:author="singh qmax" w:date="2020-07-16T22:37:00Z">
            <w:rPr>
              <w:rFonts w:asciiTheme="minorHAnsi" w:hAnsiTheme="minorHAnsi" w:cstheme="minorHAnsi"/>
              <w:color w:val="215868" w:themeColor="accent5" w:themeShade="80"/>
            </w:rPr>
          </w:rPrChange>
        </w:rPr>
      </w:r>
      <w:r w:rsidR="00EB05C4" w:rsidRPr="00667C8E">
        <w:rPr>
          <w:rFonts w:asciiTheme="minorHAnsi" w:hAnsiTheme="minorHAnsi" w:cstheme="minorHAnsi"/>
          <w:color w:val="215868" w:themeColor="accent5" w:themeShade="80"/>
          <w:rPrChange w:id="1677" w:author="singh qmax" w:date="2020-07-16T22:37:00Z">
            <w:rPr>
              <w:rFonts w:asciiTheme="minorHAnsi" w:hAnsiTheme="minorHAnsi" w:cstheme="minorHAnsi"/>
            </w:rPr>
          </w:rPrChange>
        </w:rPr>
        <w:fldChar w:fldCharType="separate"/>
      </w:r>
      <w:r w:rsidR="00EB05C4" w:rsidRPr="00667C8E">
        <w:rPr>
          <w:rFonts w:asciiTheme="minorHAnsi" w:hAnsiTheme="minorHAnsi" w:cstheme="minorHAnsi"/>
          <w:color w:val="215868" w:themeColor="accent5" w:themeShade="80"/>
          <w:rPrChange w:id="1678" w:author="singh qmax" w:date="2020-07-16T22:37:00Z">
            <w:rPr>
              <w:rFonts w:asciiTheme="minorHAnsi" w:hAnsiTheme="minorHAnsi" w:cstheme="minorHAnsi"/>
            </w:rPr>
          </w:rPrChange>
        </w:rPr>
        <w:t xml:space="preserve">Figure </w:t>
      </w:r>
      <w:r w:rsidR="00EB05C4" w:rsidRPr="00667C8E">
        <w:rPr>
          <w:rFonts w:asciiTheme="minorHAnsi" w:hAnsiTheme="minorHAnsi" w:cstheme="minorHAnsi"/>
          <w:noProof/>
          <w:color w:val="215868" w:themeColor="accent5" w:themeShade="80"/>
          <w:rPrChange w:id="1679" w:author="singh qmax" w:date="2020-07-16T22:37:00Z">
            <w:rPr>
              <w:rFonts w:asciiTheme="minorHAnsi" w:hAnsiTheme="minorHAnsi" w:cstheme="minorHAnsi"/>
              <w:noProof/>
            </w:rPr>
          </w:rPrChange>
        </w:rPr>
        <w:t>8</w:t>
      </w:r>
      <w:r w:rsidR="00EB05C4" w:rsidRPr="00667C8E">
        <w:rPr>
          <w:rFonts w:asciiTheme="minorHAnsi" w:hAnsiTheme="minorHAnsi" w:cstheme="minorHAnsi"/>
          <w:color w:val="215868" w:themeColor="accent5" w:themeShade="80"/>
          <w:rPrChange w:id="1680" w:author="singh qmax" w:date="2020-07-16T22:37:00Z">
            <w:rPr>
              <w:rFonts w:asciiTheme="minorHAnsi" w:hAnsiTheme="minorHAnsi" w:cstheme="minorHAnsi"/>
            </w:rPr>
          </w:rPrChange>
        </w:rPr>
        <w:fldChar w:fldCharType="end"/>
      </w:r>
      <w:r w:rsidR="00EB05C4" w:rsidRPr="00D969A5">
        <w:rPr>
          <w:rFonts w:asciiTheme="minorHAnsi" w:hAnsiTheme="minorHAnsi" w:cstheme="minorHAnsi"/>
        </w:rPr>
        <w:t>)</w:t>
      </w:r>
    </w:p>
    <w:p w14:paraId="4EEB165D" w14:textId="6CCE0462" w:rsidR="00B8109C" w:rsidRDefault="000F1D74" w:rsidP="00B8109C">
      <w:pPr>
        <w:ind w:left="360"/>
        <w:rPr>
          <w:rFonts w:asciiTheme="minorHAnsi" w:hAnsiTheme="minorHAnsi" w:cstheme="minorHAnsi"/>
        </w:rPr>
      </w:pPr>
      <w:del w:id="1681" w:author="singh qmax" w:date="2020-07-17T00:19:00Z">
        <w:r w:rsidRPr="00D969A5" w:rsidDel="00FF6AD8">
          <w:rPr>
            <w:rFonts w:asciiTheme="minorHAnsi" w:hAnsiTheme="minorHAnsi" w:cstheme="minorHAnsi"/>
          </w:rPr>
          <w:delText>AMENOS</w:delText>
        </w:r>
      </w:del>
      <w:ins w:id="1682" w:author="singh qmax" w:date="2020-07-17T00:19:00Z">
        <w:r w:rsidR="00FF6AD8">
          <w:rPr>
            <w:rFonts w:asciiTheme="minorHAnsi" w:hAnsiTheme="minorHAnsi" w:cstheme="minorHAnsi"/>
          </w:rPr>
          <w:t>Amenos</w:t>
        </w:r>
      </w:ins>
      <w:r w:rsidRPr="00D969A5">
        <w:rPr>
          <w:rFonts w:asciiTheme="minorHAnsi" w:hAnsiTheme="minorHAnsi" w:cstheme="minorHAnsi"/>
        </w:rPr>
        <w:t xml:space="preserve"> search</w:t>
      </w:r>
      <w:r w:rsidR="00B8109C">
        <w:rPr>
          <w:rFonts w:asciiTheme="minorHAnsi" w:hAnsiTheme="minorHAnsi" w:cstheme="minorHAnsi"/>
        </w:rPr>
        <w:t>es</w:t>
      </w:r>
      <w:r w:rsidRPr="00D969A5">
        <w:rPr>
          <w:rFonts w:asciiTheme="minorHAnsi" w:hAnsiTheme="minorHAnsi" w:cstheme="minorHAnsi"/>
        </w:rPr>
        <w:t xml:space="preserve"> for that </w:t>
      </w:r>
      <w:del w:id="1683" w:author="singh qmax" w:date="2020-07-16T20:26:00Z">
        <w:r w:rsidRPr="00D969A5" w:rsidDel="00A535FA">
          <w:rPr>
            <w:rFonts w:asciiTheme="minorHAnsi" w:hAnsiTheme="minorHAnsi" w:cstheme="minorHAnsi"/>
          </w:rPr>
          <w:delText>much</w:delText>
        </w:r>
      </w:del>
      <w:ins w:id="1684" w:author="singh qmax" w:date="2020-07-16T20:26:00Z">
        <w:r w:rsidR="00A535FA" w:rsidRPr="00D969A5">
          <w:rPr>
            <w:rFonts w:asciiTheme="minorHAnsi" w:hAnsiTheme="minorHAnsi" w:cstheme="minorHAnsi"/>
          </w:rPr>
          <w:t>many</w:t>
        </w:r>
      </w:ins>
      <w:r w:rsidRPr="00D969A5">
        <w:rPr>
          <w:rFonts w:asciiTheme="minorHAnsi" w:hAnsiTheme="minorHAnsi" w:cstheme="minorHAnsi"/>
        </w:rPr>
        <w:t xml:space="preserve"> </w:t>
      </w:r>
      <w:del w:id="1685" w:author="singh qmax" w:date="2020-07-16T20:26:00Z">
        <w:r w:rsidRPr="00D969A5" w:rsidDel="00A535FA">
          <w:rPr>
            <w:rFonts w:asciiTheme="minorHAnsi" w:hAnsiTheme="minorHAnsi" w:cstheme="minorHAnsi"/>
          </w:rPr>
          <w:delText>number</w:delText>
        </w:r>
      </w:del>
      <w:ins w:id="1686" w:author="singh qmax" w:date="2020-07-16T20:26:00Z">
        <w:r w:rsidR="00A535FA" w:rsidRPr="00D969A5">
          <w:rPr>
            <w:rFonts w:asciiTheme="minorHAnsi" w:hAnsiTheme="minorHAnsi" w:cstheme="minorHAnsi"/>
          </w:rPr>
          <w:t>numbers</w:t>
        </w:r>
      </w:ins>
      <w:r w:rsidRPr="00D969A5">
        <w:rPr>
          <w:rFonts w:asciiTheme="minorHAnsi" w:hAnsiTheme="minorHAnsi" w:cstheme="minorHAnsi"/>
        </w:rPr>
        <w:t xml:space="preserve"> of </w:t>
      </w:r>
      <w:del w:id="1687" w:author="singh qmax" w:date="2020-07-17T00:19:00Z">
        <w:r w:rsidRPr="00D969A5" w:rsidDel="00FF6AD8">
          <w:rPr>
            <w:rFonts w:asciiTheme="minorHAnsi" w:hAnsiTheme="minorHAnsi" w:cstheme="minorHAnsi"/>
          </w:rPr>
          <w:delText>KINISI</w:delText>
        </w:r>
      </w:del>
      <w:ins w:id="1688" w:author="singh qmax" w:date="2020-07-17T00:19:00Z">
        <w:r w:rsidR="00FF6AD8">
          <w:rPr>
            <w:rFonts w:asciiTheme="minorHAnsi" w:hAnsiTheme="minorHAnsi" w:cstheme="minorHAnsi"/>
          </w:rPr>
          <w:t>Kinisi</w:t>
        </w:r>
      </w:ins>
      <w:r w:rsidRPr="00D969A5">
        <w:rPr>
          <w:rFonts w:asciiTheme="minorHAnsi" w:hAnsiTheme="minorHAnsi" w:cstheme="minorHAnsi"/>
        </w:rPr>
        <w:t xml:space="preserve"> for registration </w:t>
      </w:r>
    </w:p>
    <w:p w14:paraId="5835A71E" w14:textId="2AE2B9AC" w:rsidR="00B8109C" w:rsidRPr="00D969A5" w:rsidRDefault="00B8109C" w:rsidP="00D969A5">
      <w:pPr>
        <w:rPr>
          <w:rFonts w:asciiTheme="minorHAnsi" w:hAnsiTheme="minorHAnsi" w:cstheme="minorHAnsi"/>
        </w:rPr>
      </w:pPr>
      <w:r>
        <w:rPr>
          <w:rFonts w:asciiTheme="minorHAnsi" w:hAnsiTheme="minorHAnsi" w:cstheme="minorHAnsi"/>
        </w:rPr>
        <w:t>For Amenos without Kinisi, movement sensing option will be disabled.</w:t>
      </w:r>
    </w:p>
    <w:p w14:paraId="084331F1" w14:textId="3308BFDA" w:rsidR="0035540D" w:rsidRPr="00E05378" w:rsidRDefault="0035540D" w:rsidP="00E05378">
      <w:pPr>
        <w:pStyle w:val="Heading4"/>
      </w:pPr>
      <w:r>
        <w:t>Amenos-Kinisi connection</w:t>
      </w:r>
    </w:p>
    <w:p w14:paraId="38195A89" w14:textId="12486ED4" w:rsidR="0035540D" w:rsidRPr="00E05378" w:rsidRDefault="0035540D" w:rsidP="00E05378">
      <w:pPr>
        <w:pStyle w:val="ListParagraph"/>
        <w:numPr>
          <w:ilvl w:val="0"/>
          <w:numId w:val="46"/>
        </w:numPr>
        <w:ind w:left="709"/>
        <w:rPr>
          <w:rFonts w:asciiTheme="minorHAnsi" w:hAnsiTheme="minorHAnsi" w:cstheme="minorHAnsi"/>
        </w:rPr>
      </w:pPr>
      <w:r w:rsidRPr="00E05378">
        <w:rPr>
          <w:rFonts w:asciiTheme="minorHAnsi" w:hAnsiTheme="minorHAnsi" w:cstheme="minorHAnsi"/>
        </w:rPr>
        <w:t xml:space="preserve">When </w:t>
      </w:r>
      <w:del w:id="1689" w:author="singh qmax" w:date="2020-07-17T00:19:00Z">
        <w:r w:rsidRPr="00E05378" w:rsidDel="00FF6AD8">
          <w:rPr>
            <w:rFonts w:asciiTheme="minorHAnsi" w:hAnsiTheme="minorHAnsi" w:cstheme="minorHAnsi"/>
          </w:rPr>
          <w:delText>KINISI</w:delText>
        </w:r>
      </w:del>
      <w:ins w:id="1690" w:author="singh qmax" w:date="2020-07-17T00:19:00Z">
        <w:r w:rsidR="00FF6AD8">
          <w:rPr>
            <w:rFonts w:asciiTheme="minorHAnsi" w:hAnsiTheme="minorHAnsi" w:cstheme="minorHAnsi"/>
          </w:rPr>
          <w:t>Kinisi</w:t>
        </w:r>
      </w:ins>
      <w:r w:rsidRPr="00E05378">
        <w:rPr>
          <w:rFonts w:asciiTheme="minorHAnsi" w:hAnsiTheme="minorHAnsi" w:cstheme="minorHAnsi"/>
        </w:rPr>
        <w:t xml:space="preserve"> successfully configured with using TIRISI, it change</w:t>
      </w:r>
      <w:r w:rsidR="00256C26">
        <w:rPr>
          <w:rFonts w:asciiTheme="minorHAnsi" w:hAnsiTheme="minorHAnsi" w:cstheme="minorHAnsi"/>
        </w:rPr>
        <w:t>s</w:t>
      </w:r>
      <w:r w:rsidRPr="00E05378">
        <w:rPr>
          <w:rFonts w:asciiTheme="minorHAnsi" w:hAnsiTheme="minorHAnsi" w:cstheme="minorHAnsi"/>
        </w:rPr>
        <w:t xml:space="preserve"> </w:t>
      </w:r>
      <w:r w:rsidR="00D07383" w:rsidRPr="00E05378">
        <w:rPr>
          <w:rFonts w:asciiTheme="minorHAnsi" w:hAnsiTheme="minorHAnsi" w:cstheme="minorHAnsi"/>
        </w:rPr>
        <w:t>its</w:t>
      </w:r>
      <w:r w:rsidRPr="00E05378">
        <w:rPr>
          <w:rFonts w:asciiTheme="minorHAnsi" w:hAnsiTheme="minorHAnsi" w:cstheme="minorHAnsi"/>
        </w:rPr>
        <w:t xml:space="preserve"> advertising name so </w:t>
      </w:r>
      <w:del w:id="1691" w:author="singh qmax" w:date="2020-07-17T00:19:00Z">
        <w:r w:rsidR="005874BF" w:rsidDel="00FF6AD8">
          <w:rPr>
            <w:rFonts w:asciiTheme="minorHAnsi" w:hAnsiTheme="minorHAnsi" w:cstheme="minorHAnsi"/>
          </w:rPr>
          <w:delText>AMENOS</w:delText>
        </w:r>
      </w:del>
      <w:ins w:id="1692"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t>
      </w:r>
      <w:r w:rsidR="00256C26">
        <w:rPr>
          <w:rFonts w:asciiTheme="minorHAnsi" w:hAnsiTheme="minorHAnsi" w:cstheme="minorHAnsi"/>
        </w:rPr>
        <w:t>can</w:t>
      </w:r>
      <w:r w:rsidR="00256C26" w:rsidRPr="00E05378">
        <w:rPr>
          <w:rFonts w:asciiTheme="minorHAnsi" w:hAnsiTheme="minorHAnsi" w:cstheme="minorHAnsi"/>
        </w:rPr>
        <w:t xml:space="preserve"> </w:t>
      </w:r>
      <w:r w:rsidRPr="00E05378">
        <w:rPr>
          <w:rFonts w:asciiTheme="minorHAnsi" w:hAnsiTheme="minorHAnsi" w:cstheme="minorHAnsi"/>
        </w:rPr>
        <w:t xml:space="preserve">connect to it. </w:t>
      </w:r>
      <w:del w:id="1693" w:author="singh qmax" w:date="2020-07-17T00:19:00Z">
        <w:r w:rsidRPr="00E05378" w:rsidDel="00FF6AD8">
          <w:rPr>
            <w:rFonts w:asciiTheme="minorHAnsi" w:hAnsiTheme="minorHAnsi" w:cstheme="minorHAnsi"/>
          </w:rPr>
          <w:delText>KINISI</w:delText>
        </w:r>
      </w:del>
      <w:ins w:id="1694" w:author="singh qmax" w:date="2020-07-17T00:19:00Z">
        <w:r w:rsidR="00FF6AD8">
          <w:rPr>
            <w:rFonts w:asciiTheme="minorHAnsi" w:hAnsiTheme="minorHAnsi" w:cstheme="minorHAnsi"/>
          </w:rPr>
          <w:t>Kinisi</w:t>
        </w:r>
      </w:ins>
      <w:r w:rsidRPr="00E05378">
        <w:rPr>
          <w:rFonts w:asciiTheme="minorHAnsi" w:hAnsiTheme="minorHAnsi" w:cstheme="minorHAnsi"/>
        </w:rPr>
        <w:t xml:space="preserve"> operate</w:t>
      </w:r>
      <w:r w:rsidR="00256C26">
        <w:rPr>
          <w:rFonts w:asciiTheme="minorHAnsi" w:hAnsiTheme="minorHAnsi" w:cstheme="minorHAnsi"/>
        </w:rPr>
        <w:t>s</w:t>
      </w:r>
      <w:r w:rsidRPr="00E05378">
        <w:rPr>
          <w:rFonts w:asciiTheme="minorHAnsi" w:hAnsiTheme="minorHAnsi" w:cstheme="minorHAnsi"/>
        </w:rPr>
        <w:t xml:space="preserve"> in peripheral mode until it </w:t>
      </w:r>
      <w:r w:rsidR="00D07383" w:rsidRPr="00E05378">
        <w:rPr>
          <w:rFonts w:asciiTheme="minorHAnsi" w:hAnsiTheme="minorHAnsi" w:cstheme="minorHAnsi"/>
        </w:rPr>
        <w:t>gets</w:t>
      </w:r>
      <w:r w:rsidRPr="00E05378">
        <w:rPr>
          <w:rFonts w:asciiTheme="minorHAnsi" w:hAnsiTheme="minorHAnsi" w:cstheme="minorHAnsi"/>
        </w:rPr>
        <w:t xml:space="preserve"> registered to HUB via </w:t>
      </w:r>
      <w:del w:id="1695" w:author="singh qmax" w:date="2020-07-17T00:19:00Z">
        <w:r w:rsidR="005874BF" w:rsidDel="00FF6AD8">
          <w:rPr>
            <w:rFonts w:asciiTheme="minorHAnsi" w:hAnsiTheme="minorHAnsi" w:cstheme="minorHAnsi"/>
          </w:rPr>
          <w:delText>AMENOS</w:delText>
        </w:r>
      </w:del>
      <w:ins w:id="1696"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t>
      </w:r>
    </w:p>
    <w:p w14:paraId="333B4056" w14:textId="7B3CBD28" w:rsidR="0035540D" w:rsidRPr="00E05378" w:rsidRDefault="0035540D" w:rsidP="00E05378">
      <w:pPr>
        <w:pStyle w:val="ListParagraph"/>
        <w:numPr>
          <w:ilvl w:val="0"/>
          <w:numId w:val="46"/>
        </w:numPr>
        <w:ind w:left="709"/>
        <w:rPr>
          <w:rFonts w:asciiTheme="minorHAnsi" w:hAnsiTheme="minorHAnsi" w:cstheme="minorHAnsi"/>
        </w:rPr>
      </w:pPr>
      <w:r w:rsidRPr="00E05378">
        <w:rPr>
          <w:rFonts w:asciiTheme="minorHAnsi" w:hAnsiTheme="minorHAnsi" w:cstheme="minorHAnsi"/>
        </w:rPr>
        <w:t xml:space="preserve">Once </w:t>
      </w:r>
      <w:del w:id="1697" w:author="singh qmax" w:date="2020-07-17T00:19:00Z">
        <w:r w:rsidR="005874BF" w:rsidDel="00FF6AD8">
          <w:rPr>
            <w:rFonts w:asciiTheme="minorHAnsi" w:hAnsiTheme="minorHAnsi" w:cstheme="minorHAnsi"/>
          </w:rPr>
          <w:delText>AMENOS</w:delText>
        </w:r>
      </w:del>
      <w:ins w:id="1698"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establish a connection with </w:t>
      </w:r>
      <w:del w:id="1699" w:author="singh qmax" w:date="2020-07-17T00:19:00Z">
        <w:r w:rsidRPr="00E05378" w:rsidDel="00FF6AD8">
          <w:rPr>
            <w:rFonts w:asciiTheme="minorHAnsi" w:hAnsiTheme="minorHAnsi" w:cstheme="minorHAnsi"/>
          </w:rPr>
          <w:delText>KINISI</w:delText>
        </w:r>
      </w:del>
      <w:ins w:id="1700" w:author="singh qmax" w:date="2020-07-17T00:19:00Z">
        <w:r w:rsidR="00FF6AD8">
          <w:rPr>
            <w:rFonts w:asciiTheme="minorHAnsi" w:hAnsiTheme="minorHAnsi" w:cstheme="minorHAnsi"/>
          </w:rPr>
          <w:t>Kinisi</w:t>
        </w:r>
      </w:ins>
      <w:r w:rsidRPr="00E05378">
        <w:rPr>
          <w:rFonts w:asciiTheme="minorHAnsi" w:hAnsiTheme="minorHAnsi" w:cstheme="minorHAnsi"/>
        </w:rPr>
        <w:t>, first it send</w:t>
      </w:r>
      <w:r w:rsidR="00256C26">
        <w:rPr>
          <w:rFonts w:asciiTheme="minorHAnsi" w:hAnsiTheme="minorHAnsi" w:cstheme="minorHAnsi"/>
        </w:rPr>
        <w:t>s</w:t>
      </w:r>
      <w:r w:rsidRPr="00E05378">
        <w:rPr>
          <w:rFonts w:asciiTheme="minorHAnsi" w:hAnsiTheme="minorHAnsi" w:cstheme="minorHAnsi"/>
        </w:rPr>
        <w:t xml:space="preserve"> </w:t>
      </w:r>
      <w:r w:rsidRPr="00E05378">
        <w:rPr>
          <w:rFonts w:asciiTheme="minorHAnsi" w:hAnsiTheme="minorHAnsi" w:cstheme="minorHAnsi"/>
        </w:rPr>
        <w:fldChar w:fldCharType="begin"/>
      </w:r>
      <w:r w:rsidRPr="00E05378">
        <w:rPr>
          <w:rFonts w:asciiTheme="minorHAnsi" w:hAnsiTheme="minorHAnsi" w:cstheme="minorHAnsi"/>
        </w:rPr>
        <w:instrText xml:space="preserve"> REF _Ref44770621 \h </w:instrText>
      </w:r>
      <w:r w:rsidRPr="00E05378">
        <w:rPr>
          <w:rFonts w:asciiTheme="minorHAnsi" w:hAnsiTheme="minorHAnsi" w:cstheme="minorHAnsi"/>
        </w:rPr>
      </w:r>
      <w:r w:rsidRPr="00E05378">
        <w:rPr>
          <w:rFonts w:asciiTheme="minorHAnsi" w:hAnsiTheme="minorHAnsi" w:cstheme="minorHAnsi"/>
        </w:rPr>
        <w:fldChar w:fldCharType="separate"/>
      </w:r>
      <w:proofErr w:type="spellStart"/>
      <w:r w:rsidRPr="006442EE">
        <w:t>Kinisi</w:t>
      </w:r>
      <w:proofErr w:type="spellEnd"/>
      <w:r w:rsidRPr="006442EE">
        <w:t xml:space="preserve"> Authentication packet</w:t>
      </w:r>
      <w:r w:rsidRPr="00E05378">
        <w:rPr>
          <w:rFonts w:asciiTheme="minorHAnsi" w:hAnsiTheme="minorHAnsi" w:cstheme="minorHAnsi"/>
        </w:rPr>
        <w:fldChar w:fldCharType="end"/>
      </w:r>
      <w:r w:rsidR="007A7E7C" w:rsidRPr="00E05378">
        <w:rPr>
          <w:rFonts w:asciiTheme="minorHAnsi" w:hAnsiTheme="minorHAnsi" w:cstheme="minorHAnsi"/>
        </w:rPr>
        <w:t xml:space="preserve">, then </w:t>
      </w:r>
      <w:del w:id="1701" w:author="singh qmax" w:date="2020-07-17T00:19:00Z">
        <w:r w:rsidR="003025A5" w:rsidDel="00FF6AD8">
          <w:rPr>
            <w:rFonts w:asciiTheme="minorHAnsi" w:hAnsiTheme="minorHAnsi" w:cstheme="minorHAnsi"/>
          </w:rPr>
          <w:delText>KINISI</w:delText>
        </w:r>
      </w:del>
      <w:proofErr w:type="spellStart"/>
      <w:ins w:id="1702" w:author="singh qmax" w:date="2020-07-17T00:19:00Z">
        <w:r w:rsidR="00FF6AD8">
          <w:rPr>
            <w:rFonts w:asciiTheme="minorHAnsi" w:hAnsiTheme="minorHAnsi" w:cstheme="minorHAnsi"/>
          </w:rPr>
          <w:t>Kinisi</w:t>
        </w:r>
      </w:ins>
      <w:proofErr w:type="spellEnd"/>
      <w:r w:rsidR="007A7E7C" w:rsidRPr="00E05378">
        <w:rPr>
          <w:rFonts w:asciiTheme="minorHAnsi" w:hAnsiTheme="minorHAnsi" w:cstheme="minorHAnsi"/>
        </w:rPr>
        <w:t xml:space="preserve"> send acknowledgement packet.</w:t>
      </w:r>
    </w:p>
    <w:p w14:paraId="2AF0227D" w14:textId="5EC07745" w:rsidR="007A7E7C" w:rsidRPr="00E05378" w:rsidRDefault="007A7E7C" w:rsidP="00E05378">
      <w:pPr>
        <w:pStyle w:val="ListParagraph"/>
        <w:numPr>
          <w:ilvl w:val="0"/>
          <w:numId w:val="46"/>
        </w:numPr>
        <w:ind w:left="709"/>
        <w:rPr>
          <w:rFonts w:asciiTheme="minorHAnsi" w:hAnsiTheme="minorHAnsi" w:cstheme="minorHAnsi"/>
        </w:rPr>
      </w:pPr>
      <w:r w:rsidRPr="00E05378">
        <w:rPr>
          <w:rFonts w:asciiTheme="minorHAnsi" w:hAnsiTheme="minorHAnsi" w:cstheme="minorHAnsi"/>
        </w:rPr>
        <w:t>If acknowledgement is success</w:t>
      </w:r>
      <w:r w:rsidR="00256C26">
        <w:rPr>
          <w:rFonts w:asciiTheme="minorHAnsi" w:hAnsiTheme="minorHAnsi" w:cstheme="minorHAnsi"/>
        </w:rPr>
        <w:t>ful,</w:t>
      </w:r>
      <w:r w:rsidRPr="00E05378">
        <w:rPr>
          <w:rFonts w:asciiTheme="minorHAnsi" w:hAnsiTheme="minorHAnsi" w:cstheme="minorHAnsi"/>
        </w:rPr>
        <w:t xml:space="preserve"> </w:t>
      </w:r>
      <w:del w:id="1703" w:author="singh qmax" w:date="2020-07-17T00:19:00Z">
        <w:r w:rsidRPr="00E05378" w:rsidDel="00FF6AD8">
          <w:rPr>
            <w:rFonts w:asciiTheme="minorHAnsi" w:hAnsiTheme="minorHAnsi" w:cstheme="minorHAnsi"/>
          </w:rPr>
          <w:delText>AMENOS</w:delText>
        </w:r>
      </w:del>
      <w:ins w:id="1704"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receive</w:t>
      </w:r>
      <w:r w:rsidR="00256C26">
        <w:rPr>
          <w:rFonts w:asciiTheme="minorHAnsi" w:hAnsiTheme="minorHAnsi" w:cstheme="minorHAnsi"/>
        </w:rPr>
        <w:t>s</w:t>
      </w:r>
      <w:r w:rsidRPr="00E05378">
        <w:rPr>
          <w:rFonts w:asciiTheme="minorHAnsi" w:hAnsiTheme="minorHAnsi" w:cstheme="minorHAnsi"/>
        </w:rPr>
        <w:t xml:space="preserve"> the </w:t>
      </w:r>
      <w:r w:rsidR="00256C26">
        <w:rPr>
          <w:rFonts w:asciiTheme="minorHAnsi" w:hAnsiTheme="minorHAnsi" w:cstheme="minorHAnsi"/>
        </w:rPr>
        <w:t xml:space="preserve">registration </w:t>
      </w:r>
      <w:r w:rsidRPr="00E05378">
        <w:rPr>
          <w:rFonts w:asciiTheme="minorHAnsi" w:hAnsiTheme="minorHAnsi" w:cstheme="minorHAnsi"/>
        </w:rPr>
        <w:t xml:space="preserve">packets from </w:t>
      </w:r>
      <w:del w:id="1705" w:author="singh qmax" w:date="2020-07-17T00:19:00Z">
        <w:r w:rsidRPr="00E05378" w:rsidDel="00FF6AD8">
          <w:rPr>
            <w:rFonts w:asciiTheme="minorHAnsi" w:hAnsiTheme="minorHAnsi" w:cstheme="minorHAnsi"/>
          </w:rPr>
          <w:delText>KINISI</w:delText>
        </w:r>
      </w:del>
      <w:ins w:id="1706" w:author="singh qmax" w:date="2020-07-17T00:19:00Z">
        <w:r w:rsidR="00FF6AD8">
          <w:rPr>
            <w:rFonts w:asciiTheme="minorHAnsi" w:hAnsiTheme="minorHAnsi" w:cstheme="minorHAnsi"/>
          </w:rPr>
          <w:t>Kinisi</w:t>
        </w:r>
      </w:ins>
      <w:r w:rsidRPr="00E05378">
        <w:rPr>
          <w:rFonts w:asciiTheme="minorHAnsi" w:hAnsiTheme="minorHAnsi" w:cstheme="minorHAnsi"/>
        </w:rPr>
        <w:t xml:space="preserve"> </w:t>
      </w:r>
      <w:r w:rsidR="00D07383" w:rsidRPr="00E05378">
        <w:rPr>
          <w:rFonts w:asciiTheme="minorHAnsi" w:hAnsiTheme="minorHAnsi" w:cstheme="minorHAnsi"/>
        </w:rPr>
        <w:t>else,</w:t>
      </w:r>
      <w:r w:rsidRPr="00E05378">
        <w:rPr>
          <w:rFonts w:asciiTheme="minorHAnsi" w:hAnsiTheme="minorHAnsi" w:cstheme="minorHAnsi"/>
        </w:rPr>
        <w:t xml:space="preserve"> it </w:t>
      </w:r>
      <w:del w:id="1707" w:author="singh qmax" w:date="2020-07-16T20:30:00Z">
        <w:r w:rsidRPr="00E05378" w:rsidDel="00A535FA">
          <w:rPr>
            <w:rFonts w:asciiTheme="minorHAnsi" w:hAnsiTheme="minorHAnsi" w:cstheme="minorHAnsi"/>
          </w:rPr>
          <w:delText>disconnect</w:delText>
        </w:r>
      </w:del>
      <w:ins w:id="1708" w:author="singh qmax" w:date="2020-07-16T20:30:00Z">
        <w:r w:rsidR="00A535FA" w:rsidRPr="00E05378">
          <w:rPr>
            <w:rFonts w:asciiTheme="minorHAnsi" w:hAnsiTheme="minorHAnsi" w:cstheme="minorHAnsi"/>
          </w:rPr>
          <w:t>disconnects</w:t>
        </w:r>
      </w:ins>
      <w:r w:rsidRPr="00E05378">
        <w:rPr>
          <w:rFonts w:asciiTheme="minorHAnsi" w:hAnsiTheme="minorHAnsi" w:cstheme="minorHAnsi"/>
        </w:rPr>
        <w:t xml:space="preserve"> </w:t>
      </w:r>
      <w:del w:id="1709" w:author="singh qmax" w:date="2020-07-17T00:19:00Z">
        <w:r w:rsidR="003025A5" w:rsidDel="00FF6AD8">
          <w:rPr>
            <w:rFonts w:asciiTheme="minorHAnsi" w:hAnsiTheme="minorHAnsi" w:cstheme="minorHAnsi"/>
          </w:rPr>
          <w:delText>KINISI</w:delText>
        </w:r>
      </w:del>
      <w:ins w:id="1710" w:author="singh qmax" w:date="2020-07-17T00:19:00Z">
        <w:r w:rsidR="00FF6AD8">
          <w:rPr>
            <w:rFonts w:asciiTheme="minorHAnsi" w:hAnsiTheme="minorHAnsi" w:cstheme="minorHAnsi"/>
          </w:rPr>
          <w:t>Kinisi</w:t>
        </w:r>
      </w:ins>
      <w:r w:rsidRPr="00E05378">
        <w:rPr>
          <w:rFonts w:asciiTheme="minorHAnsi" w:hAnsiTheme="minorHAnsi" w:cstheme="minorHAnsi"/>
        </w:rPr>
        <w:t>.</w:t>
      </w:r>
    </w:p>
    <w:p w14:paraId="0B37012B" w14:textId="2EE37F06" w:rsidR="007A7E7C" w:rsidRDefault="007A7E7C" w:rsidP="007A7E7C">
      <w:pPr>
        <w:pStyle w:val="Heading4"/>
      </w:pPr>
      <w:r>
        <w:t>Data transfer</w:t>
      </w:r>
    </w:p>
    <w:p w14:paraId="688CDD79" w14:textId="070AA8CD" w:rsidR="007A7E7C" w:rsidRPr="00E05378" w:rsidRDefault="007A7E7C" w:rsidP="003F78DF">
      <w:pPr>
        <w:pStyle w:val="ListParagraph"/>
        <w:numPr>
          <w:ilvl w:val="0"/>
          <w:numId w:val="44"/>
        </w:numPr>
      </w:pPr>
      <w:r w:rsidRPr="00E05378">
        <w:rPr>
          <w:rFonts w:asciiTheme="minorHAnsi" w:hAnsiTheme="minorHAnsi" w:cstheme="minorHAnsi"/>
        </w:rPr>
        <w:t>If acknowledgement is success</w:t>
      </w:r>
      <w:r w:rsidR="002F4F65">
        <w:rPr>
          <w:rFonts w:asciiTheme="minorHAnsi" w:hAnsiTheme="minorHAnsi" w:cstheme="minorHAnsi"/>
        </w:rPr>
        <w:t>,</w:t>
      </w:r>
      <w:r w:rsidRPr="00E05378">
        <w:rPr>
          <w:rFonts w:asciiTheme="minorHAnsi" w:hAnsiTheme="minorHAnsi" w:cstheme="minorHAnsi"/>
        </w:rPr>
        <w:t xml:space="preserve"> </w:t>
      </w:r>
      <w:del w:id="1711" w:author="singh qmax" w:date="2020-07-17T00:19:00Z">
        <w:r w:rsidRPr="00E05378" w:rsidDel="00FF6AD8">
          <w:rPr>
            <w:rFonts w:asciiTheme="minorHAnsi" w:hAnsiTheme="minorHAnsi" w:cstheme="minorHAnsi"/>
          </w:rPr>
          <w:delText>AMENOS</w:delText>
        </w:r>
      </w:del>
      <w:proofErr w:type="spellStart"/>
      <w:ins w:id="1712" w:author="singh qmax" w:date="2020-07-17T00:19:00Z">
        <w:r w:rsidR="00FF6AD8">
          <w:rPr>
            <w:rFonts w:asciiTheme="minorHAnsi" w:hAnsiTheme="minorHAnsi" w:cstheme="minorHAnsi"/>
          </w:rPr>
          <w:t>Amenos</w:t>
        </w:r>
      </w:ins>
      <w:proofErr w:type="spellEnd"/>
      <w:r w:rsidRPr="00E05378">
        <w:rPr>
          <w:rFonts w:asciiTheme="minorHAnsi" w:hAnsiTheme="minorHAnsi" w:cstheme="minorHAnsi"/>
        </w:rPr>
        <w:t xml:space="preserve"> will receive </w:t>
      </w:r>
      <w:r w:rsidRPr="00E05378">
        <w:rPr>
          <w:rFonts w:asciiTheme="minorHAnsi" w:hAnsiTheme="minorHAnsi" w:cstheme="minorHAnsi"/>
        </w:rPr>
        <w:fldChar w:fldCharType="begin"/>
      </w:r>
      <w:r w:rsidRPr="00E05378">
        <w:rPr>
          <w:rFonts w:asciiTheme="minorHAnsi" w:hAnsiTheme="minorHAnsi" w:cstheme="minorHAnsi"/>
        </w:rPr>
        <w:instrText xml:space="preserve"> REF _Ref44770888 \h </w:instrText>
      </w:r>
      <w:r w:rsidRPr="00E05378">
        <w:rPr>
          <w:rFonts w:asciiTheme="minorHAnsi" w:hAnsiTheme="minorHAnsi" w:cstheme="minorHAnsi"/>
        </w:rPr>
      </w:r>
      <w:r w:rsidRPr="00E05378">
        <w:rPr>
          <w:rFonts w:asciiTheme="minorHAnsi" w:hAnsiTheme="minorHAnsi" w:cstheme="minorHAnsi"/>
        </w:rPr>
        <w:fldChar w:fldCharType="separate"/>
      </w:r>
      <w:proofErr w:type="spellStart"/>
      <w:r w:rsidRPr="006E4BA0">
        <w:t>Kinisi</w:t>
      </w:r>
      <w:proofErr w:type="spellEnd"/>
      <w:r w:rsidRPr="006E4BA0">
        <w:t xml:space="preserve"> room credentials</w:t>
      </w:r>
      <w:r w:rsidRPr="00E05378">
        <w:rPr>
          <w:rFonts w:asciiTheme="minorHAnsi" w:hAnsiTheme="minorHAnsi" w:cstheme="minorHAnsi"/>
        </w:rPr>
        <w:fldChar w:fldCharType="end"/>
      </w:r>
      <w:r w:rsidRPr="00E05378">
        <w:rPr>
          <w:rFonts w:asciiTheme="minorHAnsi" w:hAnsiTheme="minorHAnsi" w:cstheme="minorHAnsi"/>
        </w:rPr>
        <w:t xml:space="preserve">, </w:t>
      </w:r>
      <w:r w:rsidRPr="00E05378">
        <w:rPr>
          <w:rFonts w:asciiTheme="minorHAnsi" w:hAnsiTheme="minorHAnsi" w:cstheme="minorHAnsi"/>
        </w:rPr>
        <w:fldChar w:fldCharType="begin"/>
      </w:r>
      <w:r w:rsidRPr="00E05378">
        <w:rPr>
          <w:rFonts w:asciiTheme="minorHAnsi" w:hAnsiTheme="minorHAnsi" w:cstheme="minorHAnsi"/>
        </w:rPr>
        <w:instrText xml:space="preserve"> REF _Ref44770911 \h </w:instrText>
      </w:r>
      <w:r w:rsidRPr="00E05378">
        <w:rPr>
          <w:rFonts w:asciiTheme="minorHAnsi" w:hAnsiTheme="minorHAnsi" w:cstheme="minorHAnsi"/>
        </w:rPr>
      </w:r>
      <w:r w:rsidRPr="00E05378">
        <w:rPr>
          <w:rFonts w:asciiTheme="minorHAnsi" w:hAnsiTheme="minorHAnsi" w:cstheme="minorHAnsi"/>
        </w:rPr>
        <w:fldChar w:fldCharType="separate"/>
      </w:r>
      <w:proofErr w:type="spellStart"/>
      <w:r w:rsidRPr="00C274E6">
        <w:t>Kinisi</w:t>
      </w:r>
      <w:proofErr w:type="spellEnd"/>
      <w:r w:rsidRPr="00C274E6">
        <w:t xml:space="preserve"> device serial number</w:t>
      </w:r>
      <w:r w:rsidRPr="00E05378">
        <w:rPr>
          <w:rFonts w:asciiTheme="minorHAnsi" w:hAnsiTheme="minorHAnsi" w:cstheme="minorHAnsi"/>
        </w:rPr>
        <w:fldChar w:fldCharType="end"/>
      </w:r>
      <w:r w:rsidRPr="00E05378">
        <w:rPr>
          <w:rFonts w:asciiTheme="minorHAnsi" w:hAnsiTheme="minorHAnsi" w:cstheme="minorHAnsi"/>
        </w:rPr>
        <w:t xml:space="preserve">, </w:t>
      </w:r>
      <w:r w:rsidRPr="00E05378">
        <w:rPr>
          <w:rFonts w:asciiTheme="minorHAnsi" w:hAnsiTheme="minorHAnsi" w:cstheme="minorHAnsi"/>
        </w:rPr>
        <w:fldChar w:fldCharType="begin"/>
      </w:r>
      <w:r w:rsidRPr="00E05378">
        <w:rPr>
          <w:rFonts w:asciiTheme="minorHAnsi" w:hAnsiTheme="minorHAnsi" w:cstheme="minorHAnsi"/>
        </w:rPr>
        <w:instrText xml:space="preserve"> REF _Ref44770919 \h </w:instrText>
      </w:r>
      <w:r w:rsidRPr="00E05378">
        <w:rPr>
          <w:rFonts w:asciiTheme="minorHAnsi" w:hAnsiTheme="minorHAnsi" w:cstheme="minorHAnsi"/>
        </w:rPr>
      </w:r>
      <w:r w:rsidRPr="00E05378">
        <w:rPr>
          <w:rFonts w:asciiTheme="minorHAnsi" w:hAnsiTheme="minorHAnsi" w:cstheme="minorHAnsi"/>
        </w:rPr>
        <w:fldChar w:fldCharType="separate"/>
      </w:r>
      <w:proofErr w:type="spellStart"/>
      <w:r w:rsidRPr="00AB3795">
        <w:t>Kinisi</w:t>
      </w:r>
      <w:proofErr w:type="spellEnd"/>
      <w:r w:rsidRPr="00AB3795">
        <w:t xml:space="preserve"> device details</w:t>
      </w:r>
      <w:r w:rsidRPr="00E05378">
        <w:rPr>
          <w:rFonts w:asciiTheme="minorHAnsi" w:hAnsiTheme="minorHAnsi" w:cstheme="minorHAnsi"/>
        </w:rPr>
        <w:fldChar w:fldCharType="end"/>
      </w:r>
      <w:r w:rsidR="003F78DF" w:rsidRPr="00E05378">
        <w:rPr>
          <w:rFonts w:asciiTheme="minorHAnsi" w:hAnsiTheme="minorHAnsi" w:cstheme="minorHAnsi"/>
        </w:rPr>
        <w:t xml:space="preserve"> packets</w:t>
      </w:r>
      <w:r w:rsidRPr="00E05378">
        <w:rPr>
          <w:rFonts w:asciiTheme="minorHAnsi" w:hAnsiTheme="minorHAnsi" w:cstheme="minorHAnsi"/>
        </w:rPr>
        <w:t xml:space="preserve"> from </w:t>
      </w:r>
      <w:del w:id="1713" w:author="singh qmax" w:date="2020-07-17T00:19:00Z">
        <w:r w:rsidRPr="00E05378" w:rsidDel="00FF6AD8">
          <w:rPr>
            <w:rFonts w:asciiTheme="minorHAnsi" w:hAnsiTheme="minorHAnsi" w:cstheme="minorHAnsi"/>
          </w:rPr>
          <w:delText>KINISI</w:delText>
        </w:r>
      </w:del>
      <w:proofErr w:type="spellStart"/>
      <w:ins w:id="1714" w:author="singh qmax" w:date="2020-07-17T00:19:00Z">
        <w:r w:rsidR="00FF6AD8">
          <w:rPr>
            <w:rFonts w:asciiTheme="minorHAnsi" w:hAnsiTheme="minorHAnsi" w:cstheme="minorHAnsi"/>
          </w:rPr>
          <w:t>Kinisi</w:t>
        </w:r>
      </w:ins>
      <w:proofErr w:type="spellEnd"/>
      <w:r w:rsidR="003F78DF" w:rsidRPr="00E05378">
        <w:rPr>
          <w:rFonts w:asciiTheme="minorHAnsi" w:hAnsiTheme="minorHAnsi" w:cstheme="minorHAnsi"/>
        </w:rPr>
        <w:t xml:space="preserve">. While receiving this any of these packets if length mis </w:t>
      </w:r>
      <w:r w:rsidR="003F78DF" w:rsidRPr="003F78DF">
        <w:rPr>
          <w:rFonts w:asciiTheme="minorHAnsi" w:hAnsiTheme="minorHAnsi" w:cstheme="minorHAnsi"/>
        </w:rPr>
        <w:t>matches or</w:t>
      </w:r>
      <w:r w:rsidR="003F78DF" w:rsidRPr="00E05378">
        <w:rPr>
          <w:rFonts w:asciiTheme="minorHAnsi" w:hAnsiTheme="minorHAnsi" w:cstheme="minorHAnsi"/>
        </w:rPr>
        <w:t xml:space="preserve"> Command byte mis match </w:t>
      </w:r>
      <w:r w:rsidR="002D3E38">
        <w:rPr>
          <w:rFonts w:asciiTheme="minorHAnsi" w:hAnsiTheme="minorHAnsi" w:cstheme="minorHAnsi"/>
        </w:rPr>
        <w:t xml:space="preserve">or not received 3 packets </w:t>
      </w:r>
      <w:r w:rsidR="003F78DF" w:rsidRPr="00E05378">
        <w:rPr>
          <w:rFonts w:asciiTheme="minorHAnsi" w:hAnsiTheme="minorHAnsi" w:cstheme="minorHAnsi"/>
        </w:rPr>
        <w:t xml:space="preserve">it will send NACK to </w:t>
      </w:r>
      <w:del w:id="1715" w:author="singh qmax" w:date="2020-07-17T00:19:00Z">
        <w:r w:rsidR="003025A5" w:rsidDel="00FF6AD8">
          <w:rPr>
            <w:rFonts w:asciiTheme="minorHAnsi" w:hAnsiTheme="minorHAnsi" w:cstheme="minorHAnsi"/>
          </w:rPr>
          <w:delText>KINISI</w:delText>
        </w:r>
      </w:del>
      <w:ins w:id="1716" w:author="singh qmax" w:date="2020-07-17T00:19:00Z">
        <w:r w:rsidR="00FF6AD8">
          <w:rPr>
            <w:rFonts w:asciiTheme="minorHAnsi" w:hAnsiTheme="minorHAnsi" w:cstheme="minorHAnsi"/>
          </w:rPr>
          <w:t>Kinisi</w:t>
        </w:r>
      </w:ins>
      <w:r w:rsidR="003F78DF" w:rsidRPr="00E05378">
        <w:rPr>
          <w:rFonts w:asciiTheme="minorHAnsi" w:hAnsiTheme="minorHAnsi" w:cstheme="minorHAnsi"/>
        </w:rPr>
        <w:t xml:space="preserve"> and disconnect from </w:t>
      </w:r>
      <w:del w:id="1717" w:author="singh qmax" w:date="2020-07-17T00:19:00Z">
        <w:r w:rsidR="003F78DF" w:rsidRPr="00E05378" w:rsidDel="00FF6AD8">
          <w:rPr>
            <w:rFonts w:asciiTheme="minorHAnsi" w:hAnsiTheme="minorHAnsi" w:cstheme="minorHAnsi"/>
          </w:rPr>
          <w:delText>KINISI</w:delText>
        </w:r>
      </w:del>
      <w:ins w:id="1718" w:author="singh qmax" w:date="2020-07-17T00:19:00Z">
        <w:r w:rsidR="00FF6AD8">
          <w:rPr>
            <w:rFonts w:asciiTheme="minorHAnsi" w:hAnsiTheme="minorHAnsi" w:cstheme="minorHAnsi"/>
          </w:rPr>
          <w:t>Kinisi</w:t>
        </w:r>
      </w:ins>
      <w:r w:rsidR="003F78DF" w:rsidRPr="00E05378">
        <w:rPr>
          <w:rFonts w:asciiTheme="minorHAnsi" w:hAnsiTheme="minorHAnsi" w:cstheme="minorHAnsi"/>
        </w:rPr>
        <w:t xml:space="preserve">. </w:t>
      </w:r>
    </w:p>
    <w:p w14:paraId="345E7986" w14:textId="3EFA65B6" w:rsidR="002D3E38" w:rsidRPr="00E05378" w:rsidRDefault="002D3E38" w:rsidP="003F78DF">
      <w:pPr>
        <w:pStyle w:val="ListParagraph"/>
        <w:numPr>
          <w:ilvl w:val="0"/>
          <w:numId w:val="44"/>
        </w:numPr>
      </w:pPr>
      <w:r>
        <w:rPr>
          <w:rFonts w:asciiTheme="minorHAnsi" w:hAnsiTheme="minorHAnsi" w:cstheme="minorHAnsi"/>
        </w:rPr>
        <w:t xml:space="preserve">If </w:t>
      </w:r>
      <w:del w:id="1719" w:author="singh qmax" w:date="2020-07-17T00:19:00Z">
        <w:r w:rsidR="005874BF" w:rsidDel="00FF6AD8">
          <w:rPr>
            <w:rFonts w:asciiTheme="minorHAnsi" w:hAnsiTheme="minorHAnsi" w:cstheme="minorHAnsi"/>
          </w:rPr>
          <w:delText>AMENOS</w:delText>
        </w:r>
      </w:del>
      <w:ins w:id="1720" w:author="singh qmax" w:date="2020-07-17T00:19:00Z">
        <w:r w:rsidR="00FF6AD8">
          <w:rPr>
            <w:rFonts w:asciiTheme="minorHAnsi" w:hAnsiTheme="minorHAnsi" w:cstheme="minorHAnsi"/>
          </w:rPr>
          <w:t>Amenos</w:t>
        </w:r>
      </w:ins>
      <w:r w:rsidR="00743520">
        <w:rPr>
          <w:rFonts w:asciiTheme="minorHAnsi" w:hAnsiTheme="minorHAnsi" w:cstheme="minorHAnsi"/>
        </w:rPr>
        <w:t xml:space="preserve">- </w:t>
      </w:r>
      <w:del w:id="1721" w:author="singh qmax" w:date="2020-07-17T00:19:00Z">
        <w:r w:rsidR="00743520" w:rsidDel="00FF6AD8">
          <w:rPr>
            <w:rFonts w:asciiTheme="minorHAnsi" w:hAnsiTheme="minorHAnsi" w:cstheme="minorHAnsi"/>
          </w:rPr>
          <w:delText>KINISI</w:delText>
        </w:r>
      </w:del>
      <w:ins w:id="1722" w:author="singh qmax" w:date="2020-07-17T00:19:00Z">
        <w:r w:rsidR="00FF6AD8">
          <w:rPr>
            <w:rFonts w:asciiTheme="minorHAnsi" w:hAnsiTheme="minorHAnsi" w:cstheme="minorHAnsi"/>
          </w:rPr>
          <w:t>Kinisi</w:t>
        </w:r>
      </w:ins>
      <w:r w:rsidR="00743520">
        <w:rPr>
          <w:rFonts w:asciiTheme="minorHAnsi" w:hAnsiTheme="minorHAnsi" w:cstheme="minorHAnsi"/>
        </w:rPr>
        <w:t xml:space="preserve"> connection get </w:t>
      </w:r>
      <w:r>
        <w:rPr>
          <w:rFonts w:asciiTheme="minorHAnsi" w:hAnsiTheme="minorHAnsi" w:cstheme="minorHAnsi"/>
        </w:rPr>
        <w:t>disconnected due to any malfunction it will discard the packets and no operation will be performed</w:t>
      </w:r>
    </w:p>
    <w:p w14:paraId="0FBDCA84" w14:textId="43AA9995" w:rsidR="003F78DF" w:rsidRPr="00E05378" w:rsidRDefault="003F78DF" w:rsidP="00E05378">
      <w:pPr>
        <w:pStyle w:val="Heading4"/>
      </w:pPr>
      <w:r>
        <w:t>Device registration</w:t>
      </w:r>
    </w:p>
    <w:p w14:paraId="07B06509" w14:textId="178D72DE" w:rsidR="00EB246F" w:rsidRDefault="003F78DF" w:rsidP="003F78DF">
      <w:pPr>
        <w:pStyle w:val="ListParagraph"/>
        <w:numPr>
          <w:ilvl w:val="0"/>
          <w:numId w:val="44"/>
        </w:numPr>
        <w:rPr>
          <w:rFonts w:asciiTheme="minorHAnsi" w:hAnsiTheme="minorHAnsi" w:cstheme="minorHAnsi"/>
        </w:rPr>
      </w:pPr>
      <w:r w:rsidRPr="00E05378">
        <w:rPr>
          <w:rFonts w:asciiTheme="minorHAnsi" w:hAnsiTheme="minorHAnsi" w:cstheme="minorHAnsi"/>
        </w:rPr>
        <w:t xml:space="preserve">If successfully received all device configuration parameters, </w:t>
      </w:r>
      <w:del w:id="1723" w:author="singh qmax" w:date="2020-07-17T00:19:00Z">
        <w:r w:rsidRPr="00E05378" w:rsidDel="00FF6AD8">
          <w:rPr>
            <w:rFonts w:asciiTheme="minorHAnsi" w:hAnsiTheme="minorHAnsi" w:cstheme="minorHAnsi"/>
          </w:rPr>
          <w:delText>AMENOS</w:delText>
        </w:r>
      </w:del>
      <w:ins w:id="1724"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t>
      </w:r>
      <w:r w:rsidR="00EB246F">
        <w:rPr>
          <w:rFonts w:asciiTheme="minorHAnsi" w:hAnsiTheme="minorHAnsi" w:cstheme="minorHAnsi"/>
        </w:rPr>
        <w:t>check whether it has same room number or not.</w:t>
      </w:r>
    </w:p>
    <w:p w14:paraId="3F071B41" w14:textId="191E6672" w:rsidR="003F78DF" w:rsidRPr="00E05378" w:rsidRDefault="00EB246F" w:rsidP="003F78DF">
      <w:pPr>
        <w:pStyle w:val="ListParagraph"/>
        <w:numPr>
          <w:ilvl w:val="0"/>
          <w:numId w:val="44"/>
        </w:numPr>
        <w:rPr>
          <w:rFonts w:asciiTheme="minorHAnsi" w:hAnsiTheme="minorHAnsi" w:cstheme="minorHAnsi"/>
        </w:rPr>
      </w:pPr>
      <w:r>
        <w:rPr>
          <w:rFonts w:asciiTheme="minorHAnsi" w:hAnsiTheme="minorHAnsi" w:cstheme="minorHAnsi"/>
        </w:rPr>
        <w:t xml:space="preserve">If same room number, </w:t>
      </w:r>
      <w:del w:id="1725" w:author="singh qmax" w:date="2020-07-17T00:19:00Z">
        <w:r w:rsidDel="00FF6AD8">
          <w:rPr>
            <w:rFonts w:asciiTheme="minorHAnsi" w:hAnsiTheme="minorHAnsi" w:cstheme="minorHAnsi"/>
          </w:rPr>
          <w:delText>AMENOS</w:delText>
        </w:r>
      </w:del>
      <w:ins w:id="1726" w:author="singh qmax" w:date="2020-07-17T00:19:00Z">
        <w:r w:rsidR="00FF6AD8">
          <w:rPr>
            <w:rFonts w:asciiTheme="minorHAnsi" w:hAnsiTheme="minorHAnsi" w:cstheme="minorHAnsi"/>
          </w:rPr>
          <w:t>Amenos</w:t>
        </w:r>
      </w:ins>
      <w:r>
        <w:rPr>
          <w:rFonts w:asciiTheme="minorHAnsi" w:hAnsiTheme="minorHAnsi" w:cstheme="minorHAnsi"/>
        </w:rPr>
        <w:t xml:space="preserve"> </w:t>
      </w:r>
      <w:r w:rsidR="003F78DF" w:rsidRPr="00E05378">
        <w:rPr>
          <w:rFonts w:asciiTheme="minorHAnsi" w:hAnsiTheme="minorHAnsi" w:cstheme="minorHAnsi"/>
        </w:rPr>
        <w:t>send</w:t>
      </w:r>
      <w:r w:rsidR="002F4F65">
        <w:rPr>
          <w:rFonts w:asciiTheme="minorHAnsi" w:hAnsiTheme="minorHAnsi" w:cstheme="minorHAnsi"/>
        </w:rPr>
        <w:t>s</w:t>
      </w:r>
      <w:r w:rsidR="003F78DF" w:rsidRPr="00E05378">
        <w:rPr>
          <w:rFonts w:asciiTheme="minorHAnsi" w:hAnsiTheme="minorHAnsi" w:cstheme="minorHAnsi"/>
        </w:rPr>
        <w:t xml:space="preserve"> </w:t>
      </w:r>
      <w:del w:id="1727" w:author="singh qmax" w:date="2020-07-17T00:19:00Z">
        <w:r w:rsidR="003F78DF" w:rsidRPr="00E05378" w:rsidDel="00FF6AD8">
          <w:rPr>
            <w:rFonts w:asciiTheme="minorHAnsi" w:hAnsiTheme="minorHAnsi" w:cstheme="minorHAnsi"/>
          </w:rPr>
          <w:delText>KINISI</w:delText>
        </w:r>
      </w:del>
      <w:ins w:id="1728" w:author="singh qmax" w:date="2020-07-17T00:19:00Z">
        <w:r w:rsidR="00FF6AD8">
          <w:rPr>
            <w:rFonts w:asciiTheme="minorHAnsi" w:hAnsiTheme="minorHAnsi" w:cstheme="minorHAnsi"/>
          </w:rPr>
          <w:t>Kinisi</w:t>
        </w:r>
      </w:ins>
      <w:r w:rsidR="003F78DF" w:rsidRPr="00E05378">
        <w:rPr>
          <w:rFonts w:asciiTheme="minorHAnsi" w:hAnsiTheme="minorHAnsi" w:cstheme="minorHAnsi"/>
        </w:rPr>
        <w:t xml:space="preserve"> device registration packet to HUB</w:t>
      </w:r>
      <w:r w:rsidR="00186B4A">
        <w:rPr>
          <w:rFonts w:asciiTheme="minorHAnsi" w:hAnsiTheme="minorHAnsi" w:cstheme="minorHAnsi"/>
        </w:rPr>
        <w:t xml:space="preserve"> else, it will discard the received packet and disconnect </w:t>
      </w:r>
      <w:del w:id="1729" w:author="singh qmax" w:date="2020-07-17T00:19:00Z">
        <w:r w:rsidR="00186B4A" w:rsidDel="00FF6AD8">
          <w:rPr>
            <w:rFonts w:asciiTheme="minorHAnsi" w:hAnsiTheme="minorHAnsi" w:cstheme="minorHAnsi"/>
          </w:rPr>
          <w:delText>KINISI</w:delText>
        </w:r>
      </w:del>
      <w:ins w:id="1730" w:author="singh qmax" w:date="2020-07-17T00:19:00Z">
        <w:r w:rsidR="00FF6AD8">
          <w:rPr>
            <w:rFonts w:asciiTheme="minorHAnsi" w:hAnsiTheme="minorHAnsi" w:cstheme="minorHAnsi"/>
          </w:rPr>
          <w:t>Kinisi</w:t>
        </w:r>
      </w:ins>
    </w:p>
    <w:p w14:paraId="690A6739" w14:textId="3E4CD0D2" w:rsidR="003F78DF" w:rsidRPr="00E05378" w:rsidRDefault="00186B4A" w:rsidP="003F78DF">
      <w:pPr>
        <w:pStyle w:val="ListParagraph"/>
        <w:numPr>
          <w:ilvl w:val="0"/>
          <w:numId w:val="44"/>
        </w:numPr>
        <w:rPr>
          <w:rFonts w:asciiTheme="minorHAnsi" w:hAnsiTheme="minorHAnsi" w:cstheme="minorHAnsi"/>
        </w:rPr>
      </w:pPr>
      <w:r>
        <w:rPr>
          <w:rFonts w:asciiTheme="minorHAnsi" w:hAnsiTheme="minorHAnsi" w:cstheme="minorHAnsi"/>
        </w:rPr>
        <w:t>After sending device registration packet w</w:t>
      </w:r>
      <w:r w:rsidR="003F78DF" w:rsidRPr="00E05378">
        <w:rPr>
          <w:rFonts w:asciiTheme="minorHAnsi" w:hAnsiTheme="minorHAnsi" w:cstheme="minorHAnsi"/>
        </w:rPr>
        <w:t xml:space="preserve">ithin 1 minute if HUB </w:t>
      </w:r>
      <w:proofErr w:type="gramStart"/>
      <w:r w:rsidR="00EF5D17">
        <w:rPr>
          <w:rFonts w:asciiTheme="minorHAnsi" w:hAnsiTheme="minorHAnsi" w:cstheme="minorHAnsi"/>
        </w:rPr>
        <w:t>doesn’t</w:t>
      </w:r>
      <w:proofErr w:type="gramEnd"/>
      <w:r w:rsidR="00EF5D17">
        <w:rPr>
          <w:rFonts w:asciiTheme="minorHAnsi" w:hAnsiTheme="minorHAnsi" w:cstheme="minorHAnsi"/>
        </w:rPr>
        <w:t xml:space="preserve"> respond</w:t>
      </w:r>
      <w:r w:rsidR="003F78DF" w:rsidRPr="00E05378">
        <w:rPr>
          <w:rFonts w:asciiTheme="minorHAnsi" w:hAnsiTheme="minorHAnsi" w:cstheme="minorHAnsi"/>
        </w:rPr>
        <w:t xml:space="preserve"> or send </w:t>
      </w:r>
      <w:r w:rsidR="006D4214" w:rsidRPr="004A696C">
        <w:rPr>
          <w:rFonts w:asciiTheme="minorHAnsi" w:hAnsiTheme="minorHAnsi" w:cstheme="minorHAnsi"/>
        </w:rPr>
        <w:t xml:space="preserve">device registration status as </w:t>
      </w:r>
      <w:r w:rsidR="006D4214">
        <w:rPr>
          <w:rFonts w:asciiTheme="minorHAnsi" w:hAnsiTheme="minorHAnsi" w:cstheme="minorHAnsi"/>
        </w:rPr>
        <w:t>failure</w:t>
      </w:r>
      <w:r w:rsidR="005A7E8E" w:rsidRPr="00E05378">
        <w:rPr>
          <w:rFonts w:asciiTheme="minorHAnsi" w:hAnsiTheme="minorHAnsi" w:cstheme="minorHAnsi"/>
        </w:rPr>
        <w:t xml:space="preserve">, </w:t>
      </w:r>
      <w:del w:id="1731" w:author="singh qmax" w:date="2020-07-17T00:19:00Z">
        <w:r w:rsidR="005A7E8E" w:rsidRPr="00E05378" w:rsidDel="00FF6AD8">
          <w:rPr>
            <w:rFonts w:asciiTheme="minorHAnsi" w:hAnsiTheme="minorHAnsi" w:cstheme="minorHAnsi"/>
          </w:rPr>
          <w:delText>AMENOS</w:delText>
        </w:r>
      </w:del>
      <w:ins w:id="1732" w:author="singh qmax" w:date="2020-07-17T00:19:00Z">
        <w:r w:rsidR="00FF6AD8">
          <w:rPr>
            <w:rFonts w:asciiTheme="minorHAnsi" w:hAnsiTheme="minorHAnsi" w:cstheme="minorHAnsi"/>
          </w:rPr>
          <w:t>Amenos</w:t>
        </w:r>
      </w:ins>
      <w:r w:rsidR="005A7E8E" w:rsidRPr="00E05378">
        <w:rPr>
          <w:rFonts w:asciiTheme="minorHAnsi" w:hAnsiTheme="minorHAnsi" w:cstheme="minorHAnsi"/>
        </w:rPr>
        <w:t xml:space="preserve"> send NACK to </w:t>
      </w:r>
      <w:del w:id="1733" w:author="singh qmax" w:date="2020-07-17T00:19:00Z">
        <w:r w:rsidR="005A7E8E" w:rsidRPr="00E05378" w:rsidDel="00FF6AD8">
          <w:rPr>
            <w:rFonts w:asciiTheme="minorHAnsi" w:hAnsiTheme="minorHAnsi" w:cstheme="minorHAnsi"/>
          </w:rPr>
          <w:delText>KINISI</w:delText>
        </w:r>
      </w:del>
      <w:ins w:id="1734" w:author="singh qmax" w:date="2020-07-17T00:19:00Z">
        <w:r w:rsidR="00FF6AD8">
          <w:rPr>
            <w:rFonts w:asciiTheme="minorHAnsi" w:hAnsiTheme="minorHAnsi" w:cstheme="minorHAnsi"/>
          </w:rPr>
          <w:t>Kinisi</w:t>
        </w:r>
      </w:ins>
    </w:p>
    <w:p w14:paraId="5FB9C217" w14:textId="5EA418BF" w:rsidR="005A7E8E" w:rsidRDefault="005A7E8E" w:rsidP="005A7E8E">
      <w:pPr>
        <w:pStyle w:val="ListParagraph"/>
        <w:numPr>
          <w:ilvl w:val="0"/>
          <w:numId w:val="44"/>
        </w:numPr>
        <w:rPr>
          <w:rFonts w:asciiTheme="minorHAnsi" w:hAnsiTheme="minorHAnsi" w:cstheme="minorHAnsi"/>
        </w:rPr>
      </w:pPr>
      <w:r w:rsidRPr="00E05378">
        <w:rPr>
          <w:rFonts w:asciiTheme="minorHAnsi" w:hAnsiTheme="minorHAnsi" w:cstheme="minorHAnsi"/>
        </w:rPr>
        <w:t xml:space="preserve">If HUB send device registration status as success, </w:t>
      </w:r>
      <w:del w:id="1735" w:author="singh qmax" w:date="2020-07-17T00:19:00Z">
        <w:r w:rsidRPr="00E05378" w:rsidDel="00FF6AD8">
          <w:rPr>
            <w:rFonts w:asciiTheme="minorHAnsi" w:hAnsiTheme="minorHAnsi" w:cstheme="minorHAnsi"/>
          </w:rPr>
          <w:delText>AMENOS</w:delText>
        </w:r>
      </w:del>
      <w:ins w:id="1736"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will </w:t>
      </w:r>
      <w:r w:rsidR="006D4214" w:rsidRPr="004A696C">
        <w:rPr>
          <w:rFonts w:asciiTheme="minorHAnsi" w:hAnsiTheme="minorHAnsi" w:cstheme="minorHAnsi"/>
        </w:rPr>
        <w:t>send ACK</w:t>
      </w:r>
      <w:r w:rsidR="006D4214">
        <w:rPr>
          <w:rFonts w:asciiTheme="minorHAnsi" w:hAnsiTheme="minorHAnsi" w:cstheme="minorHAnsi"/>
        </w:rPr>
        <w:t xml:space="preserve"> and disconnect from </w:t>
      </w:r>
      <w:del w:id="1737" w:author="singh qmax" w:date="2020-07-17T00:19:00Z">
        <w:r w:rsidR="006D4214" w:rsidDel="00FF6AD8">
          <w:rPr>
            <w:rFonts w:asciiTheme="minorHAnsi" w:hAnsiTheme="minorHAnsi" w:cstheme="minorHAnsi"/>
          </w:rPr>
          <w:delText>KINISI</w:delText>
        </w:r>
      </w:del>
      <w:ins w:id="1738" w:author="singh qmax" w:date="2020-07-17T00:19:00Z">
        <w:r w:rsidR="00FF6AD8">
          <w:rPr>
            <w:rFonts w:asciiTheme="minorHAnsi" w:hAnsiTheme="minorHAnsi" w:cstheme="minorHAnsi"/>
          </w:rPr>
          <w:t>Kinisi</w:t>
        </w:r>
      </w:ins>
      <w:r w:rsidR="006D4214">
        <w:rPr>
          <w:rFonts w:asciiTheme="minorHAnsi" w:hAnsiTheme="minorHAnsi" w:cstheme="minorHAnsi"/>
        </w:rPr>
        <w:t xml:space="preserve">, then </w:t>
      </w:r>
      <w:r w:rsidRPr="00E05378">
        <w:rPr>
          <w:rFonts w:asciiTheme="minorHAnsi" w:hAnsiTheme="minorHAnsi" w:cstheme="minorHAnsi"/>
        </w:rPr>
        <w:t>save serial number</w:t>
      </w:r>
      <w:r w:rsidR="004310FE" w:rsidRPr="00E05378">
        <w:rPr>
          <w:rFonts w:asciiTheme="minorHAnsi" w:hAnsiTheme="minorHAnsi" w:cstheme="minorHAnsi"/>
        </w:rPr>
        <w:t xml:space="preserve"> </w:t>
      </w:r>
      <w:r w:rsidRPr="00E05378">
        <w:rPr>
          <w:rFonts w:asciiTheme="minorHAnsi" w:hAnsiTheme="minorHAnsi" w:cstheme="minorHAnsi"/>
        </w:rPr>
        <w:t xml:space="preserve">and device name in flash for sending sensor data and health status of </w:t>
      </w:r>
      <w:del w:id="1739" w:author="singh qmax" w:date="2020-07-17T00:19:00Z">
        <w:r w:rsidRPr="00E05378" w:rsidDel="00FF6AD8">
          <w:rPr>
            <w:rFonts w:asciiTheme="minorHAnsi" w:hAnsiTheme="minorHAnsi" w:cstheme="minorHAnsi"/>
          </w:rPr>
          <w:delText>KINISI</w:delText>
        </w:r>
      </w:del>
      <w:ins w:id="1740" w:author="singh qmax" w:date="2020-07-17T00:19:00Z">
        <w:r w:rsidR="00FF6AD8">
          <w:rPr>
            <w:rFonts w:asciiTheme="minorHAnsi" w:hAnsiTheme="minorHAnsi" w:cstheme="minorHAnsi"/>
          </w:rPr>
          <w:t>Kinisi</w:t>
        </w:r>
      </w:ins>
      <w:r w:rsidRPr="00E05378">
        <w:rPr>
          <w:rFonts w:asciiTheme="minorHAnsi" w:hAnsiTheme="minorHAnsi" w:cstheme="minorHAnsi"/>
        </w:rPr>
        <w:t xml:space="preserve"> to HUB</w:t>
      </w:r>
      <w:r w:rsidR="000F0776">
        <w:rPr>
          <w:rFonts w:asciiTheme="minorHAnsi" w:hAnsiTheme="minorHAnsi" w:cstheme="minorHAnsi"/>
        </w:rPr>
        <w:t>.</w:t>
      </w:r>
    </w:p>
    <w:p w14:paraId="54F33FE3" w14:textId="58562DA1" w:rsidR="000F0776" w:rsidRDefault="000F0776" w:rsidP="005A7E8E">
      <w:pPr>
        <w:pStyle w:val="ListParagraph"/>
        <w:numPr>
          <w:ilvl w:val="0"/>
          <w:numId w:val="44"/>
        </w:numPr>
        <w:rPr>
          <w:rFonts w:asciiTheme="minorHAnsi" w:hAnsiTheme="minorHAnsi" w:cstheme="minorHAnsi"/>
        </w:rPr>
      </w:pPr>
      <w:r>
        <w:rPr>
          <w:rFonts w:asciiTheme="minorHAnsi" w:hAnsiTheme="minorHAnsi" w:cstheme="minorHAnsi"/>
        </w:rPr>
        <w:t xml:space="preserve">In these cases, </w:t>
      </w:r>
      <w:del w:id="1741" w:author="singh qmax" w:date="2020-07-17T00:19:00Z">
        <w:r w:rsidDel="00FF6AD8">
          <w:rPr>
            <w:rFonts w:asciiTheme="minorHAnsi" w:hAnsiTheme="minorHAnsi" w:cstheme="minorHAnsi"/>
          </w:rPr>
          <w:delText>KINISI</w:delText>
        </w:r>
      </w:del>
      <w:ins w:id="1742" w:author="singh qmax" w:date="2020-07-17T00:19:00Z">
        <w:r w:rsidR="00FF6AD8">
          <w:rPr>
            <w:rFonts w:asciiTheme="minorHAnsi" w:hAnsiTheme="minorHAnsi" w:cstheme="minorHAnsi"/>
          </w:rPr>
          <w:t>Kinisi</w:t>
        </w:r>
      </w:ins>
      <w:r>
        <w:rPr>
          <w:rFonts w:asciiTheme="minorHAnsi" w:hAnsiTheme="minorHAnsi" w:cstheme="minorHAnsi"/>
        </w:rPr>
        <w:t xml:space="preserve"> changes its mode and starts sending movement detection</w:t>
      </w:r>
    </w:p>
    <w:p w14:paraId="7EAC291E" w14:textId="02EB2AAA" w:rsidR="00092571" w:rsidRDefault="00092571" w:rsidP="005A7E8E">
      <w:pPr>
        <w:pStyle w:val="ListParagraph"/>
        <w:numPr>
          <w:ilvl w:val="0"/>
          <w:numId w:val="44"/>
        </w:numPr>
        <w:rPr>
          <w:rFonts w:asciiTheme="minorHAnsi" w:hAnsiTheme="minorHAnsi" w:cstheme="minorHAnsi"/>
        </w:rPr>
      </w:pPr>
      <w:r>
        <w:rPr>
          <w:rFonts w:asciiTheme="minorHAnsi" w:hAnsiTheme="minorHAnsi" w:cstheme="minorHAnsi"/>
        </w:rPr>
        <w:lastRenderedPageBreak/>
        <w:t xml:space="preserve">If device registration fails </w:t>
      </w:r>
      <w:del w:id="1743" w:author="singh qmax" w:date="2020-07-17T00:19:00Z">
        <w:r w:rsidDel="00FF6AD8">
          <w:rPr>
            <w:rFonts w:asciiTheme="minorHAnsi" w:hAnsiTheme="minorHAnsi" w:cstheme="minorHAnsi"/>
          </w:rPr>
          <w:delText>AMENOS</w:delText>
        </w:r>
      </w:del>
      <w:ins w:id="1744" w:author="singh qmax" w:date="2020-07-17T00:19:00Z">
        <w:r w:rsidR="00FF6AD8">
          <w:rPr>
            <w:rFonts w:asciiTheme="minorHAnsi" w:hAnsiTheme="minorHAnsi" w:cstheme="minorHAnsi"/>
          </w:rPr>
          <w:t>Amenos</w:t>
        </w:r>
      </w:ins>
      <w:r>
        <w:rPr>
          <w:rFonts w:asciiTheme="minorHAnsi" w:hAnsiTheme="minorHAnsi" w:cstheme="minorHAnsi"/>
        </w:rPr>
        <w:t xml:space="preserve"> will retry max 3 times. Within this 3 retries if </w:t>
      </w:r>
      <w:del w:id="1745" w:author="singh qmax" w:date="2020-07-17T00:19:00Z">
        <w:r w:rsidDel="00FF6AD8">
          <w:rPr>
            <w:rFonts w:asciiTheme="minorHAnsi" w:hAnsiTheme="minorHAnsi" w:cstheme="minorHAnsi"/>
          </w:rPr>
          <w:delText>KINISI</w:delText>
        </w:r>
      </w:del>
      <w:ins w:id="1746" w:author="singh qmax" w:date="2020-07-17T00:19:00Z">
        <w:r w:rsidR="00FF6AD8">
          <w:rPr>
            <w:rFonts w:asciiTheme="minorHAnsi" w:hAnsiTheme="minorHAnsi" w:cstheme="minorHAnsi"/>
          </w:rPr>
          <w:t>Kinisi</w:t>
        </w:r>
      </w:ins>
      <w:r>
        <w:rPr>
          <w:rFonts w:asciiTheme="minorHAnsi" w:hAnsiTheme="minorHAnsi" w:cstheme="minorHAnsi"/>
        </w:rPr>
        <w:t xml:space="preserve"> is not registered, </w:t>
      </w:r>
      <w:del w:id="1747" w:author="singh qmax" w:date="2020-07-17T00:19:00Z">
        <w:r w:rsidR="005874BF" w:rsidDel="00FF6AD8">
          <w:rPr>
            <w:rFonts w:asciiTheme="minorHAnsi" w:hAnsiTheme="minorHAnsi" w:cstheme="minorHAnsi"/>
          </w:rPr>
          <w:delText>AMENOS</w:delText>
        </w:r>
      </w:del>
      <w:ins w:id="1748" w:author="singh qmax" w:date="2020-07-17T00:19:00Z">
        <w:r w:rsidR="00FF6AD8">
          <w:rPr>
            <w:rFonts w:asciiTheme="minorHAnsi" w:hAnsiTheme="minorHAnsi" w:cstheme="minorHAnsi"/>
          </w:rPr>
          <w:t>Amenos</w:t>
        </w:r>
      </w:ins>
      <w:r>
        <w:rPr>
          <w:rFonts w:asciiTheme="minorHAnsi" w:hAnsiTheme="minorHAnsi" w:cstheme="minorHAnsi"/>
        </w:rPr>
        <w:t xml:space="preserve"> will send the unregistered </w:t>
      </w:r>
      <w:del w:id="1749" w:author="singh qmax" w:date="2020-07-17T00:19:00Z">
        <w:r w:rsidDel="00FF6AD8">
          <w:rPr>
            <w:rFonts w:asciiTheme="minorHAnsi" w:hAnsiTheme="minorHAnsi" w:cstheme="minorHAnsi"/>
          </w:rPr>
          <w:delText>KINISI</w:delText>
        </w:r>
      </w:del>
      <w:ins w:id="1750" w:author="singh qmax" w:date="2020-07-17T00:19:00Z">
        <w:r w:rsidR="00FF6AD8">
          <w:rPr>
            <w:rFonts w:asciiTheme="minorHAnsi" w:hAnsiTheme="minorHAnsi" w:cstheme="minorHAnsi"/>
          </w:rPr>
          <w:t>Kinisi</w:t>
        </w:r>
      </w:ins>
      <w:r>
        <w:rPr>
          <w:rFonts w:asciiTheme="minorHAnsi" w:hAnsiTheme="minorHAnsi" w:cstheme="minorHAnsi"/>
        </w:rPr>
        <w:t xml:space="preserve"> device count to HUB.</w:t>
      </w:r>
      <w:r w:rsidR="00EF5D17">
        <w:rPr>
          <w:rFonts w:asciiTheme="minorHAnsi" w:hAnsiTheme="minorHAnsi" w:cstheme="minorHAnsi"/>
        </w:rPr>
        <w:t xml:space="preserve"> In such case, Kinisi still advertises in peripheral mode and looks for getting registered to Amenos.</w:t>
      </w:r>
    </w:p>
    <w:p w14:paraId="72AAAB3F" w14:textId="12D07814" w:rsidR="005A7E8E" w:rsidRDefault="005C6456">
      <w:pPr>
        <w:pStyle w:val="Heading4"/>
      </w:pPr>
      <w:del w:id="1751" w:author="singh qmax" w:date="2020-07-17T00:19:00Z">
        <w:r w:rsidDel="00FF6AD8">
          <w:delText>KINISI</w:delText>
        </w:r>
      </w:del>
      <w:ins w:id="1752" w:author="singh qmax" w:date="2020-07-17T00:19:00Z">
        <w:r w:rsidR="00FF6AD8">
          <w:t>Kinisi</w:t>
        </w:r>
      </w:ins>
      <w:r>
        <w:t xml:space="preserve"> to </w:t>
      </w:r>
      <w:del w:id="1753" w:author="singh qmax" w:date="2020-07-17T00:19:00Z">
        <w:r w:rsidDel="00FF6AD8">
          <w:delText>AMENOS</w:delText>
        </w:r>
      </w:del>
      <w:ins w:id="1754" w:author="singh qmax" w:date="2020-07-17T00:19:00Z">
        <w:r w:rsidR="00FF6AD8">
          <w:t>Amenos</w:t>
        </w:r>
      </w:ins>
      <w:r>
        <w:t xml:space="preserve"> Normal Mode </w:t>
      </w:r>
      <w:del w:id="1755" w:author="singh qmax" w:date="2020-07-16T20:27:00Z">
        <w:r w:rsidDel="00A535FA">
          <w:delText>Communciation</w:delText>
        </w:r>
      </w:del>
      <w:ins w:id="1756" w:author="singh qmax" w:date="2020-07-16T20:27:00Z">
        <w:r w:rsidR="00A535FA">
          <w:t>Communication</w:t>
        </w:r>
      </w:ins>
    </w:p>
    <w:p w14:paraId="3944103B" w14:textId="7BD41515" w:rsidR="005C6456" w:rsidRDefault="005C6456" w:rsidP="00E05378">
      <w:pPr>
        <w:pStyle w:val="ListParagraph"/>
        <w:numPr>
          <w:ilvl w:val="0"/>
          <w:numId w:val="45"/>
        </w:numPr>
        <w:rPr>
          <w:rFonts w:asciiTheme="minorHAnsi" w:hAnsiTheme="minorHAnsi" w:cstheme="minorHAnsi"/>
        </w:rPr>
      </w:pPr>
      <w:r>
        <w:rPr>
          <w:rFonts w:asciiTheme="minorHAnsi" w:hAnsiTheme="minorHAnsi" w:cstheme="minorHAnsi"/>
        </w:rPr>
        <w:t xml:space="preserve">In Normal mode, </w:t>
      </w:r>
      <w:del w:id="1757" w:author="singh qmax" w:date="2020-07-17T00:19:00Z">
        <w:r w:rsidDel="00FF6AD8">
          <w:rPr>
            <w:rFonts w:asciiTheme="minorHAnsi" w:hAnsiTheme="minorHAnsi" w:cstheme="minorHAnsi"/>
          </w:rPr>
          <w:delText>KINISI</w:delText>
        </w:r>
      </w:del>
      <w:ins w:id="1758" w:author="singh qmax" w:date="2020-07-17T00:19:00Z">
        <w:r w:rsidR="00FF6AD8">
          <w:rPr>
            <w:rFonts w:asciiTheme="minorHAnsi" w:hAnsiTheme="minorHAnsi" w:cstheme="minorHAnsi"/>
          </w:rPr>
          <w:t>Kinisi</w:t>
        </w:r>
      </w:ins>
      <w:r>
        <w:rPr>
          <w:rFonts w:asciiTheme="minorHAnsi" w:hAnsiTheme="minorHAnsi" w:cstheme="minorHAnsi"/>
        </w:rPr>
        <w:t xml:space="preserve"> uses Beacon advertisement for communicating to Amenos. This communication is </w:t>
      </w:r>
      <w:proofErr w:type="spellStart"/>
      <w:r>
        <w:rPr>
          <w:rFonts w:asciiTheme="minorHAnsi" w:hAnsiTheme="minorHAnsi" w:cstheme="minorHAnsi"/>
        </w:rPr>
        <w:t>uni</w:t>
      </w:r>
      <w:proofErr w:type="spellEnd"/>
      <w:r>
        <w:rPr>
          <w:rFonts w:asciiTheme="minorHAnsi" w:hAnsiTheme="minorHAnsi" w:cstheme="minorHAnsi"/>
        </w:rPr>
        <w:t xml:space="preserve">-directional i.e. </w:t>
      </w:r>
      <w:del w:id="1759" w:author="singh qmax" w:date="2020-07-17T00:19:00Z">
        <w:r w:rsidDel="00FF6AD8">
          <w:rPr>
            <w:rFonts w:asciiTheme="minorHAnsi" w:hAnsiTheme="minorHAnsi" w:cstheme="minorHAnsi"/>
          </w:rPr>
          <w:delText>KINISI</w:delText>
        </w:r>
      </w:del>
      <w:ins w:id="1760" w:author="singh qmax" w:date="2020-07-17T00:19:00Z">
        <w:r w:rsidR="00FF6AD8">
          <w:rPr>
            <w:rFonts w:asciiTheme="minorHAnsi" w:hAnsiTheme="minorHAnsi" w:cstheme="minorHAnsi"/>
          </w:rPr>
          <w:t>Kinisi</w:t>
        </w:r>
      </w:ins>
      <w:r>
        <w:rPr>
          <w:rFonts w:asciiTheme="minorHAnsi" w:hAnsiTheme="minorHAnsi" w:cstheme="minorHAnsi"/>
        </w:rPr>
        <w:t xml:space="preserve"> just advertises packets over the air through BLE Beacon standard. </w:t>
      </w:r>
    </w:p>
    <w:p w14:paraId="7D6C8A43" w14:textId="2A89A567" w:rsidR="005A7E8E" w:rsidRPr="00E05378" w:rsidRDefault="009318DD" w:rsidP="00E05378">
      <w:pPr>
        <w:pStyle w:val="ListParagraph"/>
        <w:numPr>
          <w:ilvl w:val="0"/>
          <w:numId w:val="45"/>
        </w:numPr>
        <w:rPr>
          <w:rFonts w:asciiTheme="minorHAnsi" w:hAnsiTheme="minorHAnsi" w:cstheme="minorHAnsi"/>
        </w:rPr>
      </w:pPr>
      <w:del w:id="1761" w:author="singh qmax" w:date="2020-07-17T00:19:00Z">
        <w:r w:rsidRPr="00E05378" w:rsidDel="00FF6AD8">
          <w:rPr>
            <w:rFonts w:asciiTheme="minorHAnsi" w:hAnsiTheme="minorHAnsi" w:cstheme="minorHAnsi"/>
          </w:rPr>
          <w:delText>AM</w:delText>
        </w:r>
        <w:r w:rsidR="004310FE" w:rsidRPr="00E05378" w:rsidDel="00FF6AD8">
          <w:rPr>
            <w:rFonts w:asciiTheme="minorHAnsi" w:hAnsiTheme="minorHAnsi" w:cstheme="minorHAnsi"/>
          </w:rPr>
          <w:delText>EN</w:delText>
        </w:r>
        <w:r w:rsidRPr="00E05378" w:rsidDel="00FF6AD8">
          <w:rPr>
            <w:rFonts w:asciiTheme="minorHAnsi" w:hAnsiTheme="minorHAnsi" w:cstheme="minorHAnsi"/>
          </w:rPr>
          <w:delText>OS</w:delText>
        </w:r>
      </w:del>
      <w:ins w:id="1762"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t>
      </w:r>
      <w:r w:rsidR="005C6456">
        <w:rPr>
          <w:rFonts w:asciiTheme="minorHAnsi" w:hAnsiTheme="minorHAnsi" w:cstheme="minorHAnsi"/>
        </w:rPr>
        <w:t xml:space="preserve">in proximity </w:t>
      </w:r>
      <w:r w:rsidRPr="00E05378">
        <w:rPr>
          <w:rFonts w:asciiTheme="minorHAnsi" w:hAnsiTheme="minorHAnsi" w:cstheme="minorHAnsi"/>
        </w:rPr>
        <w:t>scan</w:t>
      </w:r>
      <w:r w:rsidR="005C6456">
        <w:rPr>
          <w:rFonts w:asciiTheme="minorHAnsi" w:hAnsiTheme="minorHAnsi" w:cstheme="minorHAnsi"/>
        </w:rPr>
        <w:t>s</w:t>
      </w:r>
      <w:r w:rsidRPr="00E05378">
        <w:rPr>
          <w:rFonts w:asciiTheme="minorHAnsi" w:hAnsiTheme="minorHAnsi" w:cstheme="minorHAnsi"/>
        </w:rPr>
        <w:t xml:space="preserve"> for </w:t>
      </w:r>
      <w:r w:rsidR="005C6456">
        <w:rPr>
          <w:rFonts w:asciiTheme="minorHAnsi" w:hAnsiTheme="minorHAnsi" w:cstheme="minorHAnsi"/>
        </w:rPr>
        <w:t xml:space="preserve">nearby Kinisi and </w:t>
      </w:r>
      <w:r w:rsidRPr="00E05378">
        <w:rPr>
          <w:rFonts w:asciiTheme="minorHAnsi" w:hAnsiTheme="minorHAnsi" w:cstheme="minorHAnsi"/>
        </w:rPr>
        <w:t xml:space="preserve">check whether </w:t>
      </w:r>
      <w:r w:rsidR="00186B4A">
        <w:rPr>
          <w:rFonts w:asciiTheme="minorHAnsi" w:hAnsiTheme="minorHAnsi" w:cstheme="minorHAnsi"/>
        </w:rPr>
        <w:t>room number</w:t>
      </w:r>
      <w:r w:rsidR="005C6456">
        <w:rPr>
          <w:rFonts w:asciiTheme="minorHAnsi" w:hAnsiTheme="minorHAnsi" w:cstheme="minorHAnsi"/>
        </w:rPr>
        <w:t xml:space="preserve"> field in the beacon packet matches with Amenos room number</w:t>
      </w:r>
      <w:r w:rsidR="00186B4A">
        <w:rPr>
          <w:rFonts w:asciiTheme="minorHAnsi" w:hAnsiTheme="minorHAnsi" w:cstheme="minorHAnsi"/>
        </w:rPr>
        <w:t>.</w:t>
      </w:r>
    </w:p>
    <w:p w14:paraId="4ABA060B" w14:textId="7D9B3A07" w:rsidR="009318DD" w:rsidRPr="00E05378" w:rsidRDefault="009318DD" w:rsidP="00E05378">
      <w:pPr>
        <w:pStyle w:val="ListParagraph"/>
        <w:numPr>
          <w:ilvl w:val="0"/>
          <w:numId w:val="45"/>
        </w:numPr>
        <w:rPr>
          <w:rFonts w:asciiTheme="minorHAnsi" w:hAnsiTheme="minorHAnsi" w:cstheme="minorHAnsi"/>
        </w:rPr>
      </w:pPr>
      <w:r w:rsidRPr="00E05378">
        <w:rPr>
          <w:rFonts w:asciiTheme="minorHAnsi" w:hAnsiTheme="minorHAnsi" w:cstheme="minorHAnsi"/>
        </w:rPr>
        <w:t xml:space="preserve">If </w:t>
      </w:r>
      <w:r w:rsidR="00507F23">
        <w:rPr>
          <w:rFonts w:asciiTheme="minorHAnsi" w:hAnsiTheme="minorHAnsi" w:cstheme="minorHAnsi"/>
        </w:rPr>
        <w:t>room number</w:t>
      </w:r>
      <w:r w:rsidR="00507F23" w:rsidRPr="00F71F52">
        <w:rPr>
          <w:rFonts w:asciiTheme="minorHAnsi" w:hAnsiTheme="minorHAnsi" w:cstheme="minorHAnsi"/>
        </w:rPr>
        <w:t xml:space="preserve"> </w:t>
      </w:r>
      <w:r w:rsidRPr="00E05378">
        <w:rPr>
          <w:rFonts w:asciiTheme="minorHAnsi" w:hAnsiTheme="minorHAnsi" w:cstheme="minorHAnsi"/>
        </w:rPr>
        <w:t xml:space="preserve">matches, </w:t>
      </w:r>
      <w:del w:id="1763" w:author="singh qmax" w:date="2020-07-17T00:19:00Z">
        <w:r w:rsidRPr="00E05378" w:rsidDel="00FF6AD8">
          <w:rPr>
            <w:rFonts w:asciiTheme="minorHAnsi" w:hAnsiTheme="minorHAnsi" w:cstheme="minorHAnsi"/>
          </w:rPr>
          <w:delText>AMENOS</w:delText>
        </w:r>
      </w:del>
      <w:ins w:id="1764"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will </w:t>
      </w:r>
      <w:r w:rsidR="004310FE" w:rsidRPr="00E05378">
        <w:rPr>
          <w:rFonts w:asciiTheme="minorHAnsi" w:hAnsiTheme="minorHAnsi" w:cstheme="minorHAnsi"/>
        </w:rPr>
        <w:t xml:space="preserve">extract required details </w:t>
      </w:r>
      <w:r w:rsidR="005C6456">
        <w:rPr>
          <w:rFonts w:asciiTheme="minorHAnsi" w:hAnsiTheme="minorHAnsi" w:cstheme="minorHAnsi"/>
        </w:rPr>
        <w:t xml:space="preserve">and pass it to </w:t>
      </w:r>
      <w:r w:rsidR="004310FE" w:rsidRPr="00E05378">
        <w:rPr>
          <w:rFonts w:asciiTheme="minorHAnsi" w:hAnsiTheme="minorHAnsi" w:cstheme="minorHAnsi"/>
        </w:rPr>
        <w:t>Hub</w:t>
      </w:r>
      <w:r w:rsidR="005C6456">
        <w:rPr>
          <w:rFonts w:asciiTheme="minorHAnsi" w:hAnsiTheme="minorHAnsi" w:cstheme="minorHAnsi"/>
        </w:rPr>
        <w:t xml:space="preserve"> through Wi-Fi.</w:t>
      </w:r>
    </w:p>
    <w:p w14:paraId="5C069442" w14:textId="470E2809" w:rsidR="004310FE" w:rsidRPr="00E05378" w:rsidRDefault="004310FE" w:rsidP="00E05378">
      <w:pPr>
        <w:pStyle w:val="ListParagraph"/>
        <w:numPr>
          <w:ilvl w:val="0"/>
          <w:numId w:val="45"/>
        </w:numPr>
        <w:rPr>
          <w:rFonts w:asciiTheme="minorHAnsi" w:hAnsiTheme="minorHAnsi" w:cstheme="minorHAnsi"/>
        </w:rPr>
      </w:pPr>
      <w:r w:rsidRPr="00E05378">
        <w:rPr>
          <w:rFonts w:asciiTheme="minorHAnsi" w:hAnsiTheme="minorHAnsi" w:cstheme="minorHAnsi"/>
        </w:rPr>
        <w:t xml:space="preserve">If mac id does not match, </w:t>
      </w:r>
      <w:del w:id="1765" w:author="singh qmax" w:date="2020-07-17T00:19:00Z">
        <w:r w:rsidRPr="00E05378" w:rsidDel="00FF6AD8">
          <w:rPr>
            <w:rFonts w:asciiTheme="minorHAnsi" w:hAnsiTheme="minorHAnsi" w:cstheme="minorHAnsi"/>
          </w:rPr>
          <w:delText>AMENOS</w:delText>
        </w:r>
      </w:del>
      <w:ins w:id="1766"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will discard the scanned data</w:t>
      </w:r>
    </w:p>
    <w:p w14:paraId="508AE734" w14:textId="17DF67E8" w:rsidR="005A7E8E" w:rsidRDefault="004310FE" w:rsidP="004310FE">
      <w:pPr>
        <w:pStyle w:val="Heading4"/>
      </w:pPr>
      <w:r>
        <w:t>Hub communication</w:t>
      </w:r>
    </w:p>
    <w:p w14:paraId="5860A889" w14:textId="1239B800" w:rsidR="00F71F52" w:rsidRDefault="004310FE" w:rsidP="00F71F52">
      <w:pPr>
        <w:ind w:left="709"/>
        <w:rPr>
          <w:rFonts w:asciiTheme="minorHAnsi" w:hAnsiTheme="minorHAnsi" w:cstheme="minorHAnsi"/>
        </w:rPr>
      </w:pPr>
      <w:r w:rsidRPr="00E05378">
        <w:rPr>
          <w:rFonts w:asciiTheme="minorHAnsi" w:hAnsiTheme="minorHAnsi" w:cstheme="minorHAnsi"/>
        </w:rPr>
        <w:t xml:space="preserve">If </w:t>
      </w:r>
      <w:del w:id="1767" w:author="singh qmax" w:date="2020-07-17T00:19:00Z">
        <w:r w:rsidRPr="00E05378" w:rsidDel="00FF6AD8">
          <w:rPr>
            <w:rFonts w:asciiTheme="minorHAnsi" w:hAnsiTheme="minorHAnsi" w:cstheme="minorHAnsi"/>
          </w:rPr>
          <w:delText>KINISI</w:delText>
        </w:r>
      </w:del>
      <w:ins w:id="1768" w:author="singh qmax" w:date="2020-07-17T00:19:00Z">
        <w:r w:rsidR="00FF6AD8">
          <w:rPr>
            <w:rFonts w:asciiTheme="minorHAnsi" w:hAnsiTheme="minorHAnsi" w:cstheme="minorHAnsi"/>
          </w:rPr>
          <w:t>Kinisi</w:t>
        </w:r>
      </w:ins>
      <w:r w:rsidRPr="00E05378">
        <w:rPr>
          <w:rFonts w:asciiTheme="minorHAnsi" w:hAnsiTheme="minorHAnsi" w:cstheme="minorHAnsi"/>
        </w:rPr>
        <w:t xml:space="preserve"> is successfully </w:t>
      </w:r>
      <w:r w:rsidR="00E6464E" w:rsidRPr="00F71F52">
        <w:rPr>
          <w:rFonts w:asciiTheme="minorHAnsi" w:hAnsiTheme="minorHAnsi" w:cstheme="minorHAnsi"/>
        </w:rPr>
        <w:t>registered,</w:t>
      </w:r>
      <w:r w:rsidRPr="00E05378">
        <w:rPr>
          <w:rFonts w:asciiTheme="minorHAnsi" w:hAnsiTheme="minorHAnsi" w:cstheme="minorHAnsi"/>
        </w:rPr>
        <w:t xml:space="preserve"> using scanned beacon data </w:t>
      </w:r>
      <w:del w:id="1769" w:author="singh qmax" w:date="2020-07-17T00:19:00Z">
        <w:r w:rsidRPr="00E05378" w:rsidDel="00FF6AD8">
          <w:rPr>
            <w:rFonts w:asciiTheme="minorHAnsi" w:hAnsiTheme="minorHAnsi" w:cstheme="minorHAnsi"/>
          </w:rPr>
          <w:delText>AMENOS</w:delText>
        </w:r>
      </w:del>
      <w:ins w:id="1770" w:author="singh qmax" w:date="2020-07-17T00:19:00Z">
        <w:r w:rsidR="00FF6AD8">
          <w:rPr>
            <w:rFonts w:asciiTheme="minorHAnsi" w:hAnsiTheme="minorHAnsi" w:cstheme="minorHAnsi"/>
          </w:rPr>
          <w:t>Amenos</w:t>
        </w:r>
      </w:ins>
      <w:r w:rsidRPr="00E05378">
        <w:rPr>
          <w:rFonts w:asciiTheme="minorHAnsi" w:hAnsiTheme="minorHAnsi" w:cstheme="minorHAnsi"/>
        </w:rPr>
        <w:t xml:space="preserve"> will send sensor data</w:t>
      </w:r>
      <w:r>
        <w:t xml:space="preserve"> </w:t>
      </w:r>
      <w:r w:rsidR="00EB6245" w:rsidRPr="006A4472">
        <w:rPr>
          <w:rFonts w:ascii="Courier New" w:hAnsi="Courier New" w:cs="Courier New"/>
        </w:rPr>
        <w:t>(sensor</w:t>
      </w:r>
      <w:r w:rsidRPr="00E05378">
        <w:rPr>
          <w:rFonts w:ascii="Courier New" w:hAnsi="Courier New" w:cs="Courier New"/>
        </w:rPr>
        <w:t xml:space="preserve"> </w:t>
      </w:r>
      <w:proofErr w:type="spellStart"/>
      <w:r w:rsidR="00881FED" w:rsidRPr="006A4472">
        <w:rPr>
          <w:rFonts w:ascii="Courier New" w:hAnsi="Courier New" w:cs="Courier New"/>
        </w:rPr>
        <w:t>uid</w:t>
      </w:r>
      <w:proofErr w:type="spellEnd"/>
      <w:r w:rsidR="00881FED" w:rsidRPr="006A4472">
        <w:rPr>
          <w:rFonts w:ascii="Courier New" w:hAnsi="Courier New" w:cs="Courier New"/>
        </w:rPr>
        <w:t>, battery</w:t>
      </w:r>
      <w:r w:rsidRPr="00E05378">
        <w:rPr>
          <w:rFonts w:ascii="Courier New" w:hAnsi="Courier New" w:cs="Courier New"/>
        </w:rPr>
        <w:t xml:space="preserve"> voltage, occupancy detection) </w:t>
      </w:r>
      <w:r w:rsidRPr="00E05378">
        <w:rPr>
          <w:rFonts w:asciiTheme="minorHAnsi" w:hAnsiTheme="minorHAnsi" w:cstheme="minorHAnsi"/>
        </w:rPr>
        <w:t>and health status</w:t>
      </w:r>
      <w:r>
        <w:t xml:space="preserve"> </w:t>
      </w:r>
      <w:r w:rsidRPr="00E05378">
        <w:rPr>
          <w:rFonts w:ascii="Courier New" w:hAnsi="Courier New" w:cs="Courier New"/>
        </w:rPr>
        <w:t>(operating mode, battery level</w:t>
      </w:r>
      <w:r w:rsidR="00E6464E">
        <w:rPr>
          <w:rFonts w:ascii="Courier New" w:hAnsi="Courier New" w:cs="Courier New"/>
        </w:rPr>
        <w:t xml:space="preserve">, </w:t>
      </w:r>
      <w:r w:rsidR="00E6464E" w:rsidRPr="004A696C">
        <w:rPr>
          <w:rFonts w:ascii="Courier New" w:hAnsi="Courier New" w:cs="Courier New"/>
        </w:rPr>
        <w:t>occupancy detection</w:t>
      </w:r>
      <w:r w:rsidR="00166D44">
        <w:rPr>
          <w:rFonts w:ascii="Courier New" w:hAnsi="Courier New" w:cs="Courier New"/>
        </w:rPr>
        <w:t>, battery percentage</w:t>
      </w:r>
      <w:r w:rsidRPr="00E05378">
        <w:rPr>
          <w:rFonts w:ascii="Courier New" w:hAnsi="Courier New" w:cs="Courier New"/>
        </w:rPr>
        <w:t>)</w:t>
      </w:r>
      <w:r w:rsidRPr="00E05378">
        <w:rPr>
          <w:rFonts w:asciiTheme="minorHAnsi" w:hAnsiTheme="minorHAnsi" w:cstheme="minorHAnsi"/>
        </w:rPr>
        <w:t>to HUB</w:t>
      </w:r>
      <w:r>
        <w:t xml:space="preserve"> </w:t>
      </w:r>
    </w:p>
    <w:p w14:paraId="5A39ADE4" w14:textId="72856290" w:rsidR="00F71F52" w:rsidRPr="00F71F52" w:rsidRDefault="00F71F52" w:rsidP="00E05378">
      <w:pPr>
        <w:ind w:firstLine="720"/>
      </w:pPr>
      <w:r>
        <w:rPr>
          <w:rFonts w:asciiTheme="minorHAnsi" w:hAnsiTheme="minorHAnsi" w:cstheme="minorHAnsi"/>
        </w:rPr>
        <w:t>(for more details refer</w:t>
      </w:r>
      <w:r w:rsidR="007D144B">
        <w:rPr>
          <w:rFonts w:asciiTheme="minorHAnsi" w:hAnsiTheme="minorHAnsi" w:cstheme="minorHAnsi"/>
        </w:rPr>
        <w:t xml:space="preserve"> </w:t>
      </w:r>
      <w:r w:rsidR="007D144B" w:rsidRPr="00667C8E">
        <w:rPr>
          <w:rFonts w:asciiTheme="minorHAnsi" w:hAnsiTheme="minorHAnsi" w:cstheme="minorHAnsi"/>
          <w:color w:val="215868" w:themeColor="accent5" w:themeShade="80"/>
          <w:rPrChange w:id="1771" w:author="singh qmax" w:date="2020-07-16T22:37:00Z">
            <w:rPr>
              <w:rFonts w:asciiTheme="minorHAnsi" w:hAnsiTheme="minorHAnsi" w:cstheme="minorHAnsi"/>
            </w:rPr>
          </w:rPrChange>
        </w:rPr>
        <w:fldChar w:fldCharType="begin"/>
      </w:r>
      <w:r w:rsidR="007D144B" w:rsidRPr="00667C8E">
        <w:rPr>
          <w:rFonts w:asciiTheme="minorHAnsi" w:hAnsiTheme="minorHAnsi" w:cstheme="minorHAnsi"/>
          <w:color w:val="215868" w:themeColor="accent5" w:themeShade="80"/>
          <w:rPrChange w:id="1772" w:author="singh qmax" w:date="2020-07-16T22:37:00Z">
            <w:rPr>
              <w:rFonts w:asciiTheme="minorHAnsi" w:hAnsiTheme="minorHAnsi" w:cstheme="minorHAnsi"/>
            </w:rPr>
          </w:rPrChange>
        </w:rPr>
        <w:instrText xml:space="preserve"> REF _Ref45806446 \h </w:instrText>
      </w:r>
      <w:r w:rsidR="00667C8E">
        <w:rPr>
          <w:rFonts w:asciiTheme="minorHAnsi" w:hAnsiTheme="minorHAnsi" w:cstheme="minorHAnsi"/>
          <w:color w:val="215868" w:themeColor="accent5" w:themeShade="80"/>
        </w:rPr>
        <w:instrText xml:space="preserve"> \* MERGEFORMAT </w:instrText>
      </w:r>
      <w:r w:rsidR="007D144B" w:rsidRPr="00667C8E">
        <w:rPr>
          <w:rFonts w:asciiTheme="minorHAnsi" w:hAnsiTheme="minorHAnsi" w:cstheme="minorHAnsi"/>
          <w:color w:val="215868" w:themeColor="accent5" w:themeShade="80"/>
          <w:rPrChange w:id="1773" w:author="singh qmax" w:date="2020-07-16T22:37:00Z">
            <w:rPr>
              <w:rFonts w:asciiTheme="minorHAnsi" w:hAnsiTheme="minorHAnsi" w:cstheme="minorHAnsi"/>
              <w:color w:val="215868" w:themeColor="accent5" w:themeShade="80"/>
            </w:rPr>
          </w:rPrChange>
        </w:rPr>
      </w:r>
      <w:r w:rsidR="007D144B" w:rsidRPr="00667C8E">
        <w:rPr>
          <w:rFonts w:asciiTheme="minorHAnsi" w:hAnsiTheme="minorHAnsi" w:cstheme="minorHAnsi"/>
          <w:color w:val="215868" w:themeColor="accent5" w:themeShade="80"/>
          <w:rPrChange w:id="1774" w:author="singh qmax" w:date="2020-07-16T22:37:00Z">
            <w:rPr>
              <w:rFonts w:asciiTheme="minorHAnsi" w:hAnsiTheme="minorHAnsi" w:cstheme="minorHAnsi"/>
            </w:rPr>
          </w:rPrChange>
        </w:rPr>
        <w:fldChar w:fldCharType="separate"/>
      </w:r>
      <w:r w:rsidR="007D144B" w:rsidRPr="00667C8E">
        <w:rPr>
          <w:color w:val="215868" w:themeColor="accent5" w:themeShade="80"/>
          <w:rPrChange w:id="1775" w:author="singh qmax" w:date="2020-07-16T22:37:00Z">
            <w:rPr/>
          </w:rPrChange>
        </w:rPr>
        <w:t>Fig</w:t>
      </w:r>
      <w:r w:rsidR="007D144B" w:rsidRPr="00A3277B">
        <w:rPr>
          <w:rFonts w:asciiTheme="minorHAnsi" w:hAnsiTheme="minorHAnsi" w:cstheme="minorHAnsi"/>
          <w:color w:val="215868" w:themeColor="accent5" w:themeShade="80"/>
          <w:rPrChange w:id="1776" w:author="hari prasath" w:date="2020-07-17T13:25:00Z">
            <w:rPr/>
          </w:rPrChange>
        </w:rPr>
        <w:t xml:space="preserve">ure </w:t>
      </w:r>
      <w:r w:rsidR="007D144B" w:rsidRPr="00A3277B">
        <w:rPr>
          <w:rFonts w:asciiTheme="minorHAnsi" w:hAnsiTheme="minorHAnsi" w:cstheme="minorHAnsi"/>
          <w:noProof/>
          <w:color w:val="215868" w:themeColor="accent5" w:themeShade="80"/>
          <w:rPrChange w:id="1777" w:author="hari prasath" w:date="2020-07-17T13:25:00Z">
            <w:rPr>
              <w:noProof/>
            </w:rPr>
          </w:rPrChange>
        </w:rPr>
        <w:t>16</w:t>
      </w:r>
      <w:r w:rsidR="007D144B" w:rsidRPr="00667C8E">
        <w:rPr>
          <w:rFonts w:asciiTheme="minorHAnsi" w:hAnsiTheme="minorHAnsi" w:cstheme="minorHAnsi"/>
          <w:color w:val="215868" w:themeColor="accent5" w:themeShade="80"/>
          <w:rPrChange w:id="1778" w:author="singh qmax" w:date="2020-07-16T22:37:00Z">
            <w:rPr>
              <w:rFonts w:asciiTheme="minorHAnsi" w:hAnsiTheme="minorHAnsi" w:cstheme="minorHAnsi"/>
            </w:rPr>
          </w:rPrChange>
        </w:rPr>
        <w:fldChar w:fldCharType="end"/>
      </w:r>
      <w:r>
        <w:rPr>
          <w:rFonts w:asciiTheme="minorHAnsi" w:hAnsiTheme="minorHAnsi" w:cstheme="minorHAnsi"/>
        </w:rPr>
        <w:t>)</w:t>
      </w:r>
    </w:p>
    <w:p w14:paraId="5EA677F2" w14:textId="4C5FB8CB" w:rsidR="00634A05" w:rsidRDefault="00661411">
      <w:pPr>
        <w:rPr>
          <w:rFonts w:asciiTheme="minorHAnsi" w:hAnsiTheme="minorHAnsi" w:cstheme="minorHAnsi"/>
        </w:rPr>
      </w:pPr>
      <w:r>
        <w:rPr>
          <w:noProof/>
        </w:rPr>
        <w:lastRenderedPageBreak/>
        <w:pict w14:anchorId="39AC3297">
          <v:shape id="_x0000_s1096" type="#_x0000_t202" style="position:absolute;margin-left:22.5pt;margin-top:655.6pt;width:442.9pt;height:.05pt;z-index:251689984;mso-position-horizontal-relative:text;mso-position-vertical-relative:text" wrapcoords="-37 0 -37 20925 21600 20925 21600 0 -37 0" stroked="f">
            <v:textbox style="mso-next-textbox:#_x0000_s1096;mso-fit-shape-to-text:t" inset="0,0,0,0">
              <w:txbxContent>
                <w:p w14:paraId="1E1D8C0C" w14:textId="149E5575" w:rsidR="005661EF" w:rsidRPr="00D17D58" w:rsidRDefault="005661EF" w:rsidP="00D969A5">
                  <w:pPr>
                    <w:pStyle w:val="Caption"/>
                    <w:jc w:val="center"/>
                    <w:rPr>
                      <w:noProof/>
                    </w:rPr>
                  </w:pPr>
                  <w:bookmarkStart w:id="1779" w:name="_Ref45806446"/>
                  <w:r>
                    <w:t xml:space="preserve">Figure </w:t>
                  </w:r>
                  <w:r>
                    <w:fldChar w:fldCharType="begin"/>
                  </w:r>
                  <w:r>
                    <w:instrText xml:space="preserve"> SEQ Figure \* ARABIC </w:instrText>
                  </w:r>
                  <w:r>
                    <w:fldChar w:fldCharType="separate"/>
                  </w:r>
                  <w:r w:rsidR="00AB6E26">
                    <w:rPr>
                      <w:noProof/>
                    </w:rPr>
                    <w:t>16</w:t>
                  </w:r>
                  <w:r>
                    <w:fldChar w:fldCharType="end"/>
                  </w:r>
                  <w:bookmarkEnd w:id="1779"/>
                  <w:r>
                    <w:t xml:space="preserve"> </w:t>
                  </w:r>
                  <w:r w:rsidRPr="0044247B">
                    <w:t>Kinisi-Amenos-Hub message diagram</w:t>
                  </w:r>
                </w:p>
              </w:txbxContent>
            </v:textbox>
            <w10:wrap type="tight"/>
          </v:shape>
        </w:pict>
      </w:r>
      <w:r w:rsidR="00E923D4">
        <w:rPr>
          <w:noProof/>
        </w:rPr>
        <w:drawing>
          <wp:anchor distT="0" distB="0" distL="114300" distR="114300" simplePos="0" relativeHeight="251614208" behindDoc="1" locked="0" layoutInCell="1" allowOverlap="1" wp14:anchorId="52A0A5A7" wp14:editId="2F8E182B">
            <wp:simplePos x="0" y="0"/>
            <wp:positionH relativeFrom="column">
              <wp:posOffset>285750</wp:posOffset>
            </wp:positionH>
            <wp:positionV relativeFrom="paragraph">
              <wp:posOffset>50165</wp:posOffset>
            </wp:positionV>
            <wp:extent cx="5624830" cy="8218805"/>
            <wp:effectExtent l="0" t="0" r="0" b="0"/>
            <wp:wrapTight wrapText="bothSides">
              <wp:wrapPolygon edited="0">
                <wp:start x="0" y="0"/>
                <wp:lineTo x="0" y="21528"/>
                <wp:lineTo x="21507" y="21528"/>
                <wp:lineTo x="21507"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24830" cy="82188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2DCFEAA8">
          <v:shape id="_x0000_s1079" type="#_x0000_t202" style="position:absolute;margin-left:11.4pt;margin-top:663.7pt;width:486.85pt;height:.05pt;z-index:251674624;mso-position-horizontal-relative:text;mso-position-vertical-relative:text" stroked="f">
            <v:textbox style="mso-next-textbox:#_x0000_s1079;mso-fit-shape-to-text:t" inset="0,0,0,0">
              <w:txbxContent>
                <w:p w14:paraId="1C6A0247" w14:textId="739A0E4A" w:rsidR="005661EF" w:rsidRPr="00846EFB" w:rsidRDefault="005661EF" w:rsidP="00E05378">
                  <w:pPr>
                    <w:pStyle w:val="Caption"/>
                    <w:jc w:val="center"/>
                    <w:rPr>
                      <w:noProof/>
                    </w:rPr>
                  </w:pPr>
                </w:p>
              </w:txbxContent>
            </v:textbox>
            <w10:wrap type="square"/>
          </v:shape>
        </w:pict>
      </w:r>
    </w:p>
    <w:p w14:paraId="3530A2E1" w14:textId="44AD042C" w:rsidR="00E923D4" w:rsidRDefault="00E923D4" w:rsidP="00D969A5">
      <w:pPr>
        <w:pStyle w:val="Heading4"/>
        <w:numPr>
          <w:ilvl w:val="0"/>
          <w:numId w:val="0"/>
        </w:numPr>
        <w:rPr>
          <w:i/>
          <w:iCs/>
        </w:rPr>
      </w:pPr>
      <w:bookmarkStart w:id="1780" w:name="_Ref43206145"/>
    </w:p>
    <w:p w14:paraId="065B8601" w14:textId="4A5C94BA" w:rsidR="000E4E8D" w:rsidRDefault="000E4E8D" w:rsidP="00D969A5">
      <w:pPr>
        <w:pStyle w:val="Heading4"/>
        <w:numPr>
          <w:ilvl w:val="0"/>
          <w:numId w:val="0"/>
        </w:numPr>
        <w:rPr>
          <w:i/>
          <w:iCs/>
        </w:rPr>
      </w:pPr>
    </w:p>
    <w:p w14:paraId="62002774" w14:textId="6E5463A2" w:rsidR="000E4E8D" w:rsidRDefault="000E4E8D" w:rsidP="00D969A5">
      <w:pPr>
        <w:pStyle w:val="Heading4"/>
        <w:numPr>
          <w:ilvl w:val="0"/>
          <w:numId w:val="0"/>
        </w:numPr>
        <w:rPr>
          <w:i/>
          <w:iCs/>
        </w:rPr>
      </w:pPr>
    </w:p>
    <w:p w14:paraId="5E269B1E" w14:textId="4D8A4AA4" w:rsidR="009F4A9C" w:rsidRPr="009D1346" w:rsidRDefault="009F4A9C" w:rsidP="00A13ECC">
      <w:pPr>
        <w:pStyle w:val="Heading4"/>
        <w:rPr>
          <w:i/>
          <w:iCs/>
        </w:rPr>
      </w:pPr>
      <w:r w:rsidRPr="009D1346">
        <w:rPr>
          <w:i/>
          <w:iCs/>
        </w:rPr>
        <w:lastRenderedPageBreak/>
        <w:t>K</w:t>
      </w:r>
      <w:r w:rsidR="003A27E8" w:rsidRPr="009D1346">
        <w:rPr>
          <w:i/>
          <w:iCs/>
        </w:rPr>
        <w:t>inisi</w:t>
      </w:r>
      <w:r w:rsidRPr="009D1346">
        <w:rPr>
          <w:i/>
          <w:iCs/>
        </w:rPr>
        <w:t xml:space="preserve"> </w:t>
      </w:r>
      <w:r w:rsidR="005243EF" w:rsidRPr="009D1346">
        <w:rPr>
          <w:i/>
          <w:iCs/>
        </w:rPr>
        <w:t xml:space="preserve">– Amenos </w:t>
      </w:r>
      <w:r w:rsidRPr="009D1346">
        <w:rPr>
          <w:i/>
          <w:iCs/>
        </w:rPr>
        <w:t>BLE Frame Format</w:t>
      </w:r>
      <w:bookmarkEnd w:id="1780"/>
      <w:r w:rsidR="00872D57" w:rsidRPr="009D1346">
        <w:rPr>
          <w:i/>
          <w:iCs/>
        </w:rPr>
        <w:t xml:space="preserve"> </w:t>
      </w:r>
    </w:p>
    <w:p w14:paraId="0A19B48E" w14:textId="44F5E69F" w:rsidR="0053579B" w:rsidRDefault="003F6FE6" w:rsidP="00A13ECC">
      <w:pPr>
        <w:ind w:left="709"/>
        <w:rPr>
          <w:rFonts w:asciiTheme="minorHAnsi" w:hAnsiTheme="minorHAnsi"/>
        </w:rPr>
      </w:pPr>
      <w:r>
        <w:rPr>
          <w:rFonts w:asciiTheme="minorHAnsi" w:hAnsiTheme="minorHAnsi"/>
        </w:rPr>
        <w:t xml:space="preserve">This section discusses about Kinisi – </w:t>
      </w:r>
      <w:r w:rsidR="00872D57">
        <w:rPr>
          <w:rFonts w:asciiTheme="minorHAnsi" w:hAnsiTheme="minorHAnsi"/>
        </w:rPr>
        <w:t>Amenos</w:t>
      </w:r>
      <w:r>
        <w:rPr>
          <w:rFonts w:asciiTheme="minorHAnsi" w:hAnsiTheme="minorHAnsi"/>
        </w:rPr>
        <w:t xml:space="preserve"> BLE communication packet</w:t>
      </w:r>
    </w:p>
    <w:p w14:paraId="1104E9FC" w14:textId="289D4DCF" w:rsidR="003F6FE6" w:rsidRDefault="003F6FE6" w:rsidP="00A13ECC">
      <w:pPr>
        <w:pStyle w:val="Heading5"/>
      </w:pPr>
      <w:r>
        <w:t xml:space="preserve">Kinisi </w:t>
      </w:r>
      <w:r w:rsidR="005243EF">
        <w:t xml:space="preserve">– Amenos </w:t>
      </w:r>
      <w:r>
        <w:t>Authentication packet</w:t>
      </w:r>
    </w:p>
    <w:p w14:paraId="20EAC1C5" w14:textId="061EC246" w:rsidR="003617FD" w:rsidRDefault="003617FD" w:rsidP="003F6FE6"/>
    <w:p w14:paraId="41F3CE37" w14:textId="346E6018" w:rsidR="003F6FE6" w:rsidRPr="003F6FE6" w:rsidRDefault="00661411" w:rsidP="003F6FE6">
      <w:r>
        <w:rPr>
          <w:noProof/>
        </w:rPr>
        <w:pict w14:anchorId="4EABD07F">
          <v:shape id="_x0000_s1067" type="#_x0000_t202" style="position:absolute;margin-left:47.4pt;margin-top:150.7pt;width:435.6pt;height:.05pt;z-index:251665408;mso-position-horizontal-relative:text;mso-position-vertical-relative:text" stroked="f">
            <v:textbox style="mso-next-textbox:#_x0000_s1067;mso-fit-shape-to-text:t" inset="0,0,0,0">
              <w:txbxContent>
                <w:p w14:paraId="306A82C3" w14:textId="7BF64D97" w:rsidR="005661EF" w:rsidRPr="008846CF" w:rsidRDefault="005661EF" w:rsidP="00A13ECC">
                  <w:pPr>
                    <w:pStyle w:val="Caption"/>
                    <w:jc w:val="center"/>
                    <w:rPr>
                      <w:noProof/>
                    </w:rPr>
                  </w:pPr>
                </w:p>
              </w:txbxContent>
            </v:textbox>
            <w10:wrap type="square"/>
          </v:shape>
        </w:pict>
      </w:r>
      <w:r>
        <w:rPr>
          <w:noProof/>
        </w:rPr>
        <w:pict w14:anchorId="3F86DC24">
          <v:shape id="_x0000_s1097" type="#_x0000_t202" style="position:absolute;margin-left:47.4pt;margin-top:150.7pt;width:435.6pt;height:.05pt;z-index:251691008;mso-position-horizontal-relative:text;mso-position-vertical-relative:text" stroked="f">
            <v:textbox style="mso-next-textbox:#_x0000_s1097;mso-fit-shape-to-text:t" inset="0,0,0,0">
              <w:txbxContent>
                <w:p w14:paraId="33B83615" w14:textId="243C382D" w:rsidR="005661EF" w:rsidRPr="005B72BE"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17</w:t>
                  </w:r>
                  <w:r>
                    <w:fldChar w:fldCharType="end"/>
                  </w:r>
                  <w:r>
                    <w:t xml:space="preserve"> </w:t>
                  </w:r>
                  <w:r w:rsidRPr="00363262">
                    <w:t>Kinisi Authentication packet</w:t>
                  </w:r>
                </w:p>
              </w:txbxContent>
            </v:textbox>
            <w10:wrap type="square"/>
          </v:shape>
        </w:pict>
      </w:r>
      <w:r w:rsidR="003617FD">
        <w:rPr>
          <w:noProof/>
        </w:rPr>
        <w:drawing>
          <wp:anchor distT="0" distB="0" distL="114300" distR="114300" simplePos="0" relativeHeight="251613184" behindDoc="0" locked="0" layoutInCell="1" allowOverlap="1" wp14:anchorId="2AEABF56" wp14:editId="7941FCF0">
            <wp:simplePos x="0" y="0"/>
            <wp:positionH relativeFrom="column">
              <wp:posOffset>601980</wp:posOffset>
            </wp:positionH>
            <wp:positionV relativeFrom="paragraph">
              <wp:posOffset>5080</wp:posOffset>
            </wp:positionV>
            <wp:extent cx="5532599" cy="1851820"/>
            <wp:effectExtent l="133350" t="114300" r="125730" b="148590"/>
            <wp:wrapSquare wrapText="bothSides"/>
            <wp:docPr id="70" name="Picture 7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ame-kin-pass.PNG"/>
                    <pic:cNvPicPr/>
                  </pic:nvPicPr>
                  <pic:blipFill>
                    <a:blip r:embed="rId34">
                      <a:extLst>
                        <a:ext uri="{28A0092B-C50C-407E-A947-70E740481C1C}">
                          <a14:useLocalDpi xmlns:a14="http://schemas.microsoft.com/office/drawing/2010/main" val="0"/>
                        </a:ext>
                      </a:extLst>
                    </a:blip>
                    <a:stretch>
                      <a:fillRect/>
                    </a:stretch>
                  </pic:blipFill>
                  <pic:spPr>
                    <a:xfrm>
                      <a:off x="0" y="0"/>
                      <a:ext cx="5532599" cy="18518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62095AE" w14:textId="4587E3AA" w:rsidR="00CB66B2" w:rsidRDefault="00661411" w:rsidP="00CB66B2">
      <w:pPr>
        <w:spacing w:line="259" w:lineRule="auto"/>
      </w:pPr>
      <w:bookmarkStart w:id="1781" w:name="_Ref39168059"/>
      <w:r>
        <w:rPr>
          <w:noProof/>
        </w:rPr>
        <w:pict w14:anchorId="35BC7ABA">
          <v:shape id="_x0000_s1040" type="#_x0000_t202" style="position:absolute;margin-left:16.2pt;margin-top:145.7pt;width:487.3pt;height:.05pt;z-index:251652096;mso-position-horizontal-relative:text;mso-position-vertical-relative:text" stroked="f">
            <v:textbox style="mso-next-textbox:#_x0000_s1040;mso-fit-shape-to-text:t" inset="0,0,0,0">
              <w:txbxContent>
                <w:p w14:paraId="1ABCF575" w14:textId="2C10B768" w:rsidR="005661EF" w:rsidRPr="00CD5C7A" w:rsidRDefault="005661EF" w:rsidP="003F6FE6">
                  <w:pPr>
                    <w:pStyle w:val="Caption"/>
                    <w:jc w:val="center"/>
                    <w:rPr>
                      <w:rFonts w:ascii="Calibri Light" w:hAnsi="Calibri Light"/>
                      <w:noProof/>
                      <w:color w:val="215868" w:themeColor="accent5" w:themeShade="80"/>
                      <w:szCs w:val="20"/>
                    </w:rPr>
                  </w:pPr>
                </w:p>
              </w:txbxContent>
            </v:textbox>
            <w10:wrap type="square"/>
          </v:shape>
        </w:pict>
      </w:r>
      <w:r>
        <w:rPr>
          <w:noProof/>
        </w:rPr>
        <w:pict w14:anchorId="78551E86">
          <v:shape id="_x0000_s1034" type="#_x0000_t202" style="position:absolute;margin-left:36.1pt;margin-top:146.4pt;width:423.3pt;height:20.35pt;z-index:251650048" stroked="f">
            <v:textbox style="mso-next-textbox:#_x0000_s1034;mso-fit-shape-to-text:t" inset="0,0,0,0">
              <w:txbxContent>
                <w:p w14:paraId="5074B797" w14:textId="0E05599B" w:rsidR="005661EF" w:rsidRPr="009A3628" w:rsidRDefault="005661EF" w:rsidP="00E941C3">
                  <w:pPr>
                    <w:pStyle w:val="Caption"/>
                    <w:jc w:val="center"/>
                    <w:rPr>
                      <w:rFonts w:ascii="Calibri Light" w:hAnsi="Calibri Light"/>
                      <w:bCs w:val="0"/>
                      <w:noProof/>
                      <w:color w:val="215868" w:themeColor="accent5" w:themeShade="80"/>
                      <w:sz w:val="24"/>
                      <w:szCs w:val="20"/>
                    </w:rPr>
                  </w:pPr>
                </w:p>
              </w:txbxContent>
            </v:textbox>
            <w10:wrap type="topAndBottom"/>
          </v:shape>
        </w:pict>
      </w:r>
    </w:p>
    <w:p w14:paraId="53A42C2F" w14:textId="78CBF44D" w:rsidR="00CB66B2" w:rsidRDefault="00CB66B2" w:rsidP="00CB66B2">
      <w:pPr>
        <w:spacing w:line="259" w:lineRule="auto"/>
      </w:pPr>
    </w:p>
    <w:p w14:paraId="4368148D" w14:textId="0AE93254" w:rsidR="003617FD" w:rsidRDefault="003617FD" w:rsidP="00CB66B2">
      <w:pPr>
        <w:spacing w:line="259" w:lineRule="auto"/>
      </w:pPr>
    </w:p>
    <w:p w14:paraId="2F3C7079" w14:textId="3CB38F06" w:rsidR="003617FD" w:rsidRDefault="003617FD" w:rsidP="00CB66B2">
      <w:pPr>
        <w:spacing w:line="259" w:lineRule="auto"/>
      </w:pPr>
    </w:p>
    <w:p w14:paraId="5F95FCBF" w14:textId="4636BAA4" w:rsidR="003617FD" w:rsidRDefault="003617FD" w:rsidP="00CB66B2">
      <w:pPr>
        <w:spacing w:line="259" w:lineRule="auto"/>
      </w:pPr>
    </w:p>
    <w:p w14:paraId="746BD37D" w14:textId="1207F834" w:rsidR="00950806" w:rsidRDefault="00950806" w:rsidP="00CB66B2">
      <w:pPr>
        <w:spacing w:line="259" w:lineRule="auto"/>
      </w:pPr>
    </w:p>
    <w:p w14:paraId="17305938" w14:textId="2A0C4B25" w:rsidR="003A27E8" w:rsidRDefault="00661411" w:rsidP="00A13ECC">
      <w:pPr>
        <w:pStyle w:val="Heading5"/>
      </w:pPr>
      <w:r>
        <w:rPr>
          <w:noProof/>
        </w:rPr>
        <w:pict w14:anchorId="298B8019">
          <v:shape id="_x0000_s1039" type="#_x0000_t202" style="position:absolute;left:0;text-align:left;margin-left:470.4pt;margin-top:48.9pt;width:16.2pt;height:3.55pt;z-index:251651072;mso-position-horizontal-relative:text;mso-position-vertical-relative:text" stroked="f">
            <v:textbox style="mso-next-textbox:#_x0000_s1039" inset="0,0,0,0">
              <w:txbxContent>
                <w:p w14:paraId="67BE05AA" w14:textId="154A3070" w:rsidR="005661EF" w:rsidRPr="00C169BB" w:rsidRDefault="005661EF" w:rsidP="003F6FE6">
                  <w:pPr>
                    <w:pStyle w:val="Caption"/>
                    <w:jc w:val="center"/>
                    <w:rPr>
                      <w:rFonts w:ascii="Calibri Light" w:hAnsi="Calibri Light"/>
                      <w:noProof/>
                      <w:color w:val="215868" w:themeColor="accent5" w:themeShade="80"/>
                      <w:szCs w:val="20"/>
                    </w:rPr>
                  </w:pPr>
                </w:p>
              </w:txbxContent>
            </v:textbox>
            <w10:wrap type="square"/>
          </v:shape>
        </w:pict>
      </w:r>
      <w:r w:rsidR="00CB66B2">
        <w:t>Kinisi</w:t>
      </w:r>
      <w:r w:rsidR="005243EF">
        <w:t xml:space="preserve"> – Amenos</w:t>
      </w:r>
      <w:r w:rsidR="00CB66B2">
        <w:t xml:space="preserve"> </w:t>
      </w:r>
      <w:r w:rsidR="003A27E8">
        <w:t>configuration BLE packet</w:t>
      </w:r>
      <w:bookmarkEnd w:id="1781"/>
    </w:p>
    <w:p w14:paraId="23D8D802" w14:textId="7D6EF1A9" w:rsidR="00950806" w:rsidRPr="00A13ECC" w:rsidRDefault="00661411" w:rsidP="00A13ECC">
      <w:r>
        <w:rPr>
          <w:noProof/>
        </w:rPr>
        <w:pict w14:anchorId="1AB1CACE">
          <v:shape id="_x0000_s1068" type="#_x0000_t202" style="position:absolute;margin-left:18.6pt;margin-top:149.9pt;width:487.3pt;height:.05pt;z-index:251666432;mso-position-horizontal-relative:text;mso-position-vertical-relative:text" stroked="f">
            <v:textbox style="mso-next-textbox:#_x0000_s1068;mso-fit-shape-to-text:t" inset="0,0,0,0">
              <w:txbxContent>
                <w:p w14:paraId="31BE11AF" w14:textId="2AFBA8B6" w:rsidR="005661EF" w:rsidRPr="00144DA3" w:rsidRDefault="005661EF" w:rsidP="00A13ECC">
                  <w:pPr>
                    <w:pStyle w:val="Caption"/>
                    <w:jc w:val="center"/>
                    <w:rPr>
                      <w:noProof/>
                    </w:rPr>
                  </w:pPr>
                </w:p>
              </w:txbxContent>
            </v:textbox>
            <w10:wrap type="square"/>
          </v:shape>
        </w:pict>
      </w:r>
      <w:r>
        <w:rPr>
          <w:noProof/>
        </w:rPr>
        <w:pict w14:anchorId="35A042E7">
          <v:shape id="_x0000_s1098" type="#_x0000_t202" style="position:absolute;margin-left:18.6pt;margin-top:149.9pt;width:487.3pt;height:.05pt;z-index:251692032;mso-position-horizontal-relative:text;mso-position-vertical-relative:text" stroked="f">
            <v:textbox style="mso-next-textbox:#_x0000_s1098;mso-fit-shape-to-text:t" inset="0,0,0,0">
              <w:txbxContent>
                <w:p w14:paraId="60336265" w14:textId="655EA120" w:rsidR="005661EF" w:rsidRPr="00236A02"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18</w:t>
                  </w:r>
                  <w:r>
                    <w:fldChar w:fldCharType="end"/>
                  </w:r>
                  <w:r>
                    <w:t xml:space="preserve"> </w:t>
                  </w:r>
                  <w:r w:rsidRPr="00D84C31">
                    <w:t>Kinisi room credentials</w:t>
                  </w:r>
                </w:p>
              </w:txbxContent>
            </v:textbox>
            <w10:wrap type="square"/>
          </v:shape>
        </w:pict>
      </w:r>
      <w:r w:rsidR="00950806">
        <w:rPr>
          <w:noProof/>
        </w:rPr>
        <w:drawing>
          <wp:anchor distT="0" distB="0" distL="114300" distR="114300" simplePos="0" relativeHeight="251611136" behindDoc="0" locked="0" layoutInCell="1" allowOverlap="1" wp14:anchorId="1BAACE1C" wp14:editId="739182CA">
            <wp:simplePos x="0" y="0"/>
            <wp:positionH relativeFrom="column">
              <wp:posOffset>236220</wp:posOffset>
            </wp:positionH>
            <wp:positionV relativeFrom="paragraph">
              <wp:posOffset>630555</wp:posOffset>
            </wp:positionV>
            <wp:extent cx="6188710" cy="1216025"/>
            <wp:effectExtent l="133350" t="114300" r="116840" b="136525"/>
            <wp:wrapSquare wrapText="bothSides"/>
            <wp:docPr id="72" name="Picture 7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ame-kin-d1.PNG"/>
                    <pic:cNvPicPr/>
                  </pic:nvPicPr>
                  <pic:blipFill>
                    <a:blip r:embed="rId35">
                      <a:extLst>
                        <a:ext uri="{28A0092B-C50C-407E-A947-70E740481C1C}">
                          <a14:useLocalDpi xmlns:a14="http://schemas.microsoft.com/office/drawing/2010/main" val="0"/>
                        </a:ext>
                      </a:extLst>
                    </a:blip>
                    <a:stretch>
                      <a:fillRect/>
                    </a:stretch>
                  </pic:blipFill>
                  <pic:spPr>
                    <a:xfrm>
                      <a:off x="0" y="0"/>
                      <a:ext cx="6188710" cy="12160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3DF330C" w14:textId="3930F320" w:rsidR="00950806" w:rsidRPr="00A13ECC" w:rsidRDefault="00661411" w:rsidP="00A13ECC">
      <w:r>
        <w:rPr>
          <w:noProof/>
        </w:rPr>
        <w:pict w14:anchorId="127587A1">
          <v:shape id="_x0000_s1099" type="#_x0000_t202" style="position:absolute;margin-left:85.2pt;margin-top:279.7pt;width:364.8pt;height:.05pt;z-index:251693056;mso-position-horizontal-relative:text;mso-position-vertical-relative:text" stroked="f">
            <v:textbox style="mso-next-textbox:#_x0000_s1099;mso-fit-shape-to-text:t" inset="0,0,0,0">
              <w:txbxContent>
                <w:p w14:paraId="41E0E7A8" w14:textId="0EB3A6C0" w:rsidR="005661EF" w:rsidRPr="009E0E9C"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19</w:t>
                  </w:r>
                  <w:r>
                    <w:fldChar w:fldCharType="end"/>
                  </w:r>
                  <w:r>
                    <w:t xml:space="preserve"> </w:t>
                  </w:r>
                  <w:r w:rsidRPr="00E37765">
                    <w:t>Kinisi device serial number</w:t>
                  </w:r>
                </w:p>
              </w:txbxContent>
            </v:textbox>
            <w10:wrap type="square"/>
          </v:shape>
        </w:pict>
      </w:r>
      <w:r w:rsidR="00AF0291">
        <w:rPr>
          <w:noProof/>
        </w:rPr>
        <w:drawing>
          <wp:anchor distT="0" distB="0" distL="114300" distR="114300" simplePos="0" relativeHeight="251612160" behindDoc="0" locked="0" layoutInCell="1" allowOverlap="1" wp14:anchorId="0BB0EF7B" wp14:editId="3053661C">
            <wp:simplePos x="0" y="0"/>
            <wp:positionH relativeFrom="column">
              <wp:posOffset>1082040</wp:posOffset>
            </wp:positionH>
            <wp:positionV relativeFrom="paragraph">
              <wp:posOffset>2306320</wp:posOffset>
            </wp:positionV>
            <wp:extent cx="4632960" cy="1188720"/>
            <wp:effectExtent l="133350" t="114300" r="110490" b="144780"/>
            <wp:wrapSquare wrapText="bothSides"/>
            <wp:docPr id="73" name="Picture 7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ame-kin-d2.PNG"/>
                    <pic:cNvPicPr/>
                  </pic:nvPicPr>
                  <pic:blipFill>
                    <a:blip r:embed="rId36">
                      <a:extLst>
                        <a:ext uri="{28A0092B-C50C-407E-A947-70E740481C1C}">
                          <a14:useLocalDpi xmlns:a14="http://schemas.microsoft.com/office/drawing/2010/main" val="0"/>
                        </a:ext>
                      </a:extLst>
                    </a:blip>
                    <a:stretch>
                      <a:fillRect/>
                    </a:stretch>
                  </pic:blipFill>
                  <pic:spPr>
                    <a:xfrm>
                      <a:off x="0" y="0"/>
                      <a:ext cx="4632960" cy="1188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pict w14:anchorId="3ADF92A2">
          <v:shape id="_x0000_s1063" type="#_x0000_t202" style="position:absolute;margin-left:.05pt;margin-top:181.7pt;width:25.05pt;height:3.55pt;z-index:251663360;mso-position-horizontal-relative:text;mso-position-vertical-relative:text" stroked="f">
            <v:textbox style="mso-next-textbox:#_x0000_s1063" inset="0,0,0,0">
              <w:txbxContent>
                <w:p w14:paraId="2E0920E0" w14:textId="7EE40742" w:rsidR="005661EF" w:rsidRPr="00C70E72" w:rsidRDefault="005661EF" w:rsidP="00E05378">
                  <w:pPr>
                    <w:pStyle w:val="Caption"/>
                    <w:rPr>
                      <w:rFonts w:cstheme="minorHAnsi"/>
                      <w:noProof/>
                      <w:sz w:val="24"/>
                      <w:szCs w:val="20"/>
                    </w:rPr>
                  </w:pPr>
                </w:p>
              </w:txbxContent>
            </v:textbox>
            <w10:wrap type="square"/>
          </v:shape>
        </w:pict>
      </w:r>
    </w:p>
    <w:p w14:paraId="3EFAF7E4" w14:textId="74552E93" w:rsidR="00F911D4" w:rsidRDefault="00F911D4" w:rsidP="00A13ECC"/>
    <w:p w14:paraId="0E4C8173" w14:textId="5511F59E" w:rsidR="00950806" w:rsidRPr="00A13ECC" w:rsidRDefault="00950806" w:rsidP="00A13ECC"/>
    <w:p w14:paraId="7C57C2C3" w14:textId="2D089607" w:rsidR="0053527C" w:rsidRDefault="00661411" w:rsidP="0053527C">
      <w:r>
        <w:rPr>
          <w:noProof/>
        </w:rPr>
        <w:pict w14:anchorId="0615A52A">
          <v:shape id="_x0000_s1042" type="#_x0000_t202" style="position:absolute;margin-left:499.9pt;margin-top:160.75pt;width:3.55pt;height:25.4pt;z-index:251653120;mso-position-horizontal-relative:text;mso-position-vertical-relative:text" stroked="f">
            <v:textbox style="mso-next-textbox:#_x0000_s1042" inset="0,0,0,0">
              <w:txbxContent>
                <w:p w14:paraId="076DF68E" w14:textId="24379440" w:rsidR="005661EF" w:rsidRPr="00505C54" w:rsidRDefault="005661EF" w:rsidP="005E75AD">
                  <w:pPr>
                    <w:pStyle w:val="Caption"/>
                    <w:jc w:val="center"/>
                    <w:rPr>
                      <w:noProof/>
                      <w:sz w:val="24"/>
                      <w:szCs w:val="20"/>
                    </w:rPr>
                  </w:pPr>
                </w:p>
              </w:txbxContent>
            </v:textbox>
            <w10:wrap type="square"/>
          </v:shape>
        </w:pict>
      </w:r>
      <w:r>
        <w:rPr>
          <w:noProof/>
        </w:rPr>
        <w:pict w14:anchorId="2AFE9643">
          <v:shape id="_x0000_s1070" type="#_x0000_t202" style="position:absolute;margin-left:9pt;margin-top:175pt;width:487.3pt;height:.05pt;z-index:251667456;mso-position-horizontal-relative:text;mso-position-vertical-relative:text" stroked="f">
            <v:textbox style="mso-next-textbox:#_x0000_s1070;mso-fit-shape-to-text:t" inset="0,0,0,0">
              <w:txbxContent>
                <w:p w14:paraId="03D763AE" w14:textId="21A2F025" w:rsidR="005661EF" w:rsidRPr="00B17F4A" w:rsidRDefault="005661EF" w:rsidP="00A13ECC">
                  <w:pPr>
                    <w:pStyle w:val="Caption"/>
                    <w:jc w:val="center"/>
                    <w:rPr>
                      <w:noProof/>
                    </w:rPr>
                  </w:pPr>
                </w:p>
              </w:txbxContent>
            </v:textbox>
            <w10:wrap type="square"/>
          </v:shape>
        </w:pict>
      </w:r>
    </w:p>
    <w:p w14:paraId="68BCEA91" w14:textId="0817B1FE" w:rsidR="0053527C" w:rsidRPr="0053527C" w:rsidRDefault="0053527C" w:rsidP="0053527C"/>
    <w:p w14:paraId="3BCF97E0" w14:textId="098397DC" w:rsidR="003F6FE6" w:rsidRDefault="00661411" w:rsidP="003F6FE6">
      <w:r>
        <w:rPr>
          <w:noProof/>
        </w:rPr>
        <w:lastRenderedPageBreak/>
        <w:pict w14:anchorId="02C1DF2C">
          <v:shape id="_x0000_s1100" type="#_x0000_t202" style="position:absolute;margin-left:11.3pt;margin-top:136pt;width:487.3pt;height:.05pt;z-index:251694080;mso-position-horizontal-relative:text;mso-position-vertical-relative:text" stroked="f">
            <v:textbox style="mso-next-textbox:#_x0000_s1100;mso-fit-shape-to-text:t" inset="0,0,0,0">
              <w:txbxContent>
                <w:p w14:paraId="629B5307" w14:textId="1E4C0B3D" w:rsidR="005661EF" w:rsidRPr="00100E93"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20</w:t>
                  </w:r>
                  <w:r>
                    <w:fldChar w:fldCharType="end"/>
                  </w:r>
                  <w:r>
                    <w:t xml:space="preserve"> </w:t>
                  </w:r>
                  <w:r w:rsidRPr="00084D05">
                    <w:t>Kinisi device details</w:t>
                  </w:r>
                </w:p>
              </w:txbxContent>
            </v:textbox>
            <w10:wrap type="square"/>
          </v:shape>
        </w:pict>
      </w:r>
      <w:r w:rsidR="005B7B3F">
        <w:rPr>
          <w:noProof/>
        </w:rPr>
        <w:drawing>
          <wp:anchor distT="0" distB="0" distL="114300" distR="114300" simplePos="0" relativeHeight="251618304" behindDoc="0" locked="0" layoutInCell="1" allowOverlap="1" wp14:anchorId="0C190DE7" wp14:editId="0A811B37">
            <wp:simplePos x="0" y="0"/>
            <wp:positionH relativeFrom="column">
              <wp:posOffset>143934</wp:posOffset>
            </wp:positionH>
            <wp:positionV relativeFrom="paragraph">
              <wp:posOffset>254212</wp:posOffset>
            </wp:positionV>
            <wp:extent cx="6188710" cy="1416050"/>
            <wp:effectExtent l="114300" t="114300" r="97790" b="127000"/>
            <wp:wrapSquare wrapText="bothSides"/>
            <wp:docPr id="30" name="Picture 30"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am-kin.PNG"/>
                    <pic:cNvPicPr/>
                  </pic:nvPicPr>
                  <pic:blipFill>
                    <a:blip r:embed="rId37">
                      <a:extLst>
                        <a:ext uri="{28A0092B-C50C-407E-A947-70E740481C1C}">
                          <a14:useLocalDpi xmlns:a14="http://schemas.microsoft.com/office/drawing/2010/main" val="0"/>
                        </a:ext>
                      </a:extLst>
                    </a:blip>
                    <a:stretch>
                      <a:fillRect/>
                    </a:stretch>
                  </pic:blipFill>
                  <pic:spPr>
                    <a:xfrm>
                      <a:off x="0" y="0"/>
                      <a:ext cx="6188710" cy="1416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97C6254" w14:textId="59FC4E64" w:rsidR="003F6FE6" w:rsidRPr="003F6FE6" w:rsidRDefault="003F6FE6" w:rsidP="003F6FE6"/>
    <w:p w14:paraId="2D532719" w14:textId="18D9019F" w:rsidR="00E941C3" w:rsidRDefault="00661411" w:rsidP="003A27E8">
      <w:r>
        <w:rPr>
          <w:noProof/>
        </w:rPr>
        <w:pict w14:anchorId="42DFE70D">
          <v:shape id="_x0000_s1101" type="#_x0000_t202" style="position:absolute;margin-left:43.95pt;margin-top:121.35pt;width:438.6pt;height:.05pt;z-index:251695104;mso-position-horizontal-relative:text;mso-position-vertical-relative:text" stroked="f">
            <v:textbox style="mso-next-textbox:#_x0000_s1101;mso-fit-shape-to-text:t" inset="0,0,0,0">
              <w:txbxContent>
                <w:p w14:paraId="22AFAEDF" w14:textId="09C5D502" w:rsidR="005661EF" w:rsidRPr="00A939FB"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21</w:t>
                  </w:r>
                  <w:r>
                    <w:fldChar w:fldCharType="end"/>
                  </w:r>
                  <w:r>
                    <w:t xml:space="preserve"> Kinisi Auth code</w:t>
                  </w:r>
                </w:p>
              </w:txbxContent>
            </v:textbox>
            <w10:wrap type="square"/>
          </v:shape>
        </w:pict>
      </w:r>
      <w:r w:rsidR="005B7B3F">
        <w:rPr>
          <w:noProof/>
        </w:rPr>
        <w:drawing>
          <wp:anchor distT="0" distB="0" distL="114300" distR="114300" simplePos="0" relativeHeight="251619328" behindDoc="0" locked="0" layoutInCell="1" allowOverlap="1" wp14:anchorId="4746EBBB" wp14:editId="15FDB4B2">
            <wp:simplePos x="0" y="0"/>
            <wp:positionH relativeFrom="column">
              <wp:posOffset>558377</wp:posOffset>
            </wp:positionH>
            <wp:positionV relativeFrom="paragraph">
              <wp:posOffset>303318</wp:posOffset>
            </wp:positionV>
            <wp:extent cx="5570703" cy="1181202"/>
            <wp:effectExtent l="133350" t="114300" r="125730" b="152400"/>
            <wp:wrapSquare wrapText="bothSides"/>
            <wp:docPr id="34" name="Picture 3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am-kin-auth.PNG"/>
                    <pic:cNvPicPr/>
                  </pic:nvPicPr>
                  <pic:blipFill>
                    <a:blip r:embed="rId38">
                      <a:extLst>
                        <a:ext uri="{28A0092B-C50C-407E-A947-70E740481C1C}">
                          <a14:useLocalDpi xmlns:a14="http://schemas.microsoft.com/office/drawing/2010/main" val="0"/>
                        </a:ext>
                      </a:extLst>
                    </a:blip>
                    <a:stretch>
                      <a:fillRect/>
                    </a:stretch>
                  </pic:blipFill>
                  <pic:spPr>
                    <a:xfrm>
                      <a:off x="0" y="0"/>
                      <a:ext cx="5570703" cy="11812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FEA6622" w14:textId="398011ED" w:rsidR="005243EF" w:rsidRDefault="00661411" w:rsidP="003A27E8">
      <w:r>
        <w:rPr>
          <w:noProof/>
        </w:rPr>
        <w:pict w14:anchorId="29DED4D2">
          <v:shape id="_x0000_s1045" type="#_x0000_t202" style="position:absolute;margin-left:38.25pt;margin-top:26.15pt;width:9.75pt;height:3.55pt;z-index:251655168;mso-position-horizontal-relative:text;mso-position-vertical-relative:text" stroked="f">
            <v:textbox style="mso-next-textbox:#_x0000_s1045" inset="0,0,0,0">
              <w:txbxContent>
                <w:p w14:paraId="649754B4" w14:textId="00F183D5" w:rsidR="005661EF" w:rsidRPr="002055C4" w:rsidRDefault="005661EF" w:rsidP="005E75AD">
                  <w:pPr>
                    <w:pStyle w:val="Caption"/>
                    <w:jc w:val="center"/>
                    <w:rPr>
                      <w:noProof/>
                      <w:sz w:val="24"/>
                      <w:szCs w:val="20"/>
                    </w:rPr>
                  </w:pPr>
                </w:p>
              </w:txbxContent>
            </v:textbox>
            <w10:wrap type="square"/>
          </v:shape>
        </w:pict>
      </w:r>
    </w:p>
    <w:p w14:paraId="06FD1B52" w14:textId="566C3215" w:rsidR="005B7B3F" w:rsidRDefault="005B7B3F" w:rsidP="007E2D28">
      <w:pPr>
        <w:spacing w:line="259" w:lineRule="auto"/>
        <w:rPr>
          <w:i/>
          <w:iCs/>
        </w:rPr>
      </w:pPr>
    </w:p>
    <w:p w14:paraId="28AF8F60" w14:textId="7F15583A" w:rsidR="005B7B3F" w:rsidRDefault="005B7B3F" w:rsidP="007E2D28">
      <w:pPr>
        <w:spacing w:line="259" w:lineRule="auto"/>
        <w:rPr>
          <w:i/>
          <w:iCs/>
        </w:rPr>
      </w:pPr>
    </w:p>
    <w:p w14:paraId="3BA7B073" w14:textId="1BCBFCFF" w:rsidR="005B7B3F" w:rsidRDefault="005B7B3F" w:rsidP="007E2D28">
      <w:pPr>
        <w:spacing w:line="259" w:lineRule="auto"/>
        <w:rPr>
          <w:i/>
          <w:iCs/>
        </w:rPr>
      </w:pPr>
    </w:p>
    <w:p w14:paraId="42B7E018" w14:textId="5F4D04ED" w:rsidR="005B7B3F" w:rsidRDefault="00661411" w:rsidP="007E2D28">
      <w:pPr>
        <w:spacing w:line="259" w:lineRule="auto"/>
        <w:rPr>
          <w:i/>
          <w:iCs/>
        </w:rPr>
      </w:pPr>
      <w:r>
        <w:rPr>
          <w:noProof/>
        </w:rPr>
        <w:pict w14:anchorId="449B3806">
          <v:shape id="_x0000_s1043" type="#_x0000_t202" style="position:absolute;margin-left:12pt;margin-top:7.9pt;width:55.95pt;height:4.5pt;z-index:251654144;mso-position-horizontal-relative:text;mso-position-vertical-relative:text" stroked="f">
            <v:textbox style="mso-next-textbox:#_x0000_s1043" inset="0,0,0,0">
              <w:txbxContent>
                <w:p w14:paraId="11C112C7" w14:textId="2F8A4830" w:rsidR="005661EF" w:rsidRPr="00521AAC" w:rsidRDefault="005661EF" w:rsidP="005E75AD">
                  <w:pPr>
                    <w:pStyle w:val="Caption"/>
                    <w:jc w:val="center"/>
                    <w:rPr>
                      <w:noProof/>
                      <w:sz w:val="24"/>
                      <w:szCs w:val="20"/>
                    </w:rPr>
                  </w:pPr>
                </w:p>
              </w:txbxContent>
            </v:textbox>
            <w10:wrap type="square"/>
          </v:shape>
        </w:pict>
      </w:r>
    </w:p>
    <w:p w14:paraId="23BB0A24" w14:textId="374BA10C" w:rsidR="005B7B3F" w:rsidRDefault="005B7B3F" w:rsidP="007E2D28">
      <w:pPr>
        <w:spacing w:line="259" w:lineRule="auto"/>
        <w:rPr>
          <w:i/>
          <w:iCs/>
        </w:rPr>
      </w:pPr>
    </w:p>
    <w:p w14:paraId="3CE8CF95" w14:textId="7CA3ABAA" w:rsidR="005B7B3F" w:rsidRDefault="00661411" w:rsidP="007E2D28">
      <w:pPr>
        <w:spacing w:line="259" w:lineRule="auto"/>
        <w:rPr>
          <w:i/>
          <w:iCs/>
        </w:rPr>
      </w:pPr>
      <w:r>
        <w:rPr>
          <w:noProof/>
        </w:rPr>
        <w:pict w14:anchorId="4188250F">
          <v:shape id="_x0000_s1102" type="#_x0000_t202" style="position:absolute;margin-left:81.05pt;margin-top:97.9pt;width:365.4pt;height:.05pt;z-index:251696128;mso-position-horizontal-relative:text;mso-position-vertical-relative:text" stroked="f">
            <v:textbox style="mso-next-textbox:#_x0000_s1102;mso-fit-shape-to-text:t" inset="0,0,0,0">
              <w:txbxContent>
                <w:p w14:paraId="1F0294C8" w14:textId="3BC71FA0" w:rsidR="005661EF" w:rsidRPr="0038008D"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22</w:t>
                  </w:r>
                  <w:r>
                    <w:fldChar w:fldCharType="end"/>
                  </w:r>
                  <w:r>
                    <w:t xml:space="preserve"> </w:t>
                  </w:r>
                  <w:r w:rsidRPr="00892AD3">
                    <w:t>Kinisi device configuration ACK packet</w:t>
                  </w:r>
                </w:p>
              </w:txbxContent>
            </v:textbox>
            <w10:wrap type="square"/>
          </v:shape>
        </w:pict>
      </w:r>
      <w:r w:rsidR="005B7B3F">
        <w:rPr>
          <w:noProof/>
        </w:rPr>
        <w:drawing>
          <wp:anchor distT="0" distB="0" distL="114300" distR="114300" simplePos="0" relativeHeight="251610112" behindDoc="0" locked="0" layoutInCell="1" allowOverlap="1" wp14:anchorId="231F7236" wp14:editId="4109CE7B">
            <wp:simplePos x="0" y="0"/>
            <wp:positionH relativeFrom="column">
              <wp:posOffset>1029335</wp:posOffset>
            </wp:positionH>
            <wp:positionV relativeFrom="paragraph">
              <wp:posOffset>111760</wp:posOffset>
            </wp:positionV>
            <wp:extent cx="4640982" cy="1074513"/>
            <wp:effectExtent l="133350" t="114300" r="102870" b="125730"/>
            <wp:wrapSquare wrapText="bothSides"/>
            <wp:docPr id="75" name="Picture 7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ame-kin-d4.PNG"/>
                    <pic:cNvPicPr/>
                  </pic:nvPicPr>
                  <pic:blipFill>
                    <a:blip r:embed="rId39">
                      <a:extLst>
                        <a:ext uri="{28A0092B-C50C-407E-A947-70E740481C1C}">
                          <a14:useLocalDpi xmlns:a14="http://schemas.microsoft.com/office/drawing/2010/main" val="0"/>
                        </a:ext>
                      </a:extLst>
                    </a:blip>
                    <a:stretch>
                      <a:fillRect/>
                    </a:stretch>
                  </pic:blipFill>
                  <pic:spPr>
                    <a:xfrm>
                      <a:off x="0" y="0"/>
                      <a:ext cx="4640982" cy="10745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444DBC4" w14:textId="77777777" w:rsidR="005B7B3F" w:rsidRDefault="005B7B3F" w:rsidP="007E2D28">
      <w:pPr>
        <w:spacing w:line="259" w:lineRule="auto"/>
        <w:rPr>
          <w:i/>
          <w:iCs/>
        </w:rPr>
      </w:pPr>
    </w:p>
    <w:p w14:paraId="2288E072" w14:textId="77777777" w:rsidR="005B7B3F" w:rsidRDefault="005B7B3F" w:rsidP="007E2D28">
      <w:pPr>
        <w:spacing w:line="259" w:lineRule="auto"/>
        <w:rPr>
          <w:i/>
          <w:iCs/>
        </w:rPr>
      </w:pPr>
    </w:p>
    <w:p w14:paraId="2F2BDA9A" w14:textId="77777777" w:rsidR="005B7B3F" w:rsidRDefault="005B7B3F" w:rsidP="007E2D28">
      <w:pPr>
        <w:spacing w:line="259" w:lineRule="auto"/>
        <w:rPr>
          <w:i/>
          <w:iCs/>
        </w:rPr>
      </w:pPr>
    </w:p>
    <w:p w14:paraId="571A697D" w14:textId="77777777" w:rsidR="005B7B3F" w:rsidRDefault="005B7B3F" w:rsidP="007E2D28">
      <w:pPr>
        <w:spacing w:line="259" w:lineRule="auto"/>
        <w:rPr>
          <w:i/>
          <w:iCs/>
        </w:rPr>
      </w:pPr>
    </w:p>
    <w:p w14:paraId="4034FC21" w14:textId="05A1DD6F" w:rsidR="007E2D28" w:rsidRDefault="00661411" w:rsidP="007E2D28">
      <w:pPr>
        <w:spacing w:line="259" w:lineRule="auto"/>
        <w:rPr>
          <w:i/>
          <w:iCs/>
        </w:rPr>
      </w:pPr>
      <w:r>
        <w:rPr>
          <w:noProof/>
        </w:rPr>
        <w:pict w14:anchorId="6240E98A">
          <v:shape id="_x0000_s1071" type="#_x0000_t202" style="position:absolute;margin-left:426.6pt;margin-top:2.3pt;width:48.6pt;height:25pt;z-index:251668480;mso-position-horizontal-relative:text;mso-position-vertical-relative:text" stroked="f">
            <v:textbox style="mso-next-textbox:#_x0000_s1071" inset="0,0,0,0">
              <w:txbxContent>
                <w:p w14:paraId="6F4C4672" w14:textId="2D917BE4" w:rsidR="005661EF" w:rsidRPr="00B2584E" w:rsidRDefault="005661EF" w:rsidP="00A13ECC">
                  <w:pPr>
                    <w:pStyle w:val="Caption"/>
                    <w:jc w:val="center"/>
                    <w:rPr>
                      <w:noProof/>
                    </w:rPr>
                  </w:pPr>
                </w:p>
              </w:txbxContent>
            </v:textbox>
            <w10:wrap type="square"/>
          </v:shape>
        </w:pict>
      </w:r>
    </w:p>
    <w:p w14:paraId="379FC5F1" w14:textId="2B4569F2" w:rsidR="006B3B48" w:rsidRPr="00E05378" w:rsidRDefault="00AA54D7">
      <w:pPr>
        <w:pStyle w:val="Heading4"/>
      </w:pPr>
      <w:r w:rsidRPr="009D1346">
        <w:t xml:space="preserve">Kinisi </w:t>
      </w:r>
      <w:r w:rsidR="007469CE" w:rsidRPr="009D1346">
        <w:t xml:space="preserve">– Amenos </w:t>
      </w:r>
      <w:r w:rsidRPr="009D1346">
        <w:t>BLE-Beacon Advertising packet</w:t>
      </w:r>
    </w:p>
    <w:p w14:paraId="57409550" w14:textId="7FD8862F" w:rsidR="00D30A54" w:rsidRDefault="00AF0291" w:rsidP="006B3B48">
      <w:r>
        <w:rPr>
          <w:noProof/>
        </w:rPr>
        <w:drawing>
          <wp:anchor distT="0" distB="0" distL="114300" distR="114300" simplePos="0" relativeHeight="251615232" behindDoc="0" locked="0" layoutInCell="1" allowOverlap="1" wp14:anchorId="70630D78" wp14:editId="304318E7">
            <wp:simplePos x="0" y="0"/>
            <wp:positionH relativeFrom="column">
              <wp:posOffset>135255</wp:posOffset>
            </wp:positionH>
            <wp:positionV relativeFrom="paragraph">
              <wp:posOffset>428625</wp:posOffset>
            </wp:positionV>
            <wp:extent cx="6188710" cy="938530"/>
            <wp:effectExtent l="133350" t="114300" r="97790" b="128270"/>
            <wp:wrapSquare wrapText="bothSides"/>
            <wp:docPr id="19" name="Picture 1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eacon frame.PNG"/>
                    <pic:cNvPicPr/>
                  </pic:nvPicPr>
                  <pic:blipFill>
                    <a:blip r:embed="rId40">
                      <a:extLst>
                        <a:ext uri="{28A0092B-C50C-407E-A947-70E740481C1C}">
                          <a14:useLocalDpi xmlns:a14="http://schemas.microsoft.com/office/drawing/2010/main" val="0"/>
                        </a:ext>
                      </a:extLst>
                    </a:blip>
                    <a:stretch>
                      <a:fillRect/>
                    </a:stretch>
                  </pic:blipFill>
                  <pic:spPr>
                    <a:xfrm>
                      <a:off x="0" y="0"/>
                      <a:ext cx="6188710" cy="938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661411">
        <w:rPr>
          <w:noProof/>
        </w:rPr>
        <w:pict w14:anchorId="36BE5BE7">
          <v:shape id="_x0000_s1103" type="#_x0000_t202" style="position:absolute;margin-left:12.65pt;margin-top:132.2pt;width:487.3pt;height:20.35pt;z-index:251697152;mso-position-horizontal-relative:text;mso-position-vertical-relative:text" stroked="f">
            <v:textbox style="mso-fit-shape-to-text:t" inset="0,0,0,0">
              <w:txbxContent>
                <w:p w14:paraId="3FD88FD3" w14:textId="06442B4C" w:rsidR="005661EF" w:rsidRPr="000D56CA" w:rsidRDefault="005661EF" w:rsidP="00D969A5">
                  <w:pPr>
                    <w:pStyle w:val="Caption"/>
                    <w:jc w:val="center"/>
                    <w:rPr>
                      <w:noProof/>
                    </w:rPr>
                  </w:pPr>
                  <w:r>
                    <w:t xml:space="preserve">Figure </w:t>
                  </w:r>
                  <w:r>
                    <w:fldChar w:fldCharType="begin"/>
                  </w:r>
                  <w:r>
                    <w:instrText xml:space="preserve"> SEQ Figure \* ARABIC </w:instrText>
                  </w:r>
                  <w:r>
                    <w:fldChar w:fldCharType="separate"/>
                  </w:r>
                  <w:r w:rsidR="00AB6E26">
                    <w:rPr>
                      <w:noProof/>
                    </w:rPr>
                    <w:t>23</w:t>
                  </w:r>
                  <w:r>
                    <w:fldChar w:fldCharType="end"/>
                  </w:r>
                  <w:r>
                    <w:t xml:space="preserve"> </w:t>
                  </w:r>
                  <w:r w:rsidRPr="00BA7791">
                    <w:t>Kinisi BLE - Beacon advertising packet</w:t>
                  </w:r>
                </w:p>
              </w:txbxContent>
            </v:textbox>
            <w10:wrap type="square"/>
          </v:shape>
        </w:pict>
      </w:r>
      <w:r w:rsidR="00AA54D7" w:rsidRPr="00AA54D7">
        <w:rPr>
          <w:rFonts w:asciiTheme="minorHAnsi" w:hAnsiTheme="minorHAnsi" w:cstheme="minorHAnsi"/>
        </w:rPr>
        <w:t>This section discusses about BLE – Beacon advertising packet</w:t>
      </w:r>
    </w:p>
    <w:p w14:paraId="6E190876" w14:textId="4968AF9F" w:rsidR="003A27E8" w:rsidRPr="006060FC" w:rsidRDefault="00FD5585">
      <w:pPr>
        <w:pStyle w:val="Heading1"/>
      </w:pPr>
      <w:bookmarkStart w:id="1782" w:name="_Toc43830667"/>
      <w:bookmarkStart w:id="1783" w:name="_Toc43833539"/>
      <w:bookmarkStart w:id="1784" w:name="_Ref43209837"/>
      <w:bookmarkStart w:id="1785" w:name="_Toc45871416"/>
      <w:bookmarkEnd w:id="1782"/>
      <w:bookmarkEnd w:id="1783"/>
      <w:r w:rsidRPr="006060FC">
        <w:lastRenderedPageBreak/>
        <w:t>Appendix A – Overall software design flow</w:t>
      </w:r>
      <w:bookmarkEnd w:id="1784"/>
      <w:bookmarkEnd w:id="1785"/>
    </w:p>
    <w:p w14:paraId="7CC4D664" w14:textId="7D361C6B" w:rsidR="006060FC" w:rsidRPr="00E57C74" w:rsidRDefault="006060FC" w:rsidP="00A13ECC">
      <w:pPr>
        <w:spacing w:before="120" w:after="0" w:line="240" w:lineRule="auto"/>
        <w:ind w:left="709"/>
        <w:jc w:val="both"/>
        <w:rPr>
          <w:rFonts w:asciiTheme="minorHAnsi" w:hAnsiTheme="minorHAnsi" w:cstheme="minorHAnsi"/>
        </w:rPr>
      </w:pPr>
      <w:r w:rsidRPr="00E57C74">
        <w:rPr>
          <w:rFonts w:asciiTheme="minorHAnsi" w:hAnsiTheme="minorHAnsi" w:cstheme="minorHAnsi"/>
        </w:rPr>
        <w:t>Whenever system is powered up (POR), it starts the main Application by initializing the parameters shown in</w:t>
      </w:r>
      <w:del w:id="1786" w:author="hari prasath" w:date="2020-07-17T09:40:00Z">
        <w:r w:rsidR="007D144B" w:rsidDel="00AB6E26">
          <w:rPr>
            <w:rFonts w:asciiTheme="minorHAnsi" w:hAnsiTheme="minorHAnsi" w:cstheme="minorHAnsi"/>
          </w:rPr>
          <w:delText xml:space="preserve"> </w:delText>
        </w:r>
      </w:del>
      <w:ins w:id="1787" w:author="hari prasath" w:date="2020-07-17T09:40:00Z">
        <w:r w:rsidR="00AB6E26">
          <w:rPr>
            <w:rFonts w:asciiTheme="minorHAnsi" w:hAnsiTheme="minorHAnsi" w:cstheme="minorHAnsi"/>
          </w:rPr>
          <w:t xml:space="preserve"> </w:t>
        </w:r>
      </w:ins>
      <w:ins w:id="1788" w:author="hari prasath" w:date="2020-07-17T09:41:00Z">
        <w:r w:rsidR="00AB6E26">
          <w:rPr>
            <w:rFonts w:asciiTheme="minorHAnsi" w:hAnsiTheme="minorHAnsi" w:cstheme="minorHAnsi"/>
          </w:rPr>
          <w:fldChar w:fldCharType="begin"/>
        </w:r>
        <w:r w:rsidR="00AB6E26">
          <w:rPr>
            <w:rFonts w:asciiTheme="minorHAnsi" w:hAnsiTheme="minorHAnsi" w:cstheme="minorHAnsi"/>
          </w:rPr>
          <w:instrText xml:space="preserve"> REF _Ref45871278 \h </w:instrText>
        </w:r>
      </w:ins>
      <w:r w:rsidR="00AB6E26">
        <w:rPr>
          <w:rFonts w:asciiTheme="minorHAnsi" w:hAnsiTheme="minorHAnsi" w:cstheme="minorHAnsi"/>
        </w:rPr>
        <w:instrText xml:space="preserve"> \* MERGEFORMAT </w:instrText>
      </w:r>
      <w:r w:rsidR="00AB6E26">
        <w:rPr>
          <w:rFonts w:asciiTheme="minorHAnsi" w:hAnsiTheme="minorHAnsi" w:cstheme="minorHAnsi"/>
        </w:rPr>
      </w:r>
      <w:r w:rsidR="00AB6E26">
        <w:rPr>
          <w:rFonts w:asciiTheme="minorHAnsi" w:hAnsiTheme="minorHAnsi" w:cstheme="minorHAnsi"/>
        </w:rPr>
        <w:fldChar w:fldCharType="separate"/>
      </w:r>
      <w:ins w:id="1789" w:author="hari prasath" w:date="2020-07-17T09:41:00Z">
        <w:r w:rsidR="00AB6E26">
          <w:t>Fi</w:t>
        </w:r>
        <w:r w:rsidR="00AB6E26" w:rsidRPr="00AB6E26">
          <w:rPr>
            <w:rFonts w:asciiTheme="minorHAnsi" w:hAnsiTheme="minorHAnsi" w:cstheme="minorHAnsi"/>
            <w:rPrChange w:id="1790" w:author="hari prasath" w:date="2020-07-17T09:41:00Z">
              <w:rPr/>
            </w:rPrChange>
          </w:rPr>
          <w:t xml:space="preserve">gure </w:t>
        </w:r>
        <w:r w:rsidR="00AB6E26" w:rsidRPr="00AB6E26">
          <w:rPr>
            <w:rFonts w:asciiTheme="minorHAnsi" w:hAnsiTheme="minorHAnsi" w:cstheme="minorHAnsi"/>
            <w:noProof/>
            <w:rPrChange w:id="1791" w:author="hari prasath" w:date="2020-07-17T09:41:00Z">
              <w:rPr>
                <w:noProof/>
              </w:rPr>
            </w:rPrChange>
          </w:rPr>
          <w:t>24</w:t>
        </w:r>
        <w:r w:rsidR="00AB6E26">
          <w:rPr>
            <w:rFonts w:asciiTheme="minorHAnsi" w:hAnsiTheme="minorHAnsi" w:cstheme="minorHAnsi"/>
          </w:rPr>
          <w:fldChar w:fldCharType="end"/>
        </w:r>
      </w:ins>
      <w:del w:id="1792" w:author="hari prasath" w:date="2020-07-17T09:40:00Z">
        <w:r w:rsidR="007D144B" w:rsidDel="00AB6E26">
          <w:rPr>
            <w:rFonts w:asciiTheme="minorHAnsi" w:hAnsiTheme="minorHAnsi" w:cstheme="minorHAnsi"/>
          </w:rPr>
          <w:fldChar w:fldCharType="begin"/>
        </w:r>
        <w:r w:rsidR="007D144B" w:rsidDel="00AB6E26">
          <w:rPr>
            <w:rFonts w:asciiTheme="minorHAnsi" w:hAnsiTheme="minorHAnsi" w:cstheme="minorHAnsi"/>
          </w:rPr>
          <w:delInstrText xml:space="preserve"> REF _Ref45806488 \h </w:delInstrText>
        </w:r>
        <w:r w:rsidR="007D144B" w:rsidDel="00AB6E26">
          <w:rPr>
            <w:rFonts w:asciiTheme="minorHAnsi" w:hAnsiTheme="minorHAnsi" w:cstheme="minorHAnsi"/>
          </w:rPr>
        </w:r>
        <w:r w:rsidR="007D144B" w:rsidDel="00AB6E26">
          <w:rPr>
            <w:rFonts w:asciiTheme="minorHAnsi" w:hAnsiTheme="minorHAnsi" w:cstheme="minorHAnsi"/>
          </w:rPr>
          <w:fldChar w:fldCharType="separate"/>
        </w:r>
        <w:r w:rsidR="007D144B" w:rsidDel="00AB6E26">
          <w:delText xml:space="preserve">Figure </w:delText>
        </w:r>
        <w:r w:rsidR="007D144B" w:rsidDel="00AB6E26">
          <w:rPr>
            <w:noProof/>
          </w:rPr>
          <w:delText>24</w:delText>
        </w:r>
        <w:r w:rsidR="007D144B" w:rsidDel="00AB6E26">
          <w:rPr>
            <w:rFonts w:asciiTheme="minorHAnsi" w:hAnsiTheme="minorHAnsi" w:cstheme="minorHAnsi"/>
          </w:rPr>
          <w:fldChar w:fldCharType="end"/>
        </w:r>
      </w:del>
      <w:r w:rsidRPr="00E57C74">
        <w:rPr>
          <w:rFonts w:asciiTheme="minorHAnsi" w:hAnsiTheme="minorHAnsi" w:cstheme="minorHAnsi"/>
        </w:rPr>
        <w:t xml:space="preserve">. Then the system will operate in any one of the operating mode described section </w:t>
      </w:r>
      <w:r>
        <w:rPr>
          <w:rFonts w:asciiTheme="minorHAnsi" w:hAnsiTheme="minorHAnsi" w:cstheme="minorHAnsi"/>
        </w:rPr>
        <w:fldChar w:fldCharType="begin"/>
      </w:r>
      <w:r>
        <w:rPr>
          <w:rFonts w:asciiTheme="minorHAnsi" w:hAnsiTheme="minorHAnsi" w:cstheme="minorHAnsi"/>
        </w:rPr>
        <w:instrText xml:space="preserve"> REF _Ref38706357 \r \h </w:instrText>
      </w:r>
      <w:r>
        <w:rPr>
          <w:rFonts w:asciiTheme="minorHAnsi" w:hAnsiTheme="minorHAnsi" w:cstheme="minorHAnsi"/>
        </w:rPr>
      </w:r>
      <w:r>
        <w:rPr>
          <w:rFonts w:asciiTheme="minorHAnsi" w:hAnsiTheme="minorHAnsi" w:cstheme="minorHAnsi"/>
        </w:rPr>
        <w:fldChar w:fldCharType="separate"/>
      </w:r>
      <w:r w:rsidR="001E545A">
        <w:rPr>
          <w:rFonts w:asciiTheme="minorHAnsi" w:hAnsiTheme="minorHAnsi" w:cstheme="minorHAnsi"/>
        </w:rPr>
        <w:t>4.2</w:t>
      </w:r>
      <w:r>
        <w:rPr>
          <w:rFonts w:asciiTheme="minorHAnsi" w:hAnsiTheme="minorHAnsi" w:cstheme="minorHAnsi"/>
        </w:rPr>
        <w:fldChar w:fldCharType="end"/>
      </w:r>
      <w:r w:rsidRPr="00E57C74">
        <w:rPr>
          <w:rFonts w:asciiTheme="minorHAnsi" w:hAnsiTheme="minorHAnsi" w:cstheme="minorHAnsi"/>
        </w:rPr>
        <w:t xml:space="preserve"> and execute operation with respective to operating mode.</w:t>
      </w:r>
    </w:p>
    <w:p w14:paraId="728C6D2D" w14:textId="4AB6BC22" w:rsidR="00AF0291" w:rsidRDefault="00AB6E26">
      <w:pPr>
        <w:keepNext/>
        <w:spacing w:before="120" w:after="0" w:line="240" w:lineRule="auto"/>
        <w:jc w:val="center"/>
      </w:pPr>
      <w:ins w:id="1793" w:author="hari prasath" w:date="2020-07-17T09:36:00Z">
        <w:r>
          <w:rPr>
            <w:noProof/>
          </w:rPr>
          <w:drawing>
            <wp:anchor distT="0" distB="0" distL="114300" distR="114300" simplePos="0" relativeHeight="251644928" behindDoc="0" locked="0" layoutInCell="1" allowOverlap="1" wp14:anchorId="7DFF63C7" wp14:editId="191F360E">
              <wp:simplePos x="0" y="0"/>
              <wp:positionH relativeFrom="column">
                <wp:posOffset>1007110</wp:posOffset>
              </wp:positionH>
              <wp:positionV relativeFrom="paragraph">
                <wp:posOffset>30480</wp:posOffset>
              </wp:positionV>
              <wp:extent cx="4394200" cy="7725410"/>
              <wp:effectExtent l="0" t="0" r="0" b="0"/>
              <wp:wrapTight wrapText="bothSides">
                <wp:wrapPolygon edited="0">
                  <wp:start x="0" y="0"/>
                  <wp:lineTo x="0" y="21572"/>
                  <wp:lineTo x="21538" y="21572"/>
                  <wp:lineTo x="215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94200" cy="7725410"/>
                      </a:xfrm>
                      <a:prstGeom prst="rect">
                        <a:avLst/>
                      </a:prstGeom>
                    </pic:spPr>
                  </pic:pic>
                </a:graphicData>
              </a:graphic>
              <wp14:sizeRelH relativeFrom="margin">
                <wp14:pctWidth>0</wp14:pctWidth>
              </wp14:sizeRelH>
              <wp14:sizeRelV relativeFrom="margin">
                <wp14:pctHeight>0</wp14:pctHeight>
              </wp14:sizeRelV>
            </wp:anchor>
          </w:drawing>
        </w:r>
      </w:ins>
      <w:ins w:id="1794" w:author="hari prasath" w:date="2020-07-17T09:37:00Z">
        <w:r w:rsidR="00661411">
          <w:rPr>
            <w:noProof/>
          </w:rPr>
          <w:pict w14:anchorId="10BF4AFE">
            <v:shape id="_x0000_s1110" type="#_x0000_t202" style="position:absolute;left:0;text-align:left;margin-left:59.3pt;margin-top:615.2pt;width:346pt;height:.05pt;z-index:251702272;mso-position-horizontal-relative:text;mso-position-vertical-relative:text" wrapcoords="-47 0 -47 20769 21600 20769 21600 0 -47 0" stroked="f">
              <v:textbox style="mso-fit-shape-to-text:t" inset="0,0,0,0">
                <w:txbxContent>
                  <w:p w14:paraId="15ACB93C" w14:textId="62A1CC6F" w:rsidR="00D55449" w:rsidRPr="0054085E" w:rsidRDefault="00D55449">
                    <w:pPr>
                      <w:pStyle w:val="Caption"/>
                      <w:jc w:val="center"/>
                      <w:rPr>
                        <w:noProof/>
                      </w:rPr>
                      <w:pPrChange w:id="1795" w:author="hari prasath" w:date="2020-07-17T09:39:00Z">
                        <w:pPr>
                          <w:keepNext/>
                          <w:spacing w:before="120" w:after="0" w:line="240" w:lineRule="auto"/>
                          <w:jc w:val="center"/>
                        </w:pPr>
                      </w:pPrChange>
                    </w:pPr>
                    <w:bookmarkStart w:id="1796" w:name="_Ref45871278"/>
                    <w:ins w:id="1797" w:author="hari prasath" w:date="2020-07-17T09:37:00Z">
                      <w:r>
                        <w:t xml:space="preserve">Figure </w:t>
                      </w:r>
                      <w:r>
                        <w:fldChar w:fldCharType="begin"/>
                      </w:r>
                      <w:r>
                        <w:instrText xml:space="preserve"> SEQ Figure \* ARABIC </w:instrText>
                      </w:r>
                    </w:ins>
                    <w:r>
                      <w:fldChar w:fldCharType="separate"/>
                    </w:r>
                    <w:ins w:id="1798" w:author="hari prasath" w:date="2020-07-17T09:40:00Z">
                      <w:r w:rsidR="00AB6E26">
                        <w:rPr>
                          <w:noProof/>
                        </w:rPr>
                        <w:t>24</w:t>
                      </w:r>
                    </w:ins>
                    <w:ins w:id="1799" w:author="hari prasath" w:date="2020-07-17T09:37:00Z">
                      <w:r>
                        <w:fldChar w:fldCharType="end"/>
                      </w:r>
                      <w:bookmarkEnd w:id="1796"/>
                      <w:r>
                        <w:t xml:space="preserve"> </w:t>
                      </w:r>
                    </w:ins>
                    <w:ins w:id="1800" w:author="hari prasath" w:date="2020-07-17T09:39:00Z">
                      <w:r w:rsidRPr="00D55449">
                        <w:t>Configuration mode operation</w:t>
                      </w:r>
                    </w:ins>
                  </w:p>
                </w:txbxContent>
              </v:textbox>
              <w10:wrap type="tight"/>
            </v:shape>
          </w:pict>
        </w:r>
      </w:ins>
      <w:del w:id="1801" w:author="singh qmax" w:date="2020-07-17T09:01:00Z">
        <w:r w:rsidR="006060FC" w:rsidDel="0095510C">
          <w:rPr>
            <w:noProof/>
            <w:lang w:val="en-IN" w:eastAsia="en-IN"/>
          </w:rPr>
          <w:drawing>
            <wp:inline distT="0" distB="0" distL="0" distR="0" wp14:anchorId="359679E2" wp14:editId="5D696C49">
              <wp:extent cx="4427220" cy="7067305"/>
              <wp:effectExtent l="133350" t="114300" r="106680" b="1530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32272" cy="70753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del>
    </w:p>
    <w:p w14:paraId="0D46F581" w14:textId="4540E849" w:rsidR="005D423E" w:rsidDel="00D55449" w:rsidRDefault="00AF0291" w:rsidP="00D969A5">
      <w:pPr>
        <w:pStyle w:val="Caption"/>
        <w:jc w:val="center"/>
        <w:rPr>
          <w:del w:id="1802" w:author="hari prasath" w:date="2020-07-17T09:34:00Z"/>
        </w:rPr>
      </w:pPr>
      <w:bookmarkStart w:id="1803" w:name="_Ref45806488"/>
      <w:del w:id="1804" w:author="hari prasath" w:date="2020-07-17T09:34:00Z">
        <w:r w:rsidDel="00D55449">
          <w:delText xml:space="preserve">Figure </w:delText>
        </w:r>
        <w:r w:rsidDel="00D55449">
          <w:rPr>
            <w:b w:val="0"/>
            <w:bCs w:val="0"/>
          </w:rPr>
          <w:fldChar w:fldCharType="begin"/>
        </w:r>
        <w:r w:rsidDel="00D55449">
          <w:delInstrText xml:space="preserve"> SEQ Figure \* ARABIC </w:delInstrText>
        </w:r>
        <w:r w:rsidDel="00D55449">
          <w:rPr>
            <w:b w:val="0"/>
            <w:bCs w:val="0"/>
          </w:rPr>
          <w:fldChar w:fldCharType="separate"/>
        </w:r>
        <w:r w:rsidR="0095510C" w:rsidDel="00D55449">
          <w:rPr>
            <w:noProof/>
          </w:rPr>
          <w:delText>24</w:delText>
        </w:r>
        <w:r w:rsidDel="00D55449">
          <w:rPr>
            <w:b w:val="0"/>
            <w:bCs w:val="0"/>
          </w:rPr>
          <w:fldChar w:fldCharType="end"/>
        </w:r>
        <w:bookmarkEnd w:id="1803"/>
        <w:r w:rsidDel="00D55449">
          <w:delText xml:space="preserve"> </w:delText>
        </w:r>
        <w:r w:rsidRPr="00172EF9" w:rsidDel="00D55449">
          <w:delText>Configuration mode operation</w:delText>
        </w:r>
      </w:del>
    </w:p>
    <w:p w14:paraId="65B425EA" w14:textId="77777777" w:rsidR="006060FC" w:rsidRDefault="006060FC" w:rsidP="006060FC">
      <w:pPr>
        <w:jc w:val="both"/>
        <w:rPr>
          <w:rFonts w:asciiTheme="minorHAnsi" w:hAnsiTheme="minorHAnsi" w:cstheme="minorHAnsi"/>
          <w:noProof/>
          <w:lang w:val="en-IN" w:eastAsia="en-IN"/>
        </w:rPr>
      </w:pPr>
    </w:p>
    <w:p w14:paraId="4B1F67FC" w14:textId="77777777" w:rsidR="006060FC" w:rsidRDefault="006060FC" w:rsidP="006060FC">
      <w:pPr>
        <w:jc w:val="both"/>
        <w:rPr>
          <w:rFonts w:asciiTheme="minorHAnsi" w:hAnsiTheme="minorHAnsi" w:cstheme="minorHAnsi"/>
          <w:noProof/>
          <w:lang w:val="en-IN" w:eastAsia="en-IN"/>
        </w:rPr>
      </w:pPr>
    </w:p>
    <w:p w14:paraId="0EE5108E" w14:textId="322F69CC" w:rsidR="006060FC" w:rsidRPr="00E57C74" w:rsidRDefault="00661411" w:rsidP="006060FC">
      <w:pPr>
        <w:jc w:val="both"/>
        <w:rPr>
          <w:rFonts w:asciiTheme="minorHAnsi" w:hAnsiTheme="minorHAnsi" w:cstheme="minorHAnsi"/>
        </w:rPr>
      </w:pPr>
      <w:del w:id="1805" w:author="hari prasath" w:date="2020-07-17T09:35:00Z">
        <w:r>
          <w:rPr>
            <w:noProof/>
          </w:rPr>
          <w:pict w14:anchorId="6B17EE34">
            <v:shape id="_x0000_s1104" type="#_x0000_t202" style="position:absolute;left:0;text-align:left;margin-left:55.4pt;margin-top:642.75pt;width:378pt;height:.05pt;z-index:251698176;mso-position-horizontal-relative:text;mso-position-vertical-relative:text" wrapcoords="-43 0 -43 20925 21600 20925 21600 0 -43 0" stroked="f">
              <v:textbox style="mso-fit-shape-to-text:t" inset="0,0,0,0">
                <w:txbxContent>
                  <w:p w14:paraId="101A3123" w14:textId="0D2879C3" w:rsidR="005661EF" w:rsidRPr="00365A57" w:rsidRDefault="005661EF" w:rsidP="00D969A5">
                    <w:pPr>
                      <w:pStyle w:val="Caption"/>
                      <w:jc w:val="center"/>
                      <w:rPr>
                        <w:noProof/>
                      </w:rPr>
                    </w:pPr>
                    <w:del w:id="1806" w:author="hari prasath" w:date="2020-07-17T09:35:00Z">
                      <w:r w:rsidDel="00D55449">
                        <w:delText xml:space="preserve">Figure </w:delText>
                      </w:r>
                      <w:r w:rsidDel="00D55449">
                        <w:fldChar w:fldCharType="begin"/>
                      </w:r>
                      <w:r w:rsidDel="00D55449">
                        <w:delInstrText xml:space="preserve"> SEQ Figure \* ARABIC </w:delInstrText>
                      </w:r>
                      <w:r w:rsidDel="00D55449">
                        <w:fldChar w:fldCharType="separate"/>
                      </w:r>
                      <w:r w:rsidR="0095510C" w:rsidDel="00D55449">
                        <w:rPr>
                          <w:noProof/>
                        </w:rPr>
                        <w:delText>25</w:delText>
                      </w:r>
                      <w:r w:rsidDel="00D55449">
                        <w:fldChar w:fldCharType="end"/>
                      </w:r>
                      <w:r w:rsidDel="00D55449">
                        <w:delText xml:space="preserve"> </w:delText>
                      </w:r>
                      <w:r w:rsidRPr="00AD1072" w:rsidDel="00D55449">
                        <w:delText>Normal Mode operation</w:delText>
                      </w:r>
                    </w:del>
                  </w:p>
                </w:txbxContent>
              </v:textbox>
              <w10:wrap type="tight"/>
            </v:shape>
          </w:pict>
        </w:r>
      </w:del>
      <w:del w:id="1807" w:author="singh qmax" w:date="2020-07-17T09:01:00Z">
        <w:r w:rsidR="006060FC" w:rsidDel="0095510C">
          <w:rPr>
            <w:noProof/>
            <w:lang w:val="en-IN" w:eastAsia="en-IN"/>
          </w:rPr>
          <w:drawing>
            <wp:anchor distT="0" distB="0" distL="114300" distR="114300" simplePos="0" relativeHeight="251636736" behindDoc="1" locked="0" layoutInCell="1" allowOverlap="1" wp14:anchorId="5B3DB1B0" wp14:editId="306C0503">
              <wp:simplePos x="0" y="0"/>
              <wp:positionH relativeFrom="margin">
                <wp:align>center</wp:align>
              </wp:positionH>
              <wp:positionV relativeFrom="paragraph">
                <wp:posOffset>272</wp:posOffset>
              </wp:positionV>
              <wp:extent cx="4800600" cy="7991475"/>
              <wp:effectExtent l="133350" t="114300" r="114300" b="142875"/>
              <wp:wrapTight wrapText="bothSides">
                <wp:wrapPolygon edited="0">
                  <wp:start x="-514" y="-309"/>
                  <wp:lineTo x="-600" y="21574"/>
                  <wp:lineTo x="-343" y="21986"/>
                  <wp:lineTo x="21857" y="21986"/>
                  <wp:lineTo x="22114" y="21265"/>
                  <wp:lineTo x="22029" y="-309"/>
                  <wp:lineTo x="-514" y="-309"/>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800600" cy="7991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del>
    </w:p>
    <w:p w14:paraId="04B8E18B" w14:textId="77777777" w:rsidR="006060FC" w:rsidRDefault="006060FC" w:rsidP="006060FC">
      <w:pPr>
        <w:pStyle w:val="Caption"/>
        <w:jc w:val="center"/>
        <w:rPr>
          <w:rFonts w:asciiTheme="minorHAnsi" w:hAnsiTheme="minorHAnsi" w:cstheme="minorHAnsi"/>
          <w:color w:val="auto"/>
        </w:rPr>
      </w:pPr>
    </w:p>
    <w:p w14:paraId="43B14FB0" w14:textId="77777777" w:rsidR="006060FC" w:rsidRDefault="006060FC" w:rsidP="006060FC">
      <w:pPr>
        <w:pStyle w:val="Caption"/>
        <w:jc w:val="center"/>
        <w:rPr>
          <w:rFonts w:asciiTheme="minorHAnsi" w:hAnsiTheme="minorHAnsi" w:cstheme="minorHAnsi"/>
          <w:color w:val="auto"/>
        </w:rPr>
      </w:pPr>
    </w:p>
    <w:p w14:paraId="044AE3A4" w14:textId="77777777" w:rsidR="006060FC" w:rsidRDefault="006060FC" w:rsidP="006060FC">
      <w:pPr>
        <w:pStyle w:val="Caption"/>
        <w:jc w:val="center"/>
        <w:rPr>
          <w:rFonts w:asciiTheme="minorHAnsi" w:hAnsiTheme="minorHAnsi" w:cstheme="minorHAnsi"/>
          <w:color w:val="auto"/>
        </w:rPr>
      </w:pPr>
    </w:p>
    <w:p w14:paraId="480BAFBE" w14:textId="77777777" w:rsidR="006060FC" w:rsidRDefault="006060FC" w:rsidP="006060FC">
      <w:pPr>
        <w:pStyle w:val="Caption"/>
        <w:jc w:val="center"/>
        <w:rPr>
          <w:rFonts w:asciiTheme="minorHAnsi" w:hAnsiTheme="minorHAnsi" w:cstheme="minorHAnsi"/>
          <w:color w:val="auto"/>
        </w:rPr>
      </w:pPr>
    </w:p>
    <w:p w14:paraId="0361E977" w14:textId="038C413B" w:rsidR="006060FC" w:rsidRDefault="006060FC" w:rsidP="006060FC">
      <w:pPr>
        <w:pStyle w:val="Caption"/>
        <w:jc w:val="center"/>
        <w:rPr>
          <w:rFonts w:asciiTheme="minorHAnsi" w:hAnsiTheme="minorHAnsi" w:cstheme="minorHAnsi"/>
          <w:color w:val="auto"/>
        </w:rPr>
      </w:pPr>
    </w:p>
    <w:p w14:paraId="5E461ABF" w14:textId="77777777" w:rsidR="006060FC" w:rsidRDefault="006060FC" w:rsidP="006060FC">
      <w:pPr>
        <w:pStyle w:val="Caption"/>
        <w:jc w:val="center"/>
        <w:rPr>
          <w:rFonts w:asciiTheme="minorHAnsi" w:hAnsiTheme="minorHAnsi" w:cstheme="minorHAnsi"/>
          <w:color w:val="auto"/>
        </w:rPr>
      </w:pPr>
    </w:p>
    <w:p w14:paraId="427D0B25" w14:textId="4541D6E7" w:rsidR="006060FC" w:rsidRDefault="006060FC" w:rsidP="006060FC">
      <w:pPr>
        <w:pStyle w:val="Caption"/>
        <w:jc w:val="center"/>
        <w:rPr>
          <w:rFonts w:asciiTheme="minorHAnsi" w:hAnsiTheme="minorHAnsi" w:cstheme="minorHAnsi"/>
          <w:color w:val="auto"/>
        </w:rPr>
      </w:pPr>
    </w:p>
    <w:p w14:paraId="52216AA6" w14:textId="77777777" w:rsidR="006060FC" w:rsidRDefault="006060FC" w:rsidP="006060FC">
      <w:pPr>
        <w:pStyle w:val="Caption"/>
        <w:jc w:val="center"/>
        <w:rPr>
          <w:rFonts w:asciiTheme="minorHAnsi" w:hAnsiTheme="minorHAnsi" w:cstheme="minorHAnsi"/>
          <w:color w:val="auto"/>
        </w:rPr>
      </w:pPr>
    </w:p>
    <w:p w14:paraId="670544D5" w14:textId="77777777" w:rsidR="006060FC" w:rsidRDefault="006060FC" w:rsidP="006060FC">
      <w:pPr>
        <w:pStyle w:val="Caption"/>
        <w:jc w:val="center"/>
        <w:rPr>
          <w:rFonts w:asciiTheme="minorHAnsi" w:hAnsiTheme="minorHAnsi" w:cstheme="minorHAnsi"/>
          <w:color w:val="auto"/>
        </w:rPr>
      </w:pPr>
    </w:p>
    <w:p w14:paraId="502E9A1C" w14:textId="77777777" w:rsidR="006060FC" w:rsidRDefault="006060FC" w:rsidP="006060FC">
      <w:pPr>
        <w:pStyle w:val="Caption"/>
        <w:jc w:val="center"/>
        <w:rPr>
          <w:rFonts w:asciiTheme="minorHAnsi" w:hAnsiTheme="minorHAnsi" w:cstheme="minorHAnsi"/>
          <w:color w:val="auto"/>
        </w:rPr>
      </w:pPr>
    </w:p>
    <w:p w14:paraId="26DB123E" w14:textId="77777777" w:rsidR="006060FC" w:rsidRDefault="006060FC" w:rsidP="006060FC">
      <w:pPr>
        <w:pStyle w:val="Caption"/>
        <w:jc w:val="center"/>
        <w:rPr>
          <w:rFonts w:asciiTheme="minorHAnsi" w:hAnsiTheme="minorHAnsi" w:cstheme="minorHAnsi"/>
          <w:color w:val="auto"/>
        </w:rPr>
      </w:pPr>
    </w:p>
    <w:p w14:paraId="3D57A7D8" w14:textId="77777777" w:rsidR="006060FC" w:rsidRDefault="006060FC" w:rsidP="006060FC">
      <w:pPr>
        <w:pStyle w:val="Caption"/>
        <w:jc w:val="center"/>
        <w:rPr>
          <w:rFonts w:asciiTheme="minorHAnsi" w:hAnsiTheme="minorHAnsi" w:cstheme="minorHAnsi"/>
          <w:color w:val="auto"/>
        </w:rPr>
      </w:pPr>
    </w:p>
    <w:p w14:paraId="66CEE2B5" w14:textId="77777777" w:rsidR="006060FC" w:rsidRDefault="006060FC" w:rsidP="006060FC">
      <w:pPr>
        <w:pStyle w:val="Caption"/>
        <w:jc w:val="center"/>
        <w:rPr>
          <w:rFonts w:asciiTheme="minorHAnsi" w:hAnsiTheme="minorHAnsi" w:cstheme="minorHAnsi"/>
          <w:color w:val="auto"/>
        </w:rPr>
      </w:pPr>
    </w:p>
    <w:p w14:paraId="29DC2068" w14:textId="77777777" w:rsidR="006060FC" w:rsidRDefault="006060FC" w:rsidP="006060FC">
      <w:pPr>
        <w:pStyle w:val="Caption"/>
        <w:jc w:val="center"/>
        <w:rPr>
          <w:rFonts w:asciiTheme="minorHAnsi" w:hAnsiTheme="minorHAnsi" w:cstheme="minorHAnsi"/>
          <w:color w:val="auto"/>
        </w:rPr>
      </w:pPr>
    </w:p>
    <w:p w14:paraId="7CD409C6" w14:textId="77777777" w:rsidR="006060FC" w:rsidRDefault="006060FC" w:rsidP="006060FC">
      <w:pPr>
        <w:pStyle w:val="Caption"/>
        <w:jc w:val="center"/>
        <w:rPr>
          <w:rFonts w:asciiTheme="minorHAnsi" w:hAnsiTheme="minorHAnsi" w:cstheme="minorHAnsi"/>
          <w:color w:val="auto"/>
        </w:rPr>
      </w:pPr>
    </w:p>
    <w:p w14:paraId="6D87E285" w14:textId="77777777" w:rsidR="006060FC" w:rsidRDefault="006060FC" w:rsidP="006060FC">
      <w:pPr>
        <w:pStyle w:val="Caption"/>
        <w:jc w:val="center"/>
        <w:rPr>
          <w:rFonts w:asciiTheme="minorHAnsi" w:hAnsiTheme="minorHAnsi" w:cstheme="minorHAnsi"/>
          <w:color w:val="auto"/>
        </w:rPr>
      </w:pPr>
    </w:p>
    <w:p w14:paraId="1109F03F" w14:textId="77777777" w:rsidR="006060FC" w:rsidRDefault="006060FC" w:rsidP="006060FC">
      <w:pPr>
        <w:pStyle w:val="Caption"/>
        <w:jc w:val="center"/>
        <w:rPr>
          <w:rFonts w:asciiTheme="minorHAnsi" w:hAnsiTheme="minorHAnsi" w:cstheme="minorHAnsi"/>
          <w:color w:val="auto"/>
        </w:rPr>
      </w:pPr>
    </w:p>
    <w:p w14:paraId="455251F7" w14:textId="77777777" w:rsidR="006060FC" w:rsidRDefault="006060FC" w:rsidP="006060FC">
      <w:pPr>
        <w:pStyle w:val="Caption"/>
        <w:jc w:val="center"/>
        <w:rPr>
          <w:rFonts w:asciiTheme="minorHAnsi" w:hAnsiTheme="minorHAnsi" w:cstheme="minorHAnsi"/>
          <w:color w:val="auto"/>
        </w:rPr>
      </w:pPr>
    </w:p>
    <w:p w14:paraId="021F4999" w14:textId="77777777" w:rsidR="006060FC" w:rsidRDefault="006060FC" w:rsidP="006060FC">
      <w:pPr>
        <w:pStyle w:val="Caption"/>
        <w:jc w:val="center"/>
        <w:rPr>
          <w:rFonts w:asciiTheme="minorHAnsi" w:hAnsiTheme="minorHAnsi" w:cstheme="minorHAnsi"/>
          <w:color w:val="auto"/>
        </w:rPr>
      </w:pPr>
    </w:p>
    <w:p w14:paraId="05573665" w14:textId="77777777" w:rsidR="006060FC" w:rsidRDefault="006060FC" w:rsidP="006060FC">
      <w:pPr>
        <w:pStyle w:val="Caption"/>
        <w:jc w:val="center"/>
        <w:rPr>
          <w:rFonts w:asciiTheme="minorHAnsi" w:hAnsiTheme="minorHAnsi" w:cstheme="minorHAnsi"/>
          <w:color w:val="auto"/>
        </w:rPr>
      </w:pPr>
    </w:p>
    <w:p w14:paraId="7DCE82ED" w14:textId="77777777" w:rsidR="006060FC" w:rsidRDefault="006060FC" w:rsidP="006060FC">
      <w:pPr>
        <w:pStyle w:val="Caption"/>
        <w:jc w:val="center"/>
        <w:rPr>
          <w:rFonts w:asciiTheme="minorHAnsi" w:hAnsiTheme="minorHAnsi" w:cstheme="minorHAnsi"/>
          <w:color w:val="auto"/>
        </w:rPr>
      </w:pPr>
    </w:p>
    <w:p w14:paraId="7681C4CE" w14:textId="77777777" w:rsidR="006060FC" w:rsidRDefault="006060FC" w:rsidP="006060FC">
      <w:pPr>
        <w:pStyle w:val="Caption"/>
        <w:jc w:val="center"/>
        <w:rPr>
          <w:rFonts w:asciiTheme="minorHAnsi" w:hAnsiTheme="minorHAnsi" w:cstheme="minorHAnsi"/>
          <w:color w:val="auto"/>
        </w:rPr>
      </w:pPr>
    </w:p>
    <w:p w14:paraId="6B681A87" w14:textId="77777777" w:rsidR="006060FC" w:rsidRDefault="006060FC" w:rsidP="006060FC">
      <w:pPr>
        <w:pStyle w:val="Caption"/>
        <w:jc w:val="center"/>
        <w:rPr>
          <w:rFonts w:asciiTheme="minorHAnsi" w:hAnsiTheme="minorHAnsi" w:cstheme="minorHAnsi"/>
          <w:color w:val="auto"/>
        </w:rPr>
      </w:pPr>
    </w:p>
    <w:p w14:paraId="13CEAB73" w14:textId="77777777" w:rsidR="006060FC" w:rsidRDefault="006060FC" w:rsidP="006060FC">
      <w:pPr>
        <w:pStyle w:val="Caption"/>
        <w:jc w:val="center"/>
        <w:rPr>
          <w:rFonts w:asciiTheme="minorHAnsi" w:hAnsiTheme="minorHAnsi" w:cstheme="minorHAnsi"/>
          <w:color w:val="auto"/>
        </w:rPr>
      </w:pPr>
    </w:p>
    <w:p w14:paraId="7A941EBC" w14:textId="075BBE68" w:rsidR="006060FC" w:rsidRDefault="00AB6E26" w:rsidP="006060FC">
      <w:pPr>
        <w:pStyle w:val="Caption"/>
        <w:jc w:val="center"/>
        <w:rPr>
          <w:rFonts w:asciiTheme="minorHAnsi" w:hAnsiTheme="minorHAnsi" w:cstheme="minorHAnsi"/>
          <w:color w:val="auto"/>
        </w:rPr>
      </w:pPr>
      <w:ins w:id="1808" w:author="hari prasath" w:date="2020-07-17T09:37:00Z">
        <w:r>
          <w:rPr>
            <w:noProof/>
          </w:rPr>
          <w:lastRenderedPageBreak/>
          <w:drawing>
            <wp:anchor distT="0" distB="0" distL="114300" distR="114300" simplePos="0" relativeHeight="251645952" behindDoc="0" locked="0" layoutInCell="1" allowOverlap="1" wp14:anchorId="6A0A3BAC" wp14:editId="3B090B6C">
              <wp:simplePos x="0" y="0"/>
              <wp:positionH relativeFrom="column">
                <wp:posOffset>787400</wp:posOffset>
              </wp:positionH>
              <wp:positionV relativeFrom="paragraph">
                <wp:posOffset>135255</wp:posOffset>
              </wp:positionV>
              <wp:extent cx="4067175" cy="6905625"/>
              <wp:effectExtent l="0" t="0" r="9525" b="9525"/>
              <wp:wrapTight wrapText="bothSides">
                <wp:wrapPolygon edited="0">
                  <wp:start x="0" y="0"/>
                  <wp:lineTo x="0" y="21570"/>
                  <wp:lineTo x="21549" y="21570"/>
                  <wp:lineTo x="2154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67175" cy="6905625"/>
                      </a:xfrm>
                      <a:prstGeom prst="rect">
                        <a:avLst/>
                      </a:prstGeom>
                    </pic:spPr>
                  </pic:pic>
                </a:graphicData>
              </a:graphic>
            </wp:anchor>
          </w:drawing>
        </w:r>
        <w:r w:rsidR="00661411">
          <w:rPr>
            <w:noProof/>
          </w:rPr>
          <w:pict w14:anchorId="473226B7">
            <v:shape id="_x0000_s1111" type="#_x0000_t202" style="position:absolute;left:0;text-align:left;margin-left:0;margin-top:568.9pt;width:320.25pt;height:.05pt;z-index:251703296;mso-position-horizontal-relative:text;mso-position-vertical-relative:text" wrapcoords="-51 0 -51 20800 21600 20800 21600 0 -51 0" stroked="f">
              <v:textbox style="mso-fit-shape-to-text:t" inset="0,0,0,0">
                <w:txbxContent>
                  <w:p w14:paraId="6A040495" w14:textId="4DEDB58A" w:rsidR="00D55449" w:rsidRPr="009E41BC" w:rsidRDefault="00D55449">
                    <w:pPr>
                      <w:pStyle w:val="Caption"/>
                      <w:jc w:val="right"/>
                      <w:rPr>
                        <w:noProof/>
                      </w:rPr>
                      <w:pPrChange w:id="1809" w:author="hari prasath" w:date="2020-07-17T09:41:00Z">
                        <w:pPr>
                          <w:pStyle w:val="Caption"/>
                          <w:jc w:val="center"/>
                        </w:pPr>
                      </w:pPrChange>
                    </w:pPr>
                    <w:ins w:id="1810" w:author="hari prasath" w:date="2020-07-17T09:37:00Z">
                      <w:r>
                        <w:t xml:space="preserve">Figure </w:t>
                      </w:r>
                      <w:r>
                        <w:fldChar w:fldCharType="begin"/>
                      </w:r>
                      <w:r>
                        <w:instrText xml:space="preserve"> SEQ Figure \* ARABIC </w:instrText>
                      </w:r>
                    </w:ins>
                    <w:r>
                      <w:fldChar w:fldCharType="separate"/>
                    </w:r>
                    <w:ins w:id="1811" w:author="hari prasath" w:date="2020-07-17T09:37:00Z">
                      <w:r>
                        <w:rPr>
                          <w:noProof/>
                        </w:rPr>
                        <w:t>25</w:t>
                      </w:r>
                      <w:r>
                        <w:fldChar w:fldCharType="end"/>
                      </w:r>
                      <w:r>
                        <w:t xml:space="preserve"> </w:t>
                      </w:r>
                      <w:r w:rsidRPr="002E4F35">
                        <w:t>Normal Mode operation</w:t>
                      </w:r>
                    </w:ins>
                  </w:p>
                </w:txbxContent>
              </v:textbox>
              <w10:wrap type="tight"/>
            </v:shape>
          </w:pict>
        </w:r>
      </w:ins>
    </w:p>
    <w:p w14:paraId="1F6C08D6" w14:textId="44B60E02" w:rsidR="006060FC" w:rsidRDefault="006060FC" w:rsidP="006060FC">
      <w:pPr>
        <w:pStyle w:val="Caption"/>
        <w:jc w:val="center"/>
        <w:rPr>
          <w:rFonts w:asciiTheme="minorHAnsi" w:hAnsiTheme="minorHAnsi" w:cstheme="minorHAnsi"/>
          <w:color w:val="auto"/>
        </w:rPr>
      </w:pPr>
    </w:p>
    <w:p w14:paraId="0E9BBB02" w14:textId="27BCE395" w:rsidR="006060FC" w:rsidDel="00D55449" w:rsidRDefault="006060FC">
      <w:pPr>
        <w:pStyle w:val="Caption"/>
        <w:jc w:val="center"/>
        <w:rPr>
          <w:del w:id="1812" w:author="hari prasath" w:date="2020-07-17T09:36:00Z"/>
          <w:rFonts w:asciiTheme="minorHAnsi" w:hAnsiTheme="minorHAnsi" w:cstheme="minorHAnsi"/>
          <w:color w:val="auto"/>
        </w:rPr>
      </w:pPr>
    </w:p>
    <w:p w14:paraId="0761F739" w14:textId="1473A4E5" w:rsidR="006060FC" w:rsidDel="00D55449" w:rsidRDefault="006060FC">
      <w:pPr>
        <w:pStyle w:val="Caption"/>
        <w:jc w:val="center"/>
        <w:rPr>
          <w:del w:id="1813" w:author="hari prasath" w:date="2020-07-17T09:36:00Z"/>
          <w:rFonts w:asciiTheme="minorHAnsi" w:hAnsiTheme="minorHAnsi" w:cstheme="minorHAnsi"/>
          <w:color w:val="auto"/>
        </w:rPr>
      </w:pPr>
    </w:p>
    <w:p w14:paraId="545601B9" w14:textId="3389AFE5" w:rsidR="006060FC" w:rsidDel="00D55449" w:rsidRDefault="006060FC">
      <w:pPr>
        <w:pStyle w:val="Caption"/>
        <w:jc w:val="center"/>
        <w:rPr>
          <w:del w:id="1814" w:author="hari prasath" w:date="2020-07-17T09:36:00Z"/>
          <w:rFonts w:asciiTheme="minorHAnsi" w:hAnsiTheme="minorHAnsi" w:cstheme="minorHAnsi"/>
          <w:color w:val="auto"/>
        </w:rPr>
      </w:pPr>
    </w:p>
    <w:p w14:paraId="344088A3" w14:textId="442DC1B4" w:rsidR="006060FC" w:rsidDel="00D55449" w:rsidRDefault="006060FC">
      <w:pPr>
        <w:spacing w:after="200" w:line="240" w:lineRule="auto"/>
        <w:jc w:val="center"/>
        <w:rPr>
          <w:del w:id="1815" w:author="hari prasath" w:date="2020-07-17T09:36:00Z"/>
          <w:rFonts w:asciiTheme="minorHAnsi" w:hAnsiTheme="minorHAnsi" w:cstheme="minorHAnsi"/>
          <w:noProof/>
          <w:lang w:val="en-IN" w:eastAsia="en-IN"/>
        </w:rPr>
        <w:pPrChange w:id="1816" w:author="hari prasath" w:date="2020-07-17T09:36:00Z">
          <w:pPr>
            <w:jc w:val="both"/>
          </w:pPr>
        </w:pPrChange>
      </w:pPr>
    </w:p>
    <w:p w14:paraId="2AC6A637" w14:textId="2A6CE43E" w:rsidR="006060FC" w:rsidDel="00D55449" w:rsidRDefault="006060FC">
      <w:pPr>
        <w:spacing w:after="200" w:line="240" w:lineRule="auto"/>
        <w:jc w:val="center"/>
        <w:rPr>
          <w:del w:id="1817" w:author="hari prasath" w:date="2020-07-17T09:36:00Z"/>
          <w:rFonts w:asciiTheme="minorHAnsi" w:hAnsiTheme="minorHAnsi" w:cstheme="minorHAnsi"/>
          <w:noProof/>
          <w:lang w:val="en-IN" w:eastAsia="en-IN"/>
        </w:rPr>
        <w:pPrChange w:id="1818" w:author="hari prasath" w:date="2020-07-17T09:36:00Z">
          <w:pPr>
            <w:jc w:val="both"/>
          </w:pPr>
        </w:pPrChange>
      </w:pPr>
    </w:p>
    <w:p w14:paraId="21E34D05" w14:textId="07FC6D72" w:rsidR="006060FC" w:rsidDel="00D55449" w:rsidRDefault="00661411">
      <w:pPr>
        <w:spacing w:after="200" w:line="240" w:lineRule="auto"/>
        <w:jc w:val="center"/>
        <w:rPr>
          <w:del w:id="1819" w:author="hari prasath" w:date="2020-07-17T09:36:00Z"/>
          <w:rFonts w:asciiTheme="minorHAnsi" w:hAnsiTheme="minorHAnsi" w:cstheme="minorHAnsi"/>
          <w:noProof/>
          <w:lang w:val="en-IN" w:eastAsia="en-IN"/>
        </w:rPr>
        <w:pPrChange w:id="1820" w:author="hari prasath" w:date="2020-07-17T09:36:00Z">
          <w:pPr>
            <w:jc w:val="both"/>
          </w:pPr>
        </w:pPrChange>
      </w:pPr>
      <w:del w:id="1821" w:author="hari prasath" w:date="2020-07-17T09:35:00Z">
        <w:r>
          <w:rPr>
            <w:noProof/>
          </w:rPr>
          <w:pict w14:anchorId="72C6BF42">
            <v:shape id="_x0000_s1105" type="#_x0000_t202" style="position:absolute;left:0;text-align:left;margin-left:48.9pt;margin-top:612.35pt;width:388.8pt;height:.05pt;z-index:251699200;mso-position-horizontal-relative:text;mso-position-vertical-relative:text" stroked="f">
              <v:textbox style="mso-fit-shape-to-text:t" inset="0,0,0,0">
                <w:txbxContent>
                  <w:p w14:paraId="4DA434F9" w14:textId="47BE9B11" w:rsidR="005661EF" w:rsidRPr="00DE4926" w:rsidRDefault="005661EF" w:rsidP="00D969A5">
                    <w:pPr>
                      <w:pStyle w:val="Caption"/>
                      <w:jc w:val="center"/>
                      <w:rPr>
                        <w:rFonts w:cstheme="minorHAnsi"/>
                        <w:noProof/>
                      </w:rPr>
                    </w:pPr>
                    <w:del w:id="1822" w:author="hari prasath" w:date="2020-07-17T09:35:00Z">
                      <w:r w:rsidDel="00D55449">
                        <w:delText xml:space="preserve">Figure </w:delText>
                      </w:r>
                      <w:r w:rsidDel="00D55449">
                        <w:fldChar w:fldCharType="begin"/>
                      </w:r>
                      <w:r w:rsidDel="00D55449">
                        <w:delInstrText xml:space="preserve"> SEQ Figure \* ARABIC </w:delInstrText>
                      </w:r>
                      <w:r w:rsidDel="00D55449">
                        <w:fldChar w:fldCharType="separate"/>
                      </w:r>
                    </w:del>
                    <w:ins w:id="1823" w:author="singh qmax" w:date="2020-07-17T09:05:00Z">
                      <w:del w:id="1824" w:author="hari prasath" w:date="2020-07-17T09:35:00Z">
                        <w:r w:rsidR="0095510C" w:rsidDel="00D55449">
                          <w:rPr>
                            <w:noProof/>
                          </w:rPr>
                          <w:delText>26</w:delText>
                        </w:r>
                      </w:del>
                    </w:ins>
                    <w:del w:id="1825" w:author="hari prasath" w:date="2020-07-17T09:35:00Z">
                      <w:r w:rsidDel="00D55449">
                        <w:rPr>
                          <w:noProof/>
                        </w:rPr>
                        <w:delText>27</w:delText>
                      </w:r>
                      <w:r w:rsidDel="00D55449">
                        <w:fldChar w:fldCharType="end"/>
                      </w:r>
                      <w:r w:rsidDel="00D55449">
                        <w:delText xml:space="preserve"> </w:delText>
                      </w:r>
                      <w:r w:rsidRPr="00424088" w:rsidDel="00D55449">
                        <w:delText>Normal mode operations 2.</w:delText>
                      </w:r>
                      <w:r w:rsidDel="00D55449">
                        <w:delText>a</w:delText>
                      </w:r>
                    </w:del>
                  </w:p>
                </w:txbxContent>
              </v:textbox>
              <w10:wrap type="square"/>
            </v:shape>
          </w:pict>
        </w:r>
      </w:del>
      <w:del w:id="1826" w:author="hari prasath" w:date="2020-07-17T09:36:00Z">
        <w:r w:rsidR="00A6223D" w:rsidDel="00D55449">
          <w:rPr>
            <w:rFonts w:asciiTheme="minorHAnsi" w:hAnsiTheme="minorHAnsi" w:cstheme="minorHAnsi"/>
            <w:noProof/>
          </w:rPr>
          <w:drawing>
            <wp:anchor distT="0" distB="0" distL="114300" distR="114300" simplePos="0" relativeHeight="251639808" behindDoc="0" locked="0" layoutInCell="1" allowOverlap="1" wp14:anchorId="093C3CBA" wp14:editId="65080513">
              <wp:simplePos x="0" y="0"/>
              <wp:positionH relativeFrom="column">
                <wp:posOffset>621030</wp:posOffset>
              </wp:positionH>
              <wp:positionV relativeFrom="paragraph">
                <wp:posOffset>125730</wp:posOffset>
              </wp:positionV>
              <wp:extent cx="4937760" cy="7593965"/>
              <wp:effectExtent l="133350" t="114300" r="129540" b="140335"/>
              <wp:wrapSquare wrapText="bothSides"/>
              <wp:docPr id="11" name="Picture 11"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nos_overall_flow (2).jpg"/>
                      <pic:cNvPicPr/>
                    </pic:nvPicPr>
                    <pic:blipFill>
                      <a:blip r:embed="rId45">
                        <a:extLst>
                          <a:ext uri="{28A0092B-C50C-407E-A947-70E740481C1C}">
                            <a14:useLocalDpi xmlns:a14="http://schemas.microsoft.com/office/drawing/2010/main" val="0"/>
                          </a:ext>
                        </a:extLst>
                      </a:blip>
                      <a:stretch>
                        <a:fillRect/>
                      </a:stretch>
                    </pic:blipFill>
                    <pic:spPr>
                      <a:xfrm>
                        <a:off x="0" y="0"/>
                        <a:ext cx="4937760" cy="7593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del>
    </w:p>
    <w:p w14:paraId="280E85C5" w14:textId="79FF5214" w:rsidR="006060FC" w:rsidRPr="00E57C74" w:rsidDel="00D55449" w:rsidRDefault="006060FC">
      <w:pPr>
        <w:spacing w:after="200" w:line="240" w:lineRule="auto"/>
        <w:jc w:val="center"/>
        <w:rPr>
          <w:del w:id="1827" w:author="hari prasath" w:date="2020-07-17T09:36:00Z"/>
          <w:rFonts w:asciiTheme="minorHAnsi" w:hAnsiTheme="minorHAnsi" w:cstheme="minorHAnsi"/>
        </w:rPr>
        <w:pPrChange w:id="1828" w:author="hari prasath" w:date="2020-07-17T09:36:00Z">
          <w:pPr>
            <w:jc w:val="both"/>
          </w:pPr>
        </w:pPrChange>
      </w:pPr>
    </w:p>
    <w:p w14:paraId="502E9EF2" w14:textId="52FCB4C9" w:rsidR="006060FC" w:rsidDel="00D55449" w:rsidRDefault="006060FC">
      <w:pPr>
        <w:pStyle w:val="Caption"/>
        <w:jc w:val="center"/>
        <w:rPr>
          <w:del w:id="1829" w:author="hari prasath" w:date="2020-07-17T09:36:00Z"/>
          <w:rFonts w:asciiTheme="minorHAnsi" w:hAnsiTheme="minorHAnsi" w:cstheme="minorHAnsi"/>
          <w:color w:val="auto"/>
        </w:rPr>
      </w:pPr>
    </w:p>
    <w:p w14:paraId="27949596" w14:textId="43B07609" w:rsidR="006060FC" w:rsidDel="00D55449" w:rsidRDefault="006060FC">
      <w:pPr>
        <w:pStyle w:val="Caption"/>
        <w:jc w:val="center"/>
        <w:rPr>
          <w:del w:id="1830" w:author="hari prasath" w:date="2020-07-17T09:36:00Z"/>
          <w:rFonts w:asciiTheme="minorHAnsi" w:hAnsiTheme="minorHAnsi" w:cstheme="minorHAnsi"/>
          <w:color w:val="auto"/>
        </w:rPr>
      </w:pPr>
    </w:p>
    <w:p w14:paraId="0A3B7602" w14:textId="63AD0A23" w:rsidR="006060FC" w:rsidDel="00D55449" w:rsidRDefault="006060FC">
      <w:pPr>
        <w:pStyle w:val="Caption"/>
        <w:jc w:val="center"/>
        <w:rPr>
          <w:del w:id="1831" w:author="hari prasath" w:date="2020-07-17T09:36:00Z"/>
          <w:rFonts w:asciiTheme="minorHAnsi" w:hAnsiTheme="minorHAnsi" w:cstheme="minorHAnsi"/>
          <w:color w:val="auto"/>
        </w:rPr>
      </w:pPr>
    </w:p>
    <w:p w14:paraId="262AEE64" w14:textId="006ADCE0" w:rsidR="006060FC" w:rsidDel="00D55449" w:rsidRDefault="006060FC">
      <w:pPr>
        <w:pStyle w:val="Caption"/>
        <w:jc w:val="center"/>
        <w:rPr>
          <w:del w:id="1832" w:author="hari prasath" w:date="2020-07-17T09:36:00Z"/>
          <w:rFonts w:asciiTheme="minorHAnsi" w:hAnsiTheme="minorHAnsi" w:cstheme="minorHAnsi"/>
          <w:color w:val="auto"/>
        </w:rPr>
      </w:pPr>
    </w:p>
    <w:p w14:paraId="580826A0" w14:textId="1EA83007" w:rsidR="006060FC" w:rsidDel="00D55449" w:rsidRDefault="006060FC">
      <w:pPr>
        <w:pStyle w:val="Caption"/>
        <w:jc w:val="center"/>
        <w:rPr>
          <w:del w:id="1833" w:author="hari prasath" w:date="2020-07-17T09:36:00Z"/>
          <w:rFonts w:asciiTheme="minorHAnsi" w:hAnsiTheme="minorHAnsi" w:cstheme="minorHAnsi"/>
          <w:color w:val="auto"/>
        </w:rPr>
      </w:pPr>
    </w:p>
    <w:p w14:paraId="4BBEC016" w14:textId="35474E4B" w:rsidR="006060FC" w:rsidDel="00D55449" w:rsidRDefault="006060FC">
      <w:pPr>
        <w:pStyle w:val="Caption"/>
        <w:jc w:val="center"/>
        <w:rPr>
          <w:del w:id="1834" w:author="hari prasath" w:date="2020-07-17T09:36:00Z"/>
          <w:rFonts w:asciiTheme="minorHAnsi" w:hAnsiTheme="minorHAnsi" w:cstheme="minorHAnsi"/>
          <w:color w:val="auto"/>
        </w:rPr>
      </w:pPr>
    </w:p>
    <w:p w14:paraId="6FDBDE69" w14:textId="0B9358BF" w:rsidR="006060FC" w:rsidDel="00D55449" w:rsidRDefault="006060FC">
      <w:pPr>
        <w:pStyle w:val="Caption"/>
        <w:jc w:val="center"/>
        <w:rPr>
          <w:del w:id="1835" w:author="hari prasath" w:date="2020-07-17T09:36:00Z"/>
          <w:rFonts w:asciiTheme="minorHAnsi" w:hAnsiTheme="minorHAnsi" w:cstheme="minorHAnsi"/>
          <w:color w:val="auto"/>
        </w:rPr>
      </w:pPr>
    </w:p>
    <w:p w14:paraId="60F05ADA" w14:textId="2EC049C7" w:rsidR="006060FC" w:rsidDel="00D55449" w:rsidRDefault="006060FC">
      <w:pPr>
        <w:pStyle w:val="Caption"/>
        <w:jc w:val="center"/>
        <w:rPr>
          <w:del w:id="1836" w:author="hari prasath" w:date="2020-07-17T09:36:00Z"/>
          <w:rFonts w:asciiTheme="minorHAnsi" w:hAnsiTheme="minorHAnsi" w:cstheme="minorHAnsi"/>
          <w:color w:val="auto"/>
        </w:rPr>
      </w:pPr>
    </w:p>
    <w:p w14:paraId="7FDA4F02" w14:textId="21DB23D6" w:rsidR="006060FC" w:rsidDel="00D55449" w:rsidRDefault="006060FC">
      <w:pPr>
        <w:pStyle w:val="Caption"/>
        <w:jc w:val="center"/>
        <w:rPr>
          <w:del w:id="1837" w:author="hari prasath" w:date="2020-07-17T09:36:00Z"/>
          <w:rFonts w:asciiTheme="minorHAnsi" w:hAnsiTheme="minorHAnsi" w:cstheme="minorHAnsi"/>
          <w:color w:val="auto"/>
        </w:rPr>
      </w:pPr>
    </w:p>
    <w:p w14:paraId="7515FC8E" w14:textId="6EFA7DFA" w:rsidR="006060FC" w:rsidDel="00D55449" w:rsidRDefault="006060FC">
      <w:pPr>
        <w:pStyle w:val="Caption"/>
        <w:jc w:val="center"/>
        <w:rPr>
          <w:del w:id="1838" w:author="hari prasath" w:date="2020-07-17T09:36:00Z"/>
          <w:rFonts w:asciiTheme="minorHAnsi" w:hAnsiTheme="minorHAnsi" w:cstheme="minorHAnsi"/>
          <w:color w:val="auto"/>
        </w:rPr>
      </w:pPr>
    </w:p>
    <w:p w14:paraId="6786C51A" w14:textId="1ABFCEFB" w:rsidR="006060FC" w:rsidDel="00D55449" w:rsidRDefault="006060FC">
      <w:pPr>
        <w:pStyle w:val="Caption"/>
        <w:jc w:val="center"/>
        <w:rPr>
          <w:del w:id="1839" w:author="hari prasath" w:date="2020-07-17T09:36:00Z"/>
          <w:rFonts w:asciiTheme="minorHAnsi" w:hAnsiTheme="minorHAnsi" w:cstheme="minorHAnsi"/>
          <w:color w:val="auto"/>
        </w:rPr>
      </w:pPr>
    </w:p>
    <w:p w14:paraId="3844577A" w14:textId="4B74254F" w:rsidR="006060FC" w:rsidDel="00D55449" w:rsidRDefault="006060FC">
      <w:pPr>
        <w:pStyle w:val="Caption"/>
        <w:jc w:val="center"/>
        <w:rPr>
          <w:del w:id="1840" w:author="hari prasath" w:date="2020-07-17T09:36:00Z"/>
          <w:rFonts w:asciiTheme="minorHAnsi" w:hAnsiTheme="minorHAnsi" w:cstheme="minorHAnsi"/>
          <w:color w:val="auto"/>
        </w:rPr>
      </w:pPr>
    </w:p>
    <w:p w14:paraId="30DCC5C7" w14:textId="41C83565" w:rsidR="006060FC" w:rsidDel="00D55449" w:rsidRDefault="006060FC">
      <w:pPr>
        <w:pStyle w:val="Caption"/>
        <w:jc w:val="center"/>
        <w:rPr>
          <w:del w:id="1841" w:author="hari prasath" w:date="2020-07-17T09:36:00Z"/>
          <w:rFonts w:asciiTheme="minorHAnsi" w:hAnsiTheme="minorHAnsi" w:cstheme="minorHAnsi"/>
          <w:color w:val="auto"/>
        </w:rPr>
      </w:pPr>
    </w:p>
    <w:p w14:paraId="209C30B2" w14:textId="38B53A89" w:rsidR="006060FC" w:rsidDel="00D55449" w:rsidRDefault="006060FC">
      <w:pPr>
        <w:pStyle w:val="Caption"/>
        <w:jc w:val="center"/>
        <w:rPr>
          <w:del w:id="1842" w:author="hari prasath" w:date="2020-07-17T09:36:00Z"/>
          <w:rFonts w:asciiTheme="minorHAnsi" w:hAnsiTheme="minorHAnsi" w:cstheme="minorHAnsi"/>
          <w:color w:val="auto"/>
        </w:rPr>
      </w:pPr>
    </w:p>
    <w:p w14:paraId="2304E87E" w14:textId="1B936141" w:rsidR="006060FC" w:rsidDel="00D55449" w:rsidRDefault="006060FC">
      <w:pPr>
        <w:pStyle w:val="Caption"/>
        <w:jc w:val="center"/>
        <w:rPr>
          <w:del w:id="1843" w:author="hari prasath" w:date="2020-07-17T09:36:00Z"/>
          <w:rFonts w:asciiTheme="minorHAnsi" w:hAnsiTheme="minorHAnsi" w:cstheme="minorHAnsi"/>
          <w:color w:val="auto"/>
        </w:rPr>
      </w:pPr>
    </w:p>
    <w:p w14:paraId="0E57FCB9" w14:textId="0006B908" w:rsidR="006060FC" w:rsidDel="00D55449" w:rsidRDefault="006060FC">
      <w:pPr>
        <w:pStyle w:val="Caption"/>
        <w:jc w:val="center"/>
        <w:rPr>
          <w:del w:id="1844" w:author="hari prasath" w:date="2020-07-17T09:36:00Z"/>
          <w:rFonts w:asciiTheme="minorHAnsi" w:hAnsiTheme="minorHAnsi" w:cstheme="minorHAnsi"/>
          <w:color w:val="auto"/>
        </w:rPr>
      </w:pPr>
    </w:p>
    <w:p w14:paraId="6086FB9A" w14:textId="1CF52726" w:rsidR="006060FC" w:rsidDel="00D55449" w:rsidRDefault="006060FC">
      <w:pPr>
        <w:pStyle w:val="Caption"/>
        <w:jc w:val="center"/>
        <w:rPr>
          <w:del w:id="1845" w:author="hari prasath" w:date="2020-07-17T09:36:00Z"/>
          <w:rFonts w:asciiTheme="minorHAnsi" w:hAnsiTheme="minorHAnsi" w:cstheme="minorHAnsi"/>
          <w:color w:val="auto"/>
        </w:rPr>
      </w:pPr>
    </w:p>
    <w:p w14:paraId="356F3E34" w14:textId="03EB9BFA" w:rsidR="006060FC" w:rsidDel="00D55449" w:rsidRDefault="006060FC">
      <w:pPr>
        <w:pStyle w:val="Caption"/>
        <w:jc w:val="center"/>
        <w:rPr>
          <w:del w:id="1846" w:author="hari prasath" w:date="2020-07-17T09:36:00Z"/>
          <w:rFonts w:asciiTheme="minorHAnsi" w:hAnsiTheme="minorHAnsi" w:cstheme="minorHAnsi"/>
          <w:color w:val="auto"/>
        </w:rPr>
      </w:pPr>
    </w:p>
    <w:p w14:paraId="07B22304" w14:textId="00CB654B" w:rsidR="006060FC" w:rsidDel="00D55449" w:rsidRDefault="006060FC">
      <w:pPr>
        <w:pStyle w:val="Caption"/>
        <w:jc w:val="center"/>
        <w:rPr>
          <w:del w:id="1847" w:author="hari prasath" w:date="2020-07-17T09:36:00Z"/>
          <w:rFonts w:asciiTheme="minorHAnsi" w:hAnsiTheme="minorHAnsi" w:cstheme="minorHAnsi"/>
          <w:color w:val="auto"/>
        </w:rPr>
      </w:pPr>
    </w:p>
    <w:p w14:paraId="57F606ED" w14:textId="15F9ACD0" w:rsidR="006060FC" w:rsidDel="00D55449" w:rsidRDefault="006060FC">
      <w:pPr>
        <w:pStyle w:val="Caption"/>
        <w:jc w:val="center"/>
        <w:rPr>
          <w:del w:id="1848" w:author="hari prasath" w:date="2020-07-17T09:36:00Z"/>
          <w:rFonts w:asciiTheme="minorHAnsi" w:hAnsiTheme="minorHAnsi" w:cstheme="minorHAnsi"/>
          <w:color w:val="auto"/>
        </w:rPr>
        <w:pPrChange w:id="1849" w:author="hari prasath" w:date="2020-07-17T09:36:00Z">
          <w:pPr>
            <w:pStyle w:val="Caption"/>
          </w:pPr>
        </w:pPrChange>
      </w:pPr>
    </w:p>
    <w:p w14:paraId="14748DF6" w14:textId="266774BE" w:rsidR="006060FC" w:rsidDel="00D55449" w:rsidRDefault="006060FC">
      <w:pPr>
        <w:pStyle w:val="Caption"/>
        <w:jc w:val="center"/>
        <w:rPr>
          <w:del w:id="1850" w:author="hari prasath" w:date="2020-07-17T09:36:00Z"/>
          <w:rFonts w:asciiTheme="minorHAnsi" w:hAnsiTheme="minorHAnsi" w:cstheme="minorHAnsi"/>
          <w:color w:val="auto"/>
        </w:rPr>
      </w:pPr>
    </w:p>
    <w:p w14:paraId="5676E45E" w14:textId="69F65F72" w:rsidR="006060FC" w:rsidDel="00D55449" w:rsidRDefault="006060FC">
      <w:pPr>
        <w:pStyle w:val="Caption"/>
        <w:jc w:val="center"/>
        <w:rPr>
          <w:del w:id="1851" w:author="hari prasath" w:date="2020-07-17T09:36:00Z"/>
          <w:rFonts w:asciiTheme="minorHAnsi" w:hAnsiTheme="minorHAnsi" w:cstheme="minorHAnsi"/>
          <w:color w:val="auto"/>
        </w:rPr>
      </w:pPr>
    </w:p>
    <w:p w14:paraId="2A23C75C" w14:textId="2BB8865F" w:rsidR="006060FC" w:rsidDel="00D55449" w:rsidRDefault="006060FC">
      <w:pPr>
        <w:pStyle w:val="Caption"/>
        <w:jc w:val="center"/>
        <w:rPr>
          <w:del w:id="1852" w:author="hari prasath" w:date="2020-07-17T09:36:00Z"/>
          <w:rFonts w:asciiTheme="minorHAnsi" w:hAnsiTheme="minorHAnsi" w:cstheme="minorHAnsi"/>
          <w:color w:val="auto"/>
        </w:rPr>
      </w:pPr>
    </w:p>
    <w:p w14:paraId="39A3ECC3" w14:textId="6107C686" w:rsidR="006060FC" w:rsidDel="00D55449" w:rsidRDefault="006060FC">
      <w:pPr>
        <w:pStyle w:val="Caption"/>
        <w:jc w:val="center"/>
        <w:rPr>
          <w:del w:id="1853" w:author="hari prasath" w:date="2020-07-17T09:36:00Z"/>
          <w:rFonts w:asciiTheme="minorHAnsi" w:hAnsiTheme="minorHAnsi" w:cstheme="minorHAnsi"/>
          <w:color w:val="auto"/>
        </w:rPr>
      </w:pPr>
    </w:p>
    <w:p w14:paraId="60BED499" w14:textId="0257DE9F" w:rsidR="006060FC" w:rsidDel="00D55449" w:rsidRDefault="006060FC">
      <w:pPr>
        <w:pStyle w:val="Caption"/>
        <w:jc w:val="center"/>
        <w:rPr>
          <w:del w:id="1854" w:author="hari prasath" w:date="2020-07-17T09:36:00Z"/>
          <w:rFonts w:asciiTheme="minorHAnsi" w:hAnsiTheme="minorHAnsi" w:cstheme="minorHAnsi"/>
          <w:color w:val="auto"/>
        </w:rPr>
      </w:pPr>
    </w:p>
    <w:p w14:paraId="13EED0AB" w14:textId="0004285F" w:rsidR="006060FC" w:rsidDel="00D55449" w:rsidRDefault="006060FC">
      <w:pPr>
        <w:pStyle w:val="Caption"/>
        <w:jc w:val="center"/>
        <w:rPr>
          <w:del w:id="1855" w:author="hari prasath" w:date="2020-07-17T09:36:00Z"/>
          <w:rFonts w:asciiTheme="minorHAnsi" w:hAnsiTheme="minorHAnsi" w:cstheme="minorHAnsi"/>
          <w:color w:val="auto"/>
        </w:rPr>
      </w:pPr>
    </w:p>
    <w:p w14:paraId="21381AB2" w14:textId="3A8D773E" w:rsidR="00CE0B67" w:rsidDel="00D55449" w:rsidRDefault="00CE0B67">
      <w:pPr>
        <w:spacing w:after="200" w:line="240" w:lineRule="auto"/>
        <w:jc w:val="center"/>
        <w:rPr>
          <w:del w:id="1856" w:author="hari prasath" w:date="2020-07-17T09:36:00Z"/>
          <w:rFonts w:asciiTheme="minorHAnsi" w:hAnsiTheme="minorHAnsi" w:cstheme="minorHAnsi"/>
          <w:b/>
          <w:bCs/>
          <w:sz w:val="18"/>
          <w:szCs w:val="14"/>
        </w:rPr>
        <w:pPrChange w:id="1857" w:author="hari prasath" w:date="2020-07-17T09:36:00Z">
          <w:pPr>
            <w:jc w:val="both"/>
          </w:pPr>
        </w:pPrChange>
      </w:pPr>
    </w:p>
    <w:p w14:paraId="393A2598" w14:textId="60244EDF" w:rsidR="00CE0B67" w:rsidDel="00D55449" w:rsidRDefault="00CE0B67">
      <w:pPr>
        <w:spacing w:after="200" w:line="240" w:lineRule="auto"/>
        <w:jc w:val="center"/>
        <w:rPr>
          <w:del w:id="1858" w:author="hari prasath" w:date="2020-07-17T09:36:00Z"/>
          <w:rFonts w:asciiTheme="minorHAnsi" w:hAnsiTheme="minorHAnsi" w:cstheme="minorHAnsi"/>
          <w:b/>
          <w:bCs/>
          <w:sz w:val="18"/>
          <w:szCs w:val="14"/>
        </w:rPr>
        <w:pPrChange w:id="1859" w:author="hari prasath" w:date="2020-07-17T09:36:00Z">
          <w:pPr>
            <w:jc w:val="both"/>
          </w:pPr>
        </w:pPrChange>
      </w:pPr>
    </w:p>
    <w:p w14:paraId="65E414B3" w14:textId="6F4F00A6" w:rsidR="00247DCC" w:rsidDel="00D55449" w:rsidRDefault="00661411">
      <w:pPr>
        <w:spacing w:after="200" w:line="240" w:lineRule="auto"/>
        <w:jc w:val="center"/>
        <w:rPr>
          <w:del w:id="1860" w:author="hari prasath" w:date="2020-07-17T09:36:00Z"/>
        </w:rPr>
        <w:pPrChange w:id="1861" w:author="hari prasath" w:date="2020-07-17T09:36:00Z">
          <w:pPr>
            <w:jc w:val="center"/>
          </w:pPr>
        </w:pPrChange>
      </w:pPr>
      <w:del w:id="1862" w:author="hari prasath" w:date="2020-07-17T09:36:00Z">
        <w:r>
          <w:rPr>
            <w:noProof/>
          </w:rPr>
          <w:pict w14:anchorId="4E8EEF4D">
            <v:shape id="_x0000_s1106" type="#_x0000_t202" style="position:absolute;left:0;text-align:left;margin-left:12pt;margin-top:617.8pt;width:453.2pt;height:.05pt;z-index:251700224;mso-position-horizontal-relative:text;mso-position-vertical-relative:text" stroked="f">
              <v:textbox style="mso-fit-shape-to-text:t" inset="0,0,0,0">
                <w:txbxContent>
                  <w:p w14:paraId="5C7F4785" w14:textId="29CB8EB2" w:rsidR="005661EF" w:rsidRPr="00C276ED" w:rsidRDefault="005661EF">
                    <w:pPr>
                      <w:pStyle w:val="Caption"/>
                      <w:rPr>
                        <w:rFonts w:cstheme="minorHAnsi"/>
                        <w:noProof/>
                        <w:szCs w:val="14"/>
                      </w:rPr>
                      <w:pPrChange w:id="1863" w:author="singh qmax" w:date="2020-07-17T09:05:00Z">
                        <w:pPr>
                          <w:pStyle w:val="Caption"/>
                          <w:jc w:val="center"/>
                        </w:pPr>
                      </w:pPrChange>
                    </w:pPr>
                    <w:del w:id="1864" w:author="singh qmax" w:date="2020-07-17T09:05:00Z">
                      <w:r w:rsidDel="0095510C">
                        <w:delText xml:space="preserve">Figure </w:delText>
                      </w:r>
                      <w:r w:rsidDel="0095510C">
                        <w:fldChar w:fldCharType="begin"/>
                      </w:r>
                      <w:r w:rsidDel="0095510C">
                        <w:delInstrText xml:space="preserve"> SEQ Figure \* ARABIC </w:delInstrText>
                      </w:r>
                      <w:r w:rsidDel="0095510C">
                        <w:fldChar w:fldCharType="separate"/>
                      </w:r>
                      <w:r w:rsidDel="0095510C">
                        <w:rPr>
                          <w:noProof/>
                        </w:rPr>
                        <w:delText>28</w:delText>
                      </w:r>
                      <w:r w:rsidDel="0095510C">
                        <w:fldChar w:fldCharType="end"/>
                      </w:r>
                      <w:r w:rsidDel="0095510C">
                        <w:delText xml:space="preserve"> </w:delText>
                      </w:r>
                      <w:r w:rsidRPr="0031306C" w:rsidDel="0095510C">
                        <w:delText>Normal mode operations 2.b and OTAP Mode</w:delText>
                      </w:r>
                    </w:del>
                  </w:p>
                </w:txbxContent>
              </v:textbox>
              <w10:wrap type="square"/>
            </v:shape>
          </w:pict>
        </w:r>
        <w:r w:rsidR="005316FE" w:rsidDel="00D55449">
          <w:rPr>
            <w:rFonts w:asciiTheme="minorHAnsi" w:hAnsiTheme="minorHAnsi" w:cstheme="minorHAnsi"/>
            <w:b/>
            <w:bCs/>
            <w:noProof/>
            <w:sz w:val="18"/>
            <w:szCs w:val="14"/>
          </w:rPr>
          <w:drawing>
            <wp:anchor distT="0" distB="0" distL="114300" distR="114300" simplePos="0" relativeHeight="251640832" behindDoc="0" locked="0" layoutInCell="1" allowOverlap="1" wp14:anchorId="640CE70F" wp14:editId="7FB797BE">
              <wp:simplePos x="0" y="0"/>
              <wp:positionH relativeFrom="column">
                <wp:posOffset>152400</wp:posOffset>
              </wp:positionH>
              <wp:positionV relativeFrom="paragraph">
                <wp:posOffset>-76200</wp:posOffset>
              </wp:positionV>
              <wp:extent cx="5755640" cy="7865110"/>
              <wp:effectExtent l="0" t="0" r="0" b="0"/>
              <wp:wrapSquare wrapText="bothSides"/>
              <wp:docPr id="35" name="Picture 35" descr="A picture containing tex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Amenos_otapjpg.jpg"/>
                      <pic:cNvPicPr/>
                    </pic:nvPicPr>
                    <pic:blipFill>
                      <a:blip r:embed="rId46">
                        <a:extLst>
                          <a:ext uri="{28A0092B-C50C-407E-A947-70E740481C1C}">
                            <a14:useLocalDpi xmlns:a14="http://schemas.microsoft.com/office/drawing/2010/main" val="0"/>
                          </a:ext>
                        </a:extLst>
                      </a:blip>
                      <a:stretch>
                        <a:fillRect/>
                      </a:stretch>
                    </pic:blipFill>
                    <pic:spPr>
                      <a:xfrm>
                        <a:off x="0" y="0"/>
                        <a:ext cx="5755640" cy="7865110"/>
                      </a:xfrm>
                      <a:prstGeom prst="rect">
                        <a:avLst/>
                      </a:prstGeom>
                    </pic:spPr>
                  </pic:pic>
                </a:graphicData>
              </a:graphic>
              <wp14:sizeRelH relativeFrom="margin">
                <wp14:pctWidth>0</wp14:pctWidth>
              </wp14:sizeRelH>
              <wp14:sizeRelV relativeFrom="margin">
                <wp14:pctHeight>0</wp14:pctHeight>
              </wp14:sizeRelV>
            </wp:anchor>
          </w:drawing>
        </w:r>
        <w:r w:rsidR="00F64C44" w:rsidDel="00D55449">
          <w:delText>--------------------- End of Document -----------------------</w:delText>
        </w:r>
      </w:del>
    </w:p>
    <w:p w14:paraId="10506FED" w14:textId="44D8D245" w:rsidR="0095510C" w:rsidDel="00D55449" w:rsidRDefault="0095510C">
      <w:pPr>
        <w:spacing w:after="200" w:line="240" w:lineRule="auto"/>
        <w:jc w:val="center"/>
        <w:rPr>
          <w:ins w:id="1865" w:author="singh qmax" w:date="2020-07-17T09:02:00Z"/>
          <w:del w:id="1866" w:author="hari prasath" w:date="2020-07-17T09:36:00Z"/>
          <w:noProof/>
        </w:rPr>
        <w:pPrChange w:id="1867" w:author="hari prasath" w:date="2020-07-17T09:36:00Z">
          <w:pPr/>
        </w:pPrChange>
      </w:pPr>
    </w:p>
    <w:p w14:paraId="2691B393" w14:textId="4D07858B" w:rsidR="0095510C" w:rsidDel="00D55449" w:rsidRDefault="0095510C">
      <w:pPr>
        <w:spacing w:after="200" w:line="240" w:lineRule="auto"/>
        <w:jc w:val="center"/>
        <w:rPr>
          <w:ins w:id="1868" w:author="singh qmax" w:date="2020-07-17T09:02:00Z"/>
          <w:del w:id="1869" w:author="hari prasath" w:date="2020-07-17T09:36:00Z"/>
          <w:noProof/>
        </w:rPr>
        <w:pPrChange w:id="1870" w:author="hari prasath" w:date="2020-07-17T09:36:00Z">
          <w:pPr/>
        </w:pPrChange>
      </w:pPr>
      <w:ins w:id="1871" w:author="singh qmax" w:date="2020-07-17T09:01:00Z">
        <w:del w:id="1872" w:author="hari prasath" w:date="2020-07-17T09:36:00Z">
          <w:r w:rsidDel="00D55449">
            <w:rPr>
              <w:noProof/>
            </w:rPr>
            <w:drawing>
              <wp:anchor distT="0" distB="0" distL="114300" distR="114300" simplePos="0" relativeHeight="251641856" behindDoc="0" locked="0" layoutInCell="1" allowOverlap="1" wp14:anchorId="13B58E82" wp14:editId="41455F2A">
                <wp:simplePos x="0" y="0"/>
                <wp:positionH relativeFrom="column">
                  <wp:posOffset>771525</wp:posOffset>
                </wp:positionH>
                <wp:positionV relativeFrom="paragraph">
                  <wp:posOffset>141605</wp:posOffset>
                </wp:positionV>
                <wp:extent cx="4648200" cy="8172450"/>
                <wp:effectExtent l="0" t="0" r="0" b="0"/>
                <wp:wrapTight wrapText="bothSides">
                  <wp:wrapPolygon edited="0">
                    <wp:start x="0" y="0"/>
                    <wp:lineTo x="0" y="21550"/>
                    <wp:lineTo x="21511" y="21550"/>
                    <wp:lineTo x="215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48200" cy="8172450"/>
                        </a:xfrm>
                        <a:prstGeom prst="rect">
                          <a:avLst/>
                        </a:prstGeom>
                      </pic:spPr>
                    </pic:pic>
                  </a:graphicData>
                </a:graphic>
              </wp:anchor>
            </w:drawing>
          </w:r>
        </w:del>
      </w:ins>
    </w:p>
    <w:p w14:paraId="094FF43C" w14:textId="349B1597" w:rsidR="0095510C" w:rsidDel="00D55449" w:rsidRDefault="0095510C">
      <w:pPr>
        <w:spacing w:after="200" w:line="240" w:lineRule="auto"/>
        <w:jc w:val="center"/>
        <w:rPr>
          <w:ins w:id="1873" w:author="singh qmax" w:date="2020-07-17T09:02:00Z"/>
          <w:del w:id="1874" w:author="hari prasath" w:date="2020-07-17T09:36:00Z"/>
          <w:noProof/>
        </w:rPr>
        <w:pPrChange w:id="1875" w:author="hari prasath" w:date="2020-07-17T09:36:00Z">
          <w:pPr/>
        </w:pPrChange>
      </w:pPr>
    </w:p>
    <w:p w14:paraId="0EEF5BAC" w14:textId="3C981181" w:rsidR="0095510C" w:rsidDel="00D55449" w:rsidRDefault="0095510C">
      <w:pPr>
        <w:spacing w:after="200" w:line="240" w:lineRule="auto"/>
        <w:jc w:val="center"/>
        <w:rPr>
          <w:ins w:id="1876" w:author="singh qmax" w:date="2020-07-17T09:02:00Z"/>
          <w:del w:id="1877" w:author="hari prasath" w:date="2020-07-17T09:36:00Z"/>
          <w:noProof/>
        </w:rPr>
        <w:pPrChange w:id="1878" w:author="hari prasath" w:date="2020-07-17T09:36:00Z">
          <w:pPr/>
        </w:pPrChange>
      </w:pPr>
    </w:p>
    <w:p w14:paraId="03561602" w14:textId="30E45EED" w:rsidR="0095510C" w:rsidDel="00D55449" w:rsidRDefault="0095510C">
      <w:pPr>
        <w:spacing w:after="200" w:line="240" w:lineRule="auto"/>
        <w:jc w:val="center"/>
        <w:rPr>
          <w:ins w:id="1879" w:author="singh qmax" w:date="2020-07-17T09:02:00Z"/>
          <w:del w:id="1880" w:author="hari prasath" w:date="2020-07-17T09:36:00Z"/>
          <w:noProof/>
        </w:rPr>
        <w:pPrChange w:id="1881" w:author="hari prasath" w:date="2020-07-17T09:36:00Z">
          <w:pPr/>
        </w:pPrChange>
      </w:pPr>
    </w:p>
    <w:p w14:paraId="74609A06" w14:textId="441A7480" w:rsidR="0095510C" w:rsidDel="00D55449" w:rsidRDefault="0095510C">
      <w:pPr>
        <w:spacing w:after="200" w:line="240" w:lineRule="auto"/>
        <w:jc w:val="center"/>
        <w:rPr>
          <w:ins w:id="1882" w:author="singh qmax" w:date="2020-07-17T09:02:00Z"/>
          <w:del w:id="1883" w:author="hari prasath" w:date="2020-07-17T09:36:00Z"/>
          <w:noProof/>
        </w:rPr>
        <w:pPrChange w:id="1884" w:author="hari prasath" w:date="2020-07-17T09:36:00Z">
          <w:pPr/>
        </w:pPrChange>
      </w:pPr>
    </w:p>
    <w:p w14:paraId="16418013" w14:textId="45F43A80" w:rsidR="0095510C" w:rsidDel="00D55449" w:rsidRDefault="0095510C">
      <w:pPr>
        <w:spacing w:after="200" w:line="240" w:lineRule="auto"/>
        <w:jc w:val="center"/>
        <w:rPr>
          <w:ins w:id="1885" w:author="singh qmax" w:date="2020-07-17T09:02:00Z"/>
          <w:del w:id="1886" w:author="hari prasath" w:date="2020-07-17T09:36:00Z"/>
          <w:noProof/>
        </w:rPr>
        <w:pPrChange w:id="1887" w:author="hari prasath" w:date="2020-07-17T09:36:00Z">
          <w:pPr/>
        </w:pPrChange>
      </w:pPr>
    </w:p>
    <w:p w14:paraId="17CF24DD" w14:textId="45751ED6" w:rsidR="0095510C" w:rsidDel="00D55449" w:rsidRDefault="0095510C">
      <w:pPr>
        <w:spacing w:after="200" w:line="240" w:lineRule="auto"/>
        <w:jc w:val="center"/>
        <w:rPr>
          <w:ins w:id="1888" w:author="singh qmax" w:date="2020-07-17T09:02:00Z"/>
          <w:del w:id="1889" w:author="hari prasath" w:date="2020-07-17T09:36:00Z"/>
          <w:noProof/>
        </w:rPr>
        <w:pPrChange w:id="1890" w:author="hari prasath" w:date="2020-07-17T09:36:00Z">
          <w:pPr/>
        </w:pPrChange>
      </w:pPr>
    </w:p>
    <w:p w14:paraId="45707FF7" w14:textId="392CC585" w:rsidR="0095510C" w:rsidDel="00D55449" w:rsidRDefault="0095510C">
      <w:pPr>
        <w:spacing w:after="200" w:line="240" w:lineRule="auto"/>
        <w:jc w:val="center"/>
        <w:rPr>
          <w:ins w:id="1891" w:author="singh qmax" w:date="2020-07-17T09:02:00Z"/>
          <w:del w:id="1892" w:author="hari prasath" w:date="2020-07-17T09:36:00Z"/>
          <w:noProof/>
        </w:rPr>
        <w:pPrChange w:id="1893" w:author="hari prasath" w:date="2020-07-17T09:36:00Z">
          <w:pPr/>
        </w:pPrChange>
      </w:pPr>
    </w:p>
    <w:p w14:paraId="37C2D710" w14:textId="05A247A0" w:rsidR="0095510C" w:rsidDel="00D55449" w:rsidRDefault="0095510C">
      <w:pPr>
        <w:spacing w:after="200" w:line="240" w:lineRule="auto"/>
        <w:jc w:val="center"/>
        <w:rPr>
          <w:ins w:id="1894" w:author="singh qmax" w:date="2020-07-17T09:02:00Z"/>
          <w:del w:id="1895" w:author="hari prasath" w:date="2020-07-17T09:36:00Z"/>
          <w:noProof/>
        </w:rPr>
        <w:pPrChange w:id="1896" w:author="hari prasath" w:date="2020-07-17T09:36:00Z">
          <w:pPr/>
        </w:pPrChange>
      </w:pPr>
    </w:p>
    <w:p w14:paraId="3C01D2E0" w14:textId="3DA28377" w:rsidR="0095510C" w:rsidDel="00D55449" w:rsidRDefault="0095510C">
      <w:pPr>
        <w:spacing w:after="200" w:line="240" w:lineRule="auto"/>
        <w:jc w:val="center"/>
        <w:rPr>
          <w:ins w:id="1897" w:author="singh qmax" w:date="2020-07-17T09:02:00Z"/>
          <w:del w:id="1898" w:author="hari prasath" w:date="2020-07-17T09:36:00Z"/>
          <w:noProof/>
        </w:rPr>
        <w:pPrChange w:id="1899" w:author="hari prasath" w:date="2020-07-17T09:36:00Z">
          <w:pPr/>
        </w:pPrChange>
      </w:pPr>
    </w:p>
    <w:p w14:paraId="02BECB7C" w14:textId="1E9A4ADE" w:rsidR="0095510C" w:rsidDel="00D55449" w:rsidRDefault="0095510C">
      <w:pPr>
        <w:spacing w:after="200" w:line="240" w:lineRule="auto"/>
        <w:jc w:val="center"/>
        <w:rPr>
          <w:ins w:id="1900" w:author="singh qmax" w:date="2020-07-17T09:02:00Z"/>
          <w:del w:id="1901" w:author="hari prasath" w:date="2020-07-17T09:36:00Z"/>
          <w:noProof/>
        </w:rPr>
        <w:pPrChange w:id="1902" w:author="hari prasath" w:date="2020-07-17T09:36:00Z">
          <w:pPr/>
        </w:pPrChange>
      </w:pPr>
    </w:p>
    <w:p w14:paraId="111445CA" w14:textId="2036E9F0" w:rsidR="0095510C" w:rsidDel="00D55449" w:rsidRDefault="0095510C">
      <w:pPr>
        <w:spacing w:after="200" w:line="240" w:lineRule="auto"/>
        <w:jc w:val="center"/>
        <w:rPr>
          <w:ins w:id="1903" w:author="singh qmax" w:date="2020-07-17T09:02:00Z"/>
          <w:del w:id="1904" w:author="hari prasath" w:date="2020-07-17T09:36:00Z"/>
          <w:noProof/>
        </w:rPr>
        <w:pPrChange w:id="1905" w:author="hari prasath" w:date="2020-07-17T09:36:00Z">
          <w:pPr/>
        </w:pPrChange>
      </w:pPr>
    </w:p>
    <w:p w14:paraId="38B0E959" w14:textId="75B95402" w:rsidR="0095510C" w:rsidDel="00D55449" w:rsidRDefault="0095510C">
      <w:pPr>
        <w:spacing w:after="200" w:line="240" w:lineRule="auto"/>
        <w:jc w:val="center"/>
        <w:rPr>
          <w:ins w:id="1906" w:author="singh qmax" w:date="2020-07-17T09:02:00Z"/>
          <w:del w:id="1907" w:author="hari prasath" w:date="2020-07-17T09:36:00Z"/>
          <w:noProof/>
        </w:rPr>
        <w:pPrChange w:id="1908" w:author="hari prasath" w:date="2020-07-17T09:36:00Z">
          <w:pPr/>
        </w:pPrChange>
      </w:pPr>
    </w:p>
    <w:p w14:paraId="4CED874B" w14:textId="61D8B6ED" w:rsidR="0095510C" w:rsidDel="00D55449" w:rsidRDefault="0095510C">
      <w:pPr>
        <w:spacing w:after="200" w:line="240" w:lineRule="auto"/>
        <w:jc w:val="center"/>
        <w:rPr>
          <w:ins w:id="1909" w:author="singh qmax" w:date="2020-07-17T09:02:00Z"/>
          <w:del w:id="1910" w:author="hari prasath" w:date="2020-07-17T09:36:00Z"/>
          <w:noProof/>
        </w:rPr>
        <w:pPrChange w:id="1911" w:author="hari prasath" w:date="2020-07-17T09:36:00Z">
          <w:pPr/>
        </w:pPrChange>
      </w:pPr>
    </w:p>
    <w:p w14:paraId="0383EABC" w14:textId="51EE9902" w:rsidR="0095510C" w:rsidDel="00D55449" w:rsidRDefault="0095510C">
      <w:pPr>
        <w:spacing w:after="200" w:line="240" w:lineRule="auto"/>
        <w:jc w:val="center"/>
        <w:rPr>
          <w:ins w:id="1912" w:author="singh qmax" w:date="2020-07-17T09:02:00Z"/>
          <w:del w:id="1913" w:author="hari prasath" w:date="2020-07-17T09:36:00Z"/>
          <w:noProof/>
        </w:rPr>
        <w:pPrChange w:id="1914" w:author="hari prasath" w:date="2020-07-17T09:36:00Z">
          <w:pPr/>
        </w:pPrChange>
      </w:pPr>
    </w:p>
    <w:p w14:paraId="47DC6A4E" w14:textId="4970C5AE" w:rsidR="0095510C" w:rsidDel="00D55449" w:rsidRDefault="0095510C">
      <w:pPr>
        <w:spacing w:after="200" w:line="240" w:lineRule="auto"/>
        <w:jc w:val="center"/>
        <w:rPr>
          <w:ins w:id="1915" w:author="singh qmax" w:date="2020-07-17T09:02:00Z"/>
          <w:del w:id="1916" w:author="hari prasath" w:date="2020-07-17T09:36:00Z"/>
          <w:noProof/>
        </w:rPr>
        <w:pPrChange w:id="1917" w:author="hari prasath" w:date="2020-07-17T09:36:00Z">
          <w:pPr/>
        </w:pPrChange>
      </w:pPr>
    </w:p>
    <w:p w14:paraId="5665CE04" w14:textId="065C89E4" w:rsidR="0095510C" w:rsidDel="00D55449" w:rsidRDefault="0095510C">
      <w:pPr>
        <w:spacing w:after="200" w:line="240" w:lineRule="auto"/>
        <w:jc w:val="center"/>
        <w:rPr>
          <w:ins w:id="1918" w:author="singh qmax" w:date="2020-07-17T09:02:00Z"/>
          <w:del w:id="1919" w:author="hari prasath" w:date="2020-07-17T09:36:00Z"/>
          <w:noProof/>
        </w:rPr>
        <w:pPrChange w:id="1920" w:author="hari prasath" w:date="2020-07-17T09:36:00Z">
          <w:pPr/>
        </w:pPrChange>
      </w:pPr>
    </w:p>
    <w:p w14:paraId="1F790F44" w14:textId="2722B5F6" w:rsidR="0095510C" w:rsidDel="00D55449" w:rsidRDefault="0095510C">
      <w:pPr>
        <w:spacing w:after="200" w:line="240" w:lineRule="auto"/>
        <w:jc w:val="center"/>
        <w:rPr>
          <w:ins w:id="1921" w:author="singh qmax" w:date="2020-07-17T09:02:00Z"/>
          <w:del w:id="1922" w:author="hari prasath" w:date="2020-07-17T09:36:00Z"/>
          <w:noProof/>
        </w:rPr>
        <w:pPrChange w:id="1923" w:author="hari prasath" w:date="2020-07-17T09:36:00Z">
          <w:pPr/>
        </w:pPrChange>
      </w:pPr>
    </w:p>
    <w:p w14:paraId="200E895E" w14:textId="79AB78CD" w:rsidR="0095510C" w:rsidDel="00D55449" w:rsidRDefault="0095510C">
      <w:pPr>
        <w:spacing w:after="200" w:line="240" w:lineRule="auto"/>
        <w:jc w:val="center"/>
        <w:rPr>
          <w:ins w:id="1924" w:author="singh qmax" w:date="2020-07-17T09:02:00Z"/>
          <w:del w:id="1925" w:author="hari prasath" w:date="2020-07-17T09:36:00Z"/>
          <w:noProof/>
        </w:rPr>
        <w:pPrChange w:id="1926" w:author="hari prasath" w:date="2020-07-17T09:36:00Z">
          <w:pPr/>
        </w:pPrChange>
      </w:pPr>
    </w:p>
    <w:p w14:paraId="0D276314" w14:textId="424659E4" w:rsidR="0095510C" w:rsidDel="00D55449" w:rsidRDefault="0095510C">
      <w:pPr>
        <w:spacing w:after="200" w:line="240" w:lineRule="auto"/>
        <w:jc w:val="center"/>
        <w:rPr>
          <w:ins w:id="1927" w:author="singh qmax" w:date="2020-07-17T09:02:00Z"/>
          <w:del w:id="1928" w:author="hari prasath" w:date="2020-07-17T09:36:00Z"/>
          <w:noProof/>
        </w:rPr>
        <w:pPrChange w:id="1929" w:author="hari prasath" w:date="2020-07-17T09:36:00Z">
          <w:pPr/>
        </w:pPrChange>
      </w:pPr>
    </w:p>
    <w:p w14:paraId="079AA33A" w14:textId="1FF35EC4" w:rsidR="0095510C" w:rsidDel="00D55449" w:rsidRDefault="0095510C">
      <w:pPr>
        <w:spacing w:after="200" w:line="240" w:lineRule="auto"/>
        <w:jc w:val="center"/>
        <w:rPr>
          <w:ins w:id="1930" w:author="singh qmax" w:date="2020-07-17T09:02:00Z"/>
          <w:del w:id="1931" w:author="hari prasath" w:date="2020-07-17T09:36:00Z"/>
          <w:noProof/>
        </w:rPr>
        <w:pPrChange w:id="1932" w:author="hari prasath" w:date="2020-07-17T09:36:00Z">
          <w:pPr/>
        </w:pPrChange>
      </w:pPr>
    </w:p>
    <w:p w14:paraId="5FB3ADB1" w14:textId="56873DFF" w:rsidR="0095510C" w:rsidDel="00D55449" w:rsidRDefault="0095510C">
      <w:pPr>
        <w:spacing w:after="200" w:line="240" w:lineRule="auto"/>
        <w:jc w:val="center"/>
        <w:rPr>
          <w:ins w:id="1933" w:author="singh qmax" w:date="2020-07-17T09:02:00Z"/>
          <w:del w:id="1934" w:author="hari prasath" w:date="2020-07-17T09:36:00Z"/>
          <w:noProof/>
        </w:rPr>
        <w:pPrChange w:id="1935" w:author="hari prasath" w:date="2020-07-17T09:36:00Z">
          <w:pPr/>
        </w:pPrChange>
      </w:pPr>
    </w:p>
    <w:p w14:paraId="31432B08" w14:textId="1D6253B4" w:rsidR="0095510C" w:rsidDel="00D55449" w:rsidRDefault="0095510C">
      <w:pPr>
        <w:spacing w:after="200" w:line="240" w:lineRule="auto"/>
        <w:jc w:val="center"/>
        <w:rPr>
          <w:ins w:id="1936" w:author="singh qmax" w:date="2020-07-17T09:02:00Z"/>
          <w:del w:id="1937" w:author="hari prasath" w:date="2020-07-17T09:36:00Z"/>
          <w:noProof/>
        </w:rPr>
        <w:pPrChange w:id="1938" w:author="hari prasath" w:date="2020-07-17T09:36:00Z">
          <w:pPr/>
        </w:pPrChange>
      </w:pPr>
    </w:p>
    <w:p w14:paraId="5D70BC9A" w14:textId="6031E1BA" w:rsidR="0095510C" w:rsidDel="00D55449" w:rsidRDefault="0095510C">
      <w:pPr>
        <w:spacing w:after="200" w:line="240" w:lineRule="auto"/>
        <w:jc w:val="center"/>
        <w:rPr>
          <w:ins w:id="1939" w:author="singh qmax" w:date="2020-07-17T09:02:00Z"/>
          <w:del w:id="1940" w:author="hari prasath" w:date="2020-07-17T09:36:00Z"/>
          <w:noProof/>
        </w:rPr>
        <w:pPrChange w:id="1941" w:author="hari prasath" w:date="2020-07-17T09:36:00Z">
          <w:pPr/>
        </w:pPrChange>
      </w:pPr>
    </w:p>
    <w:p w14:paraId="2B114A89" w14:textId="74AD8564" w:rsidR="0095510C" w:rsidDel="00D55449" w:rsidRDefault="0095510C">
      <w:pPr>
        <w:spacing w:after="200" w:line="240" w:lineRule="auto"/>
        <w:jc w:val="center"/>
        <w:rPr>
          <w:ins w:id="1942" w:author="singh qmax" w:date="2020-07-17T09:02:00Z"/>
          <w:del w:id="1943" w:author="hari prasath" w:date="2020-07-17T09:36:00Z"/>
          <w:noProof/>
        </w:rPr>
        <w:pPrChange w:id="1944" w:author="hari prasath" w:date="2020-07-17T09:36:00Z">
          <w:pPr/>
        </w:pPrChange>
      </w:pPr>
    </w:p>
    <w:p w14:paraId="31982F1C" w14:textId="3FE351F4" w:rsidR="0095510C" w:rsidDel="00D55449" w:rsidRDefault="0095510C">
      <w:pPr>
        <w:spacing w:after="200" w:line="240" w:lineRule="auto"/>
        <w:jc w:val="center"/>
        <w:rPr>
          <w:ins w:id="1945" w:author="singh qmax" w:date="2020-07-17T09:02:00Z"/>
          <w:del w:id="1946" w:author="hari prasath" w:date="2020-07-17T09:36:00Z"/>
          <w:noProof/>
        </w:rPr>
        <w:pPrChange w:id="1947" w:author="hari prasath" w:date="2020-07-17T09:36:00Z">
          <w:pPr/>
        </w:pPrChange>
      </w:pPr>
    </w:p>
    <w:p w14:paraId="5081F270" w14:textId="0ECBC49A" w:rsidR="0095510C" w:rsidDel="00D55449" w:rsidRDefault="0095510C">
      <w:pPr>
        <w:spacing w:after="200" w:line="240" w:lineRule="auto"/>
        <w:jc w:val="center"/>
        <w:rPr>
          <w:ins w:id="1948" w:author="singh qmax" w:date="2020-07-17T09:02:00Z"/>
          <w:del w:id="1949" w:author="hari prasath" w:date="2020-07-17T09:36:00Z"/>
          <w:noProof/>
        </w:rPr>
        <w:pPrChange w:id="1950" w:author="hari prasath" w:date="2020-07-17T09:36:00Z">
          <w:pPr/>
        </w:pPrChange>
      </w:pPr>
    </w:p>
    <w:p w14:paraId="1125CBC0" w14:textId="3A41FBF2" w:rsidR="0095510C" w:rsidDel="00D55449" w:rsidRDefault="0095510C">
      <w:pPr>
        <w:spacing w:after="200" w:line="240" w:lineRule="auto"/>
        <w:jc w:val="center"/>
        <w:rPr>
          <w:ins w:id="1951" w:author="singh qmax" w:date="2020-07-17T09:02:00Z"/>
          <w:del w:id="1952" w:author="hari prasath" w:date="2020-07-17T09:36:00Z"/>
          <w:noProof/>
        </w:rPr>
        <w:pPrChange w:id="1953" w:author="hari prasath" w:date="2020-07-17T09:36:00Z">
          <w:pPr/>
        </w:pPrChange>
      </w:pPr>
    </w:p>
    <w:p w14:paraId="733A9FA7" w14:textId="106B4F01" w:rsidR="0095510C" w:rsidDel="00D55449" w:rsidRDefault="0095510C">
      <w:pPr>
        <w:spacing w:after="200" w:line="240" w:lineRule="auto"/>
        <w:jc w:val="center"/>
        <w:rPr>
          <w:ins w:id="1954" w:author="singh qmax" w:date="2020-07-17T09:02:00Z"/>
          <w:del w:id="1955" w:author="hari prasath" w:date="2020-07-17T09:36:00Z"/>
          <w:noProof/>
        </w:rPr>
        <w:pPrChange w:id="1956" w:author="hari prasath" w:date="2020-07-17T09:36:00Z">
          <w:pPr/>
        </w:pPrChange>
      </w:pPr>
      <w:ins w:id="1957" w:author="singh qmax" w:date="2020-07-17T09:02:00Z">
        <w:del w:id="1958" w:author="hari prasath" w:date="2020-07-17T09:36:00Z">
          <w:r w:rsidDel="00D55449">
            <w:rPr>
              <w:noProof/>
            </w:rPr>
            <w:drawing>
              <wp:anchor distT="0" distB="0" distL="114300" distR="114300" simplePos="0" relativeHeight="251642880" behindDoc="0" locked="0" layoutInCell="1" allowOverlap="1" wp14:anchorId="1BB9628B" wp14:editId="1D60B3F0">
                <wp:simplePos x="0" y="0"/>
                <wp:positionH relativeFrom="column">
                  <wp:posOffset>1057275</wp:posOffset>
                </wp:positionH>
                <wp:positionV relativeFrom="paragraph">
                  <wp:posOffset>238125</wp:posOffset>
                </wp:positionV>
                <wp:extent cx="4067175" cy="6905625"/>
                <wp:effectExtent l="0" t="0" r="9525" b="9525"/>
                <wp:wrapTight wrapText="bothSides">
                  <wp:wrapPolygon edited="0">
                    <wp:start x="0" y="0"/>
                    <wp:lineTo x="0" y="21570"/>
                    <wp:lineTo x="21549" y="21570"/>
                    <wp:lineTo x="2154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67175" cy="6905625"/>
                        </a:xfrm>
                        <a:prstGeom prst="rect">
                          <a:avLst/>
                        </a:prstGeom>
                      </pic:spPr>
                    </pic:pic>
                  </a:graphicData>
                </a:graphic>
              </wp:anchor>
            </w:drawing>
          </w:r>
        </w:del>
      </w:ins>
    </w:p>
    <w:p w14:paraId="7EB3BD19" w14:textId="7FC295E7" w:rsidR="0095510C" w:rsidDel="00D55449" w:rsidRDefault="0095510C">
      <w:pPr>
        <w:spacing w:after="200" w:line="240" w:lineRule="auto"/>
        <w:jc w:val="center"/>
        <w:rPr>
          <w:ins w:id="1959" w:author="singh qmax" w:date="2020-07-17T09:02:00Z"/>
          <w:del w:id="1960" w:author="hari prasath" w:date="2020-07-17T09:36:00Z"/>
          <w:noProof/>
        </w:rPr>
        <w:pPrChange w:id="1961" w:author="hari prasath" w:date="2020-07-17T09:36:00Z">
          <w:pPr/>
        </w:pPrChange>
      </w:pPr>
    </w:p>
    <w:p w14:paraId="1EED164C" w14:textId="66FDB620" w:rsidR="0095510C" w:rsidDel="00D55449" w:rsidRDefault="0095510C">
      <w:pPr>
        <w:spacing w:after="200" w:line="240" w:lineRule="auto"/>
        <w:jc w:val="center"/>
        <w:rPr>
          <w:ins w:id="1962" w:author="singh qmax" w:date="2020-07-17T09:02:00Z"/>
          <w:del w:id="1963" w:author="hari prasath" w:date="2020-07-17T09:36:00Z"/>
          <w:noProof/>
        </w:rPr>
        <w:pPrChange w:id="1964" w:author="hari prasath" w:date="2020-07-17T09:36:00Z">
          <w:pPr/>
        </w:pPrChange>
      </w:pPr>
    </w:p>
    <w:p w14:paraId="45A6B03C" w14:textId="2E40E987" w:rsidR="0095510C" w:rsidDel="00D55449" w:rsidRDefault="0095510C">
      <w:pPr>
        <w:spacing w:after="200" w:line="240" w:lineRule="auto"/>
        <w:jc w:val="center"/>
        <w:rPr>
          <w:ins w:id="1965" w:author="singh qmax" w:date="2020-07-17T09:02:00Z"/>
          <w:del w:id="1966" w:author="hari prasath" w:date="2020-07-17T09:36:00Z"/>
          <w:noProof/>
        </w:rPr>
        <w:pPrChange w:id="1967" w:author="hari prasath" w:date="2020-07-17T09:36:00Z">
          <w:pPr/>
        </w:pPrChange>
      </w:pPr>
    </w:p>
    <w:p w14:paraId="423E4DD3" w14:textId="0B4BBC35" w:rsidR="0095510C" w:rsidDel="00D55449" w:rsidRDefault="0095510C">
      <w:pPr>
        <w:spacing w:after="200" w:line="240" w:lineRule="auto"/>
        <w:jc w:val="center"/>
        <w:rPr>
          <w:ins w:id="1968" w:author="singh qmax" w:date="2020-07-17T09:02:00Z"/>
          <w:del w:id="1969" w:author="hari prasath" w:date="2020-07-17T09:36:00Z"/>
          <w:noProof/>
        </w:rPr>
        <w:pPrChange w:id="1970" w:author="hari prasath" w:date="2020-07-17T09:36:00Z">
          <w:pPr/>
        </w:pPrChange>
      </w:pPr>
    </w:p>
    <w:p w14:paraId="364E4F00" w14:textId="738000C3" w:rsidR="0095510C" w:rsidDel="00D55449" w:rsidRDefault="0095510C">
      <w:pPr>
        <w:spacing w:after="200" w:line="240" w:lineRule="auto"/>
        <w:jc w:val="center"/>
        <w:rPr>
          <w:ins w:id="1971" w:author="singh qmax" w:date="2020-07-17T09:02:00Z"/>
          <w:del w:id="1972" w:author="hari prasath" w:date="2020-07-17T09:36:00Z"/>
          <w:noProof/>
        </w:rPr>
        <w:pPrChange w:id="1973" w:author="hari prasath" w:date="2020-07-17T09:36:00Z">
          <w:pPr/>
        </w:pPrChange>
      </w:pPr>
    </w:p>
    <w:p w14:paraId="3814315C" w14:textId="10AA2BEF" w:rsidR="0095510C" w:rsidDel="00D55449" w:rsidRDefault="0095510C">
      <w:pPr>
        <w:spacing w:after="200" w:line="240" w:lineRule="auto"/>
        <w:jc w:val="center"/>
        <w:rPr>
          <w:ins w:id="1974" w:author="singh qmax" w:date="2020-07-17T09:02:00Z"/>
          <w:del w:id="1975" w:author="hari prasath" w:date="2020-07-17T09:36:00Z"/>
          <w:noProof/>
        </w:rPr>
        <w:pPrChange w:id="1976" w:author="hari prasath" w:date="2020-07-17T09:36:00Z">
          <w:pPr/>
        </w:pPrChange>
      </w:pPr>
    </w:p>
    <w:p w14:paraId="68173F56" w14:textId="6B64234C" w:rsidR="0095510C" w:rsidDel="00D55449" w:rsidRDefault="0095510C">
      <w:pPr>
        <w:spacing w:after="200" w:line="240" w:lineRule="auto"/>
        <w:jc w:val="center"/>
        <w:rPr>
          <w:ins w:id="1977" w:author="singh qmax" w:date="2020-07-17T09:02:00Z"/>
          <w:del w:id="1978" w:author="hari prasath" w:date="2020-07-17T09:36:00Z"/>
          <w:noProof/>
        </w:rPr>
        <w:pPrChange w:id="1979" w:author="hari prasath" w:date="2020-07-17T09:36:00Z">
          <w:pPr/>
        </w:pPrChange>
      </w:pPr>
    </w:p>
    <w:p w14:paraId="2CE178C8" w14:textId="7BAB12A4" w:rsidR="0095510C" w:rsidDel="00D55449" w:rsidRDefault="0095510C">
      <w:pPr>
        <w:spacing w:after="200" w:line="240" w:lineRule="auto"/>
        <w:jc w:val="center"/>
        <w:rPr>
          <w:ins w:id="1980" w:author="singh qmax" w:date="2020-07-17T09:02:00Z"/>
          <w:del w:id="1981" w:author="hari prasath" w:date="2020-07-17T09:36:00Z"/>
          <w:noProof/>
        </w:rPr>
        <w:pPrChange w:id="1982" w:author="hari prasath" w:date="2020-07-17T09:36:00Z">
          <w:pPr/>
        </w:pPrChange>
      </w:pPr>
    </w:p>
    <w:p w14:paraId="0D62B3DE" w14:textId="6CF71D7A" w:rsidR="0095510C" w:rsidDel="00D55449" w:rsidRDefault="0095510C">
      <w:pPr>
        <w:spacing w:after="200" w:line="240" w:lineRule="auto"/>
        <w:jc w:val="center"/>
        <w:rPr>
          <w:ins w:id="1983" w:author="singh qmax" w:date="2020-07-17T09:02:00Z"/>
          <w:del w:id="1984" w:author="hari prasath" w:date="2020-07-17T09:36:00Z"/>
          <w:noProof/>
        </w:rPr>
        <w:pPrChange w:id="1985" w:author="hari prasath" w:date="2020-07-17T09:36:00Z">
          <w:pPr/>
        </w:pPrChange>
      </w:pPr>
    </w:p>
    <w:p w14:paraId="3B0C425E" w14:textId="5F32D3EB" w:rsidR="0095510C" w:rsidDel="00D55449" w:rsidRDefault="0095510C">
      <w:pPr>
        <w:spacing w:after="200" w:line="240" w:lineRule="auto"/>
        <w:jc w:val="center"/>
        <w:rPr>
          <w:ins w:id="1986" w:author="singh qmax" w:date="2020-07-17T09:02:00Z"/>
          <w:del w:id="1987" w:author="hari prasath" w:date="2020-07-17T09:36:00Z"/>
          <w:noProof/>
        </w:rPr>
        <w:pPrChange w:id="1988" w:author="hari prasath" w:date="2020-07-17T09:36:00Z">
          <w:pPr/>
        </w:pPrChange>
      </w:pPr>
    </w:p>
    <w:p w14:paraId="192033FC" w14:textId="3BF8CF4A" w:rsidR="0095510C" w:rsidDel="00D55449" w:rsidRDefault="0095510C">
      <w:pPr>
        <w:spacing w:after="200" w:line="240" w:lineRule="auto"/>
        <w:jc w:val="center"/>
        <w:rPr>
          <w:ins w:id="1989" w:author="singh qmax" w:date="2020-07-17T09:02:00Z"/>
          <w:del w:id="1990" w:author="hari prasath" w:date="2020-07-17T09:36:00Z"/>
          <w:noProof/>
        </w:rPr>
        <w:pPrChange w:id="1991" w:author="hari prasath" w:date="2020-07-17T09:36:00Z">
          <w:pPr/>
        </w:pPrChange>
      </w:pPr>
    </w:p>
    <w:p w14:paraId="07917721" w14:textId="53351975" w:rsidR="0095510C" w:rsidDel="00D55449" w:rsidRDefault="0095510C">
      <w:pPr>
        <w:spacing w:after="200" w:line="240" w:lineRule="auto"/>
        <w:jc w:val="center"/>
        <w:rPr>
          <w:ins w:id="1992" w:author="singh qmax" w:date="2020-07-17T09:02:00Z"/>
          <w:del w:id="1993" w:author="hari prasath" w:date="2020-07-17T09:36:00Z"/>
          <w:noProof/>
        </w:rPr>
        <w:pPrChange w:id="1994" w:author="hari prasath" w:date="2020-07-17T09:36:00Z">
          <w:pPr/>
        </w:pPrChange>
      </w:pPr>
    </w:p>
    <w:p w14:paraId="30672C43" w14:textId="371E7399" w:rsidR="0095510C" w:rsidDel="00D55449" w:rsidRDefault="0095510C">
      <w:pPr>
        <w:spacing w:after="200" w:line="240" w:lineRule="auto"/>
        <w:jc w:val="center"/>
        <w:rPr>
          <w:ins w:id="1995" w:author="singh qmax" w:date="2020-07-17T09:02:00Z"/>
          <w:del w:id="1996" w:author="hari prasath" w:date="2020-07-17T09:36:00Z"/>
          <w:noProof/>
        </w:rPr>
        <w:pPrChange w:id="1997" w:author="hari prasath" w:date="2020-07-17T09:36:00Z">
          <w:pPr/>
        </w:pPrChange>
      </w:pPr>
    </w:p>
    <w:p w14:paraId="57EB1FB1" w14:textId="2645831C" w:rsidR="0095510C" w:rsidDel="00D55449" w:rsidRDefault="0095510C">
      <w:pPr>
        <w:spacing w:after="200" w:line="240" w:lineRule="auto"/>
        <w:jc w:val="center"/>
        <w:rPr>
          <w:ins w:id="1998" w:author="singh qmax" w:date="2020-07-17T09:02:00Z"/>
          <w:del w:id="1999" w:author="hari prasath" w:date="2020-07-17T09:36:00Z"/>
          <w:noProof/>
        </w:rPr>
        <w:pPrChange w:id="2000" w:author="hari prasath" w:date="2020-07-17T09:36:00Z">
          <w:pPr/>
        </w:pPrChange>
      </w:pPr>
    </w:p>
    <w:p w14:paraId="1346095E" w14:textId="53C38A6F" w:rsidR="0095510C" w:rsidDel="00D55449" w:rsidRDefault="0095510C">
      <w:pPr>
        <w:spacing w:after="200" w:line="240" w:lineRule="auto"/>
        <w:jc w:val="center"/>
        <w:rPr>
          <w:ins w:id="2001" w:author="singh qmax" w:date="2020-07-17T09:02:00Z"/>
          <w:del w:id="2002" w:author="hari prasath" w:date="2020-07-17T09:36:00Z"/>
          <w:noProof/>
        </w:rPr>
        <w:pPrChange w:id="2003" w:author="hari prasath" w:date="2020-07-17T09:36:00Z">
          <w:pPr/>
        </w:pPrChange>
      </w:pPr>
    </w:p>
    <w:p w14:paraId="7B8B9F77" w14:textId="0FA2A62F" w:rsidR="0095510C" w:rsidDel="00D55449" w:rsidRDefault="0095510C">
      <w:pPr>
        <w:spacing w:after="200" w:line="240" w:lineRule="auto"/>
        <w:jc w:val="center"/>
        <w:rPr>
          <w:ins w:id="2004" w:author="singh qmax" w:date="2020-07-17T09:02:00Z"/>
          <w:del w:id="2005" w:author="hari prasath" w:date="2020-07-17T09:36:00Z"/>
          <w:noProof/>
        </w:rPr>
        <w:pPrChange w:id="2006" w:author="hari prasath" w:date="2020-07-17T09:36:00Z">
          <w:pPr/>
        </w:pPrChange>
      </w:pPr>
    </w:p>
    <w:p w14:paraId="3F4233FD" w14:textId="6DCE1517" w:rsidR="0095510C" w:rsidDel="00D55449" w:rsidRDefault="0095510C">
      <w:pPr>
        <w:spacing w:after="200" w:line="240" w:lineRule="auto"/>
        <w:jc w:val="center"/>
        <w:rPr>
          <w:ins w:id="2007" w:author="singh qmax" w:date="2020-07-17T09:02:00Z"/>
          <w:del w:id="2008" w:author="hari prasath" w:date="2020-07-17T09:36:00Z"/>
          <w:noProof/>
        </w:rPr>
        <w:pPrChange w:id="2009" w:author="hari prasath" w:date="2020-07-17T09:36:00Z">
          <w:pPr/>
        </w:pPrChange>
      </w:pPr>
    </w:p>
    <w:p w14:paraId="1DF3D080" w14:textId="160C0027" w:rsidR="0095510C" w:rsidDel="00D55449" w:rsidRDefault="0095510C">
      <w:pPr>
        <w:spacing w:after="200" w:line="240" w:lineRule="auto"/>
        <w:jc w:val="center"/>
        <w:rPr>
          <w:ins w:id="2010" w:author="singh qmax" w:date="2020-07-17T09:02:00Z"/>
          <w:del w:id="2011" w:author="hari prasath" w:date="2020-07-17T09:36:00Z"/>
          <w:noProof/>
        </w:rPr>
        <w:pPrChange w:id="2012" w:author="hari prasath" w:date="2020-07-17T09:36:00Z">
          <w:pPr/>
        </w:pPrChange>
      </w:pPr>
    </w:p>
    <w:p w14:paraId="697B4F57" w14:textId="656EA81D" w:rsidR="0095510C" w:rsidDel="00D55449" w:rsidRDefault="0095510C">
      <w:pPr>
        <w:spacing w:after="200" w:line="240" w:lineRule="auto"/>
        <w:jc w:val="center"/>
        <w:rPr>
          <w:ins w:id="2013" w:author="singh qmax" w:date="2020-07-17T09:02:00Z"/>
          <w:del w:id="2014" w:author="hari prasath" w:date="2020-07-17T09:36:00Z"/>
          <w:noProof/>
        </w:rPr>
        <w:pPrChange w:id="2015" w:author="hari prasath" w:date="2020-07-17T09:36:00Z">
          <w:pPr/>
        </w:pPrChange>
      </w:pPr>
    </w:p>
    <w:p w14:paraId="1913314D" w14:textId="61345978" w:rsidR="0095510C" w:rsidDel="00D55449" w:rsidRDefault="0095510C">
      <w:pPr>
        <w:spacing w:after="200" w:line="240" w:lineRule="auto"/>
        <w:jc w:val="center"/>
        <w:rPr>
          <w:ins w:id="2016" w:author="singh qmax" w:date="2020-07-17T09:02:00Z"/>
          <w:del w:id="2017" w:author="hari prasath" w:date="2020-07-17T09:36:00Z"/>
          <w:noProof/>
        </w:rPr>
        <w:pPrChange w:id="2018" w:author="hari prasath" w:date="2020-07-17T09:36:00Z">
          <w:pPr/>
        </w:pPrChange>
      </w:pPr>
    </w:p>
    <w:p w14:paraId="79662AD9" w14:textId="305930E1" w:rsidR="0095510C" w:rsidDel="00D55449" w:rsidRDefault="0095510C">
      <w:pPr>
        <w:spacing w:after="200" w:line="240" w:lineRule="auto"/>
        <w:jc w:val="center"/>
        <w:rPr>
          <w:ins w:id="2019" w:author="singh qmax" w:date="2020-07-17T09:02:00Z"/>
          <w:del w:id="2020" w:author="hari prasath" w:date="2020-07-17T09:36:00Z"/>
          <w:noProof/>
        </w:rPr>
        <w:pPrChange w:id="2021" w:author="hari prasath" w:date="2020-07-17T09:36:00Z">
          <w:pPr/>
        </w:pPrChange>
      </w:pPr>
    </w:p>
    <w:p w14:paraId="4E2FF13B" w14:textId="68B4EADF" w:rsidR="0095510C" w:rsidDel="00D55449" w:rsidRDefault="0095510C">
      <w:pPr>
        <w:spacing w:after="200" w:line="240" w:lineRule="auto"/>
        <w:jc w:val="center"/>
        <w:rPr>
          <w:ins w:id="2022" w:author="singh qmax" w:date="2020-07-17T09:02:00Z"/>
          <w:del w:id="2023" w:author="hari prasath" w:date="2020-07-17T09:36:00Z"/>
          <w:noProof/>
        </w:rPr>
        <w:pPrChange w:id="2024" w:author="hari prasath" w:date="2020-07-17T09:36:00Z">
          <w:pPr/>
        </w:pPrChange>
      </w:pPr>
    </w:p>
    <w:p w14:paraId="3FD30BFE" w14:textId="7FA3639F" w:rsidR="0095510C" w:rsidDel="00D55449" w:rsidRDefault="0095510C">
      <w:pPr>
        <w:spacing w:after="200" w:line="240" w:lineRule="auto"/>
        <w:jc w:val="center"/>
        <w:rPr>
          <w:ins w:id="2025" w:author="singh qmax" w:date="2020-07-17T09:02:00Z"/>
          <w:del w:id="2026" w:author="hari prasath" w:date="2020-07-17T09:36:00Z"/>
          <w:noProof/>
        </w:rPr>
        <w:pPrChange w:id="2027" w:author="hari prasath" w:date="2020-07-17T09:36:00Z">
          <w:pPr/>
        </w:pPrChange>
      </w:pPr>
    </w:p>
    <w:p w14:paraId="2C21AF14" w14:textId="3A31B935" w:rsidR="0095510C" w:rsidDel="00D55449" w:rsidRDefault="0095510C">
      <w:pPr>
        <w:spacing w:after="200" w:line="240" w:lineRule="auto"/>
        <w:jc w:val="center"/>
        <w:rPr>
          <w:ins w:id="2028" w:author="singh qmax" w:date="2020-07-17T09:02:00Z"/>
          <w:del w:id="2029" w:author="hari prasath" w:date="2020-07-17T09:36:00Z"/>
          <w:noProof/>
        </w:rPr>
        <w:pPrChange w:id="2030" w:author="hari prasath" w:date="2020-07-17T09:36:00Z">
          <w:pPr/>
        </w:pPrChange>
      </w:pPr>
    </w:p>
    <w:p w14:paraId="5EFEC15E" w14:textId="209AF634" w:rsidR="0095510C" w:rsidDel="00D55449" w:rsidRDefault="0095510C">
      <w:pPr>
        <w:spacing w:after="200" w:line="240" w:lineRule="auto"/>
        <w:jc w:val="center"/>
        <w:rPr>
          <w:ins w:id="2031" w:author="singh qmax" w:date="2020-07-17T09:02:00Z"/>
          <w:del w:id="2032" w:author="hari prasath" w:date="2020-07-17T09:36:00Z"/>
          <w:noProof/>
        </w:rPr>
        <w:pPrChange w:id="2033" w:author="hari prasath" w:date="2020-07-17T09:36:00Z">
          <w:pPr/>
        </w:pPrChange>
      </w:pPr>
    </w:p>
    <w:p w14:paraId="201453C3" w14:textId="73E3FB75" w:rsidR="0095510C" w:rsidDel="00D55449" w:rsidRDefault="0095510C">
      <w:pPr>
        <w:spacing w:after="200" w:line="240" w:lineRule="auto"/>
        <w:jc w:val="center"/>
        <w:rPr>
          <w:ins w:id="2034" w:author="singh qmax" w:date="2020-07-17T09:02:00Z"/>
          <w:del w:id="2035" w:author="hari prasath" w:date="2020-07-17T09:36:00Z"/>
          <w:noProof/>
        </w:rPr>
        <w:pPrChange w:id="2036" w:author="hari prasath" w:date="2020-07-17T09:36:00Z">
          <w:pPr/>
        </w:pPrChange>
      </w:pPr>
    </w:p>
    <w:p w14:paraId="51F0CC94" w14:textId="0C32BE27" w:rsidR="0095510C" w:rsidDel="00D55449" w:rsidRDefault="0095510C">
      <w:pPr>
        <w:spacing w:after="200" w:line="240" w:lineRule="auto"/>
        <w:jc w:val="center"/>
        <w:rPr>
          <w:ins w:id="2037" w:author="singh qmax" w:date="2020-07-17T09:02:00Z"/>
          <w:del w:id="2038" w:author="hari prasath" w:date="2020-07-17T09:36:00Z"/>
          <w:noProof/>
        </w:rPr>
        <w:pPrChange w:id="2039" w:author="hari prasath" w:date="2020-07-17T09:36:00Z">
          <w:pPr/>
        </w:pPrChange>
      </w:pPr>
    </w:p>
    <w:p w14:paraId="7B237C83" w14:textId="11B5A162" w:rsidR="0095510C" w:rsidDel="00D55449" w:rsidRDefault="0095510C">
      <w:pPr>
        <w:spacing w:after="200" w:line="240" w:lineRule="auto"/>
        <w:jc w:val="center"/>
        <w:rPr>
          <w:ins w:id="2040" w:author="singh qmax" w:date="2020-07-17T09:02:00Z"/>
          <w:del w:id="2041" w:author="hari prasath" w:date="2020-07-17T09:36:00Z"/>
          <w:noProof/>
        </w:rPr>
        <w:pPrChange w:id="2042" w:author="hari prasath" w:date="2020-07-17T09:36:00Z">
          <w:pPr/>
        </w:pPrChange>
      </w:pPr>
    </w:p>
    <w:p w14:paraId="3120AFD8" w14:textId="7FFCDD74" w:rsidR="0095510C" w:rsidDel="00D55449" w:rsidRDefault="0095510C">
      <w:pPr>
        <w:spacing w:after="200" w:line="240" w:lineRule="auto"/>
        <w:jc w:val="center"/>
        <w:rPr>
          <w:ins w:id="2043" w:author="singh qmax" w:date="2020-07-17T09:02:00Z"/>
          <w:del w:id="2044" w:author="hari prasath" w:date="2020-07-17T09:36:00Z"/>
          <w:noProof/>
        </w:rPr>
        <w:pPrChange w:id="2045" w:author="hari prasath" w:date="2020-07-17T09:36:00Z">
          <w:pPr/>
        </w:pPrChange>
      </w:pPr>
      <w:ins w:id="2046" w:author="singh qmax" w:date="2020-07-17T09:03:00Z">
        <w:del w:id="2047" w:author="hari prasath" w:date="2020-07-17T09:36:00Z">
          <w:r w:rsidDel="00D55449">
            <w:rPr>
              <w:noProof/>
            </w:rPr>
            <w:drawing>
              <wp:anchor distT="0" distB="0" distL="114300" distR="114300" simplePos="0" relativeHeight="251643904" behindDoc="0" locked="0" layoutInCell="1" allowOverlap="1" wp14:anchorId="346C5859" wp14:editId="21E3C453">
                <wp:simplePos x="0" y="0"/>
                <wp:positionH relativeFrom="column">
                  <wp:posOffset>400050</wp:posOffset>
                </wp:positionH>
                <wp:positionV relativeFrom="paragraph">
                  <wp:posOffset>161925</wp:posOffset>
                </wp:positionV>
                <wp:extent cx="5391150" cy="8067675"/>
                <wp:effectExtent l="0" t="0" r="0" b="9525"/>
                <wp:wrapTight wrapText="bothSides">
                  <wp:wrapPolygon edited="0">
                    <wp:start x="0" y="0"/>
                    <wp:lineTo x="0" y="21574"/>
                    <wp:lineTo x="21524" y="21574"/>
                    <wp:lineTo x="2152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91150" cy="8067675"/>
                        </a:xfrm>
                        <a:prstGeom prst="rect">
                          <a:avLst/>
                        </a:prstGeom>
                      </pic:spPr>
                    </pic:pic>
                  </a:graphicData>
                </a:graphic>
              </wp:anchor>
            </w:drawing>
          </w:r>
        </w:del>
      </w:ins>
    </w:p>
    <w:p w14:paraId="713D3AB6" w14:textId="22C89577" w:rsidR="0095510C" w:rsidDel="00D55449" w:rsidRDefault="0095510C">
      <w:pPr>
        <w:spacing w:after="200" w:line="240" w:lineRule="auto"/>
        <w:jc w:val="center"/>
        <w:rPr>
          <w:ins w:id="2048" w:author="singh qmax" w:date="2020-07-17T09:02:00Z"/>
          <w:del w:id="2049" w:author="hari prasath" w:date="2020-07-17T09:36:00Z"/>
          <w:noProof/>
        </w:rPr>
        <w:pPrChange w:id="2050" w:author="hari prasath" w:date="2020-07-17T09:36:00Z">
          <w:pPr/>
        </w:pPrChange>
      </w:pPr>
    </w:p>
    <w:p w14:paraId="53E98BA5" w14:textId="041AC67C" w:rsidR="0095510C" w:rsidDel="00D55449" w:rsidRDefault="0095510C">
      <w:pPr>
        <w:spacing w:after="200" w:line="240" w:lineRule="auto"/>
        <w:jc w:val="center"/>
        <w:rPr>
          <w:ins w:id="2051" w:author="singh qmax" w:date="2020-07-17T09:02:00Z"/>
          <w:del w:id="2052" w:author="hari prasath" w:date="2020-07-17T09:36:00Z"/>
          <w:noProof/>
        </w:rPr>
        <w:pPrChange w:id="2053" w:author="hari prasath" w:date="2020-07-17T09:36:00Z">
          <w:pPr/>
        </w:pPrChange>
      </w:pPr>
    </w:p>
    <w:p w14:paraId="0F106F4A" w14:textId="123D24C5" w:rsidR="0095510C" w:rsidDel="00D55449" w:rsidRDefault="0095510C">
      <w:pPr>
        <w:spacing w:after="200" w:line="240" w:lineRule="auto"/>
        <w:jc w:val="center"/>
        <w:rPr>
          <w:ins w:id="2054" w:author="singh qmax" w:date="2020-07-17T09:02:00Z"/>
          <w:del w:id="2055" w:author="hari prasath" w:date="2020-07-17T09:36:00Z"/>
          <w:noProof/>
        </w:rPr>
        <w:pPrChange w:id="2056" w:author="hari prasath" w:date="2020-07-17T09:36:00Z">
          <w:pPr/>
        </w:pPrChange>
      </w:pPr>
    </w:p>
    <w:p w14:paraId="070075CA" w14:textId="4EB84300" w:rsidR="0095510C" w:rsidDel="00D55449" w:rsidRDefault="0095510C">
      <w:pPr>
        <w:spacing w:after="200" w:line="240" w:lineRule="auto"/>
        <w:jc w:val="center"/>
        <w:rPr>
          <w:ins w:id="2057" w:author="singh qmax" w:date="2020-07-17T09:02:00Z"/>
          <w:del w:id="2058" w:author="hari prasath" w:date="2020-07-17T09:36:00Z"/>
          <w:noProof/>
        </w:rPr>
        <w:pPrChange w:id="2059" w:author="hari prasath" w:date="2020-07-17T09:36:00Z">
          <w:pPr/>
        </w:pPrChange>
      </w:pPr>
    </w:p>
    <w:p w14:paraId="79B31179" w14:textId="0DEF4200" w:rsidR="0095510C" w:rsidDel="00D55449" w:rsidRDefault="0095510C">
      <w:pPr>
        <w:spacing w:after="200" w:line="240" w:lineRule="auto"/>
        <w:jc w:val="center"/>
        <w:rPr>
          <w:ins w:id="2060" w:author="singh qmax" w:date="2020-07-17T09:02:00Z"/>
          <w:del w:id="2061" w:author="hari prasath" w:date="2020-07-17T09:36:00Z"/>
          <w:noProof/>
        </w:rPr>
        <w:pPrChange w:id="2062" w:author="hari prasath" w:date="2020-07-17T09:36:00Z">
          <w:pPr/>
        </w:pPrChange>
      </w:pPr>
    </w:p>
    <w:p w14:paraId="02B0BF5F" w14:textId="2EC3BC2A" w:rsidR="0095510C" w:rsidDel="00D55449" w:rsidRDefault="0095510C">
      <w:pPr>
        <w:spacing w:after="200" w:line="240" w:lineRule="auto"/>
        <w:jc w:val="center"/>
        <w:rPr>
          <w:ins w:id="2063" w:author="singh qmax" w:date="2020-07-17T09:02:00Z"/>
          <w:del w:id="2064" w:author="hari prasath" w:date="2020-07-17T09:36:00Z"/>
          <w:noProof/>
        </w:rPr>
        <w:pPrChange w:id="2065" w:author="hari prasath" w:date="2020-07-17T09:36:00Z">
          <w:pPr/>
        </w:pPrChange>
      </w:pPr>
    </w:p>
    <w:p w14:paraId="27D71DA5" w14:textId="261659A5" w:rsidR="0095510C" w:rsidDel="00D55449" w:rsidRDefault="0095510C">
      <w:pPr>
        <w:spacing w:after="200" w:line="240" w:lineRule="auto"/>
        <w:jc w:val="center"/>
        <w:rPr>
          <w:ins w:id="2066" w:author="singh qmax" w:date="2020-07-17T09:02:00Z"/>
          <w:del w:id="2067" w:author="hari prasath" w:date="2020-07-17T09:36:00Z"/>
          <w:noProof/>
        </w:rPr>
        <w:pPrChange w:id="2068" w:author="hari prasath" w:date="2020-07-17T09:36:00Z">
          <w:pPr/>
        </w:pPrChange>
      </w:pPr>
    </w:p>
    <w:p w14:paraId="46B5990B" w14:textId="4279E63C" w:rsidR="0095510C" w:rsidDel="00D55449" w:rsidRDefault="0095510C">
      <w:pPr>
        <w:spacing w:after="200" w:line="240" w:lineRule="auto"/>
        <w:jc w:val="center"/>
        <w:rPr>
          <w:ins w:id="2069" w:author="singh qmax" w:date="2020-07-17T09:02:00Z"/>
          <w:del w:id="2070" w:author="hari prasath" w:date="2020-07-17T09:36:00Z"/>
          <w:noProof/>
        </w:rPr>
        <w:pPrChange w:id="2071" w:author="hari prasath" w:date="2020-07-17T09:36:00Z">
          <w:pPr/>
        </w:pPrChange>
      </w:pPr>
    </w:p>
    <w:p w14:paraId="553C8E40" w14:textId="598256B9" w:rsidR="0095510C" w:rsidDel="00D55449" w:rsidRDefault="0095510C">
      <w:pPr>
        <w:spacing w:after="200" w:line="240" w:lineRule="auto"/>
        <w:jc w:val="center"/>
        <w:rPr>
          <w:ins w:id="2072" w:author="singh qmax" w:date="2020-07-17T09:02:00Z"/>
          <w:del w:id="2073" w:author="hari prasath" w:date="2020-07-17T09:36:00Z"/>
          <w:noProof/>
        </w:rPr>
        <w:pPrChange w:id="2074" w:author="hari prasath" w:date="2020-07-17T09:36:00Z">
          <w:pPr/>
        </w:pPrChange>
      </w:pPr>
    </w:p>
    <w:p w14:paraId="6B73FF2A" w14:textId="7845E99F" w:rsidR="00247DCC" w:rsidDel="00D55449" w:rsidRDefault="00247DCC">
      <w:pPr>
        <w:spacing w:after="200" w:line="240" w:lineRule="auto"/>
        <w:jc w:val="center"/>
        <w:rPr>
          <w:ins w:id="2075" w:author="singh qmax" w:date="2020-07-17T09:02:00Z"/>
          <w:del w:id="2076" w:author="hari prasath" w:date="2020-07-17T09:36:00Z"/>
        </w:rPr>
        <w:pPrChange w:id="2077" w:author="hari prasath" w:date="2020-07-17T09:36:00Z">
          <w:pPr/>
        </w:pPrChange>
      </w:pPr>
    </w:p>
    <w:p w14:paraId="38D0FC8F" w14:textId="2D20609D" w:rsidR="0095510C" w:rsidDel="00D55449" w:rsidRDefault="0095510C">
      <w:pPr>
        <w:spacing w:after="200" w:line="240" w:lineRule="auto"/>
        <w:jc w:val="center"/>
        <w:rPr>
          <w:ins w:id="2078" w:author="singh qmax" w:date="2020-07-17T09:03:00Z"/>
          <w:del w:id="2079" w:author="hari prasath" w:date="2020-07-17T09:36:00Z"/>
        </w:rPr>
        <w:pPrChange w:id="2080" w:author="hari prasath" w:date="2020-07-17T09:36:00Z">
          <w:pPr/>
        </w:pPrChange>
      </w:pPr>
    </w:p>
    <w:p w14:paraId="20292361" w14:textId="4E273795" w:rsidR="0095510C" w:rsidDel="00D55449" w:rsidRDefault="0095510C">
      <w:pPr>
        <w:spacing w:after="200" w:line="240" w:lineRule="auto"/>
        <w:jc w:val="center"/>
        <w:rPr>
          <w:ins w:id="2081" w:author="singh qmax" w:date="2020-07-17T09:03:00Z"/>
          <w:del w:id="2082" w:author="hari prasath" w:date="2020-07-17T09:36:00Z"/>
        </w:rPr>
        <w:pPrChange w:id="2083" w:author="hari prasath" w:date="2020-07-17T09:36:00Z">
          <w:pPr/>
        </w:pPrChange>
      </w:pPr>
    </w:p>
    <w:p w14:paraId="7627A846" w14:textId="518C3315" w:rsidR="0095510C" w:rsidDel="00D55449" w:rsidRDefault="0095510C">
      <w:pPr>
        <w:spacing w:after="200" w:line="240" w:lineRule="auto"/>
        <w:jc w:val="center"/>
        <w:rPr>
          <w:ins w:id="2084" w:author="singh qmax" w:date="2020-07-17T09:03:00Z"/>
          <w:del w:id="2085" w:author="hari prasath" w:date="2020-07-17T09:36:00Z"/>
        </w:rPr>
        <w:pPrChange w:id="2086" w:author="hari prasath" w:date="2020-07-17T09:36:00Z">
          <w:pPr/>
        </w:pPrChange>
      </w:pPr>
    </w:p>
    <w:p w14:paraId="4FB4B439" w14:textId="0A90924F" w:rsidR="0095510C" w:rsidDel="00D55449" w:rsidRDefault="0095510C">
      <w:pPr>
        <w:spacing w:after="200" w:line="240" w:lineRule="auto"/>
        <w:jc w:val="center"/>
        <w:rPr>
          <w:ins w:id="2087" w:author="singh qmax" w:date="2020-07-17T09:03:00Z"/>
          <w:del w:id="2088" w:author="hari prasath" w:date="2020-07-17T09:36:00Z"/>
        </w:rPr>
        <w:pPrChange w:id="2089" w:author="hari prasath" w:date="2020-07-17T09:36:00Z">
          <w:pPr/>
        </w:pPrChange>
      </w:pPr>
    </w:p>
    <w:p w14:paraId="66C128D5" w14:textId="6749A6D4" w:rsidR="0095510C" w:rsidDel="00D55449" w:rsidRDefault="0095510C">
      <w:pPr>
        <w:spacing w:after="200" w:line="240" w:lineRule="auto"/>
        <w:jc w:val="center"/>
        <w:rPr>
          <w:ins w:id="2090" w:author="singh qmax" w:date="2020-07-17T09:03:00Z"/>
          <w:del w:id="2091" w:author="hari prasath" w:date="2020-07-17T09:36:00Z"/>
        </w:rPr>
        <w:pPrChange w:id="2092" w:author="hari prasath" w:date="2020-07-17T09:36:00Z">
          <w:pPr/>
        </w:pPrChange>
      </w:pPr>
    </w:p>
    <w:p w14:paraId="44AF5680" w14:textId="0F9213D2" w:rsidR="0095510C" w:rsidDel="00D55449" w:rsidRDefault="0095510C">
      <w:pPr>
        <w:spacing w:after="200" w:line="240" w:lineRule="auto"/>
        <w:jc w:val="center"/>
        <w:rPr>
          <w:ins w:id="2093" w:author="singh qmax" w:date="2020-07-17T09:03:00Z"/>
          <w:del w:id="2094" w:author="hari prasath" w:date="2020-07-17T09:36:00Z"/>
        </w:rPr>
        <w:pPrChange w:id="2095" w:author="hari prasath" w:date="2020-07-17T09:36:00Z">
          <w:pPr/>
        </w:pPrChange>
      </w:pPr>
    </w:p>
    <w:p w14:paraId="4157664E" w14:textId="720F1BFA" w:rsidR="0095510C" w:rsidDel="00D55449" w:rsidRDefault="0095510C">
      <w:pPr>
        <w:spacing w:after="200" w:line="240" w:lineRule="auto"/>
        <w:jc w:val="center"/>
        <w:rPr>
          <w:ins w:id="2096" w:author="singh qmax" w:date="2020-07-17T09:03:00Z"/>
          <w:del w:id="2097" w:author="hari prasath" w:date="2020-07-17T09:36:00Z"/>
        </w:rPr>
        <w:pPrChange w:id="2098" w:author="hari prasath" w:date="2020-07-17T09:36:00Z">
          <w:pPr/>
        </w:pPrChange>
      </w:pPr>
    </w:p>
    <w:p w14:paraId="02A0C7F8" w14:textId="48B14AF8" w:rsidR="0095510C" w:rsidDel="00D55449" w:rsidRDefault="0095510C">
      <w:pPr>
        <w:spacing w:after="200" w:line="240" w:lineRule="auto"/>
        <w:jc w:val="center"/>
        <w:rPr>
          <w:ins w:id="2099" w:author="singh qmax" w:date="2020-07-17T09:03:00Z"/>
          <w:del w:id="2100" w:author="hari prasath" w:date="2020-07-17T09:36:00Z"/>
        </w:rPr>
        <w:pPrChange w:id="2101" w:author="hari prasath" w:date="2020-07-17T09:36:00Z">
          <w:pPr/>
        </w:pPrChange>
      </w:pPr>
    </w:p>
    <w:p w14:paraId="1C74FA67" w14:textId="5495DD64" w:rsidR="0095510C" w:rsidDel="00D55449" w:rsidRDefault="0095510C">
      <w:pPr>
        <w:spacing w:after="200" w:line="240" w:lineRule="auto"/>
        <w:jc w:val="center"/>
        <w:rPr>
          <w:ins w:id="2102" w:author="singh qmax" w:date="2020-07-17T09:03:00Z"/>
          <w:del w:id="2103" w:author="hari prasath" w:date="2020-07-17T09:36:00Z"/>
        </w:rPr>
        <w:pPrChange w:id="2104" w:author="hari prasath" w:date="2020-07-17T09:36:00Z">
          <w:pPr/>
        </w:pPrChange>
      </w:pPr>
    </w:p>
    <w:p w14:paraId="5B53CD12" w14:textId="145B223E" w:rsidR="0095510C" w:rsidDel="00D55449" w:rsidRDefault="0095510C">
      <w:pPr>
        <w:spacing w:after="200" w:line="240" w:lineRule="auto"/>
        <w:jc w:val="center"/>
        <w:rPr>
          <w:ins w:id="2105" w:author="singh qmax" w:date="2020-07-17T09:03:00Z"/>
          <w:del w:id="2106" w:author="hari prasath" w:date="2020-07-17T09:36:00Z"/>
        </w:rPr>
        <w:pPrChange w:id="2107" w:author="hari prasath" w:date="2020-07-17T09:36:00Z">
          <w:pPr/>
        </w:pPrChange>
      </w:pPr>
    </w:p>
    <w:p w14:paraId="4582E257" w14:textId="073D60FF" w:rsidR="0095510C" w:rsidDel="00D55449" w:rsidRDefault="0095510C">
      <w:pPr>
        <w:spacing w:after="200" w:line="240" w:lineRule="auto"/>
        <w:jc w:val="center"/>
        <w:rPr>
          <w:ins w:id="2108" w:author="singh qmax" w:date="2020-07-17T09:03:00Z"/>
          <w:del w:id="2109" w:author="hari prasath" w:date="2020-07-17T09:36:00Z"/>
        </w:rPr>
        <w:pPrChange w:id="2110" w:author="hari prasath" w:date="2020-07-17T09:36:00Z">
          <w:pPr/>
        </w:pPrChange>
      </w:pPr>
    </w:p>
    <w:p w14:paraId="1E0E4D80" w14:textId="58BEBA27" w:rsidR="0095510C" w:rsidDel="00D55449" w:rsidRDefault="0095510C">
      <w:pPr>
        <w:spacing w:after="200" w:line="240" w:lineRule="auto"/>
        <w:jc w:val="center"/>
        <w:rPr>
          <w:ins w:id="2111" w:author="singh qmax" w:date="2020-07-17T09:03:00Z"/>
          <w:del w:id="2112" w:author="hari prasath" w:date="2020-07-17T09:36:00Z"/>
        </w:rPr>
        <w:pPrChange w:id="2113" w:author="hari prasath" w:date="2020-07-17T09:36:00Z">
          <w:pPr/>
        </w:pPrChange>
      </w:pPr>
    </w:p>
    <w:p w14:paraId="511482E2" w14:textId="27F847C1" w:rsidR="0095510C" w:rsidDel="00D55449" w:rsidRDefault="0095510C">
      <w:pPr>
        <w:spacing w:after="200" w:line="240" w:lineRule="auto"/>
        <w:jc w:val="center"/>
        <w:rPr>
          <w:ins w:id="2114" w:author="singh qmax" w:date="2020-07-17T09:03:00Z"/>
          <w:del w:id="2115" w:author="hari prasath" w:date="2020-07-17T09:36:00Z"/>
        </w:rPr>
        <w:pPrChange w:id="2116" w:author="hari prasath" w:date="2020-07-17T09:36:00Z">
          <w:pPr/>
        </w:pPrChange>
      </w:pPr>
    </w:p>
    <w:p w14:paraId="343C89AC" w14:textId="7AE58BEE" w:rsidR="0095510C" w:rsidDel="00D55449" w:rsidRDefault="0095510C">
      <w:pPr>
        <w:spacing w:after="200" w:line="240" w:lineRule="auto"/>
        <w:jc w:val="center"/>
        <w:rPr>
          <w:ins w:id="2117" w:author="singh qmax" w:date="2020-07-17T09:03:00Z"/>
          <w:del w:id="2118" w:author="hari prasath" w:date="2020-07-17T09:36:00Z"/>
        </w:rPr>
        <w:pPrChange w:id="2119" w:author="hari prasath" w:date="2020-07-17T09:36:00Z">
          <w:pPr/>
        </w:pPrChange>
      </w:pPr>
    </w:p>
    <w:p w14:paraId="2079A839" w14:textId="53361AFA" w:rsidR="0095510C" w:rsidDel="00D55449" w:rsidRDefault="0095510C">
      <w:pPr>
        <w:spacing w:after="200" w:line="240" w:lineRule="auto"/>
        <w:jc w:val="center"/>
        <w:rPr>
          <w:ins w:id="2120" w:author="singh qmax" w:date="2020-07-17T09:03:00Z"/>
          <w:del w:id="2121" w:author="hari prasath" w:date="2020-07-17T09:36:00Z"/>
        </w:rPr>
        <w:pPrChange w:id="2122" w:author="hari prasath" w:date="2020-07-17T09:36:00Z">
          <w:pPr/>
        </w:pPrChange>
      </w:pPr>
    </w:p>
    <w:p w14:paraId="4294BED9" w14:textId="5DB5C9DA" w:rsidR="0095510C" w:rsidDel="00D55449" w:rsidRDefault="0095510C">
      <w:pPr>
        <w:spacing w:after="200" w:line="240" w:lineRule="auto"/>
        <w:jc w:val="center"/>
        <w:rPr>
          <w:ins w:id="2123" w:author="singh qmax" w:date="2020-07-17T09:03:00Z"/>
          <w:del w:id="2124" w:author="hari prasath" w:date="2020-07-17T09:36:00Z"/>
        </w:rPr>
        <w:pPrChange w:id="2125" w:author="hari prasath" w:date="2020-07-17T09:36:00Z">
          <w:pPr/>
        </w:pPrChange>
      </w:pPr>
    </w:p>
    <w:p w14:paraId="1045E4EB" w14:textId="220D92A7" w:rsidR="0095510C" w:rsidDel="00D55449" w:rsidRDefault="0095510C">
      <w:pPr>
        <w:spacing w:after="200" w:line="240" w:lineRule="auto"/>
        <w:jc w:val="center"/>
        <w:rPr>
          <w:ins w:id="2126" w:author="singh qmax" w:date="2020-07-17T09:03:00Z"/>
          <w:del w:id="2127" w:author="hari prasath" w:date="2020-07-17T09:36:00Z"/>
        </w:rPr>
        <w:pPrChange w:id="2128" w:author="hari prasath" w:date="2020-07-17T09:36:00Z">
          <w:pPr/>
        </w:pPrChange>
      </w:pPr>
    </w:p>
    <w:p w14:paraId="145D1E51" w14:textId="7DBFDE11" w:rsidR="0095510C" w:rsidDel="00D55449" w:rsidRDefault="0095510C">
      <w:pPr>
        <w:spacing w:after="200" w:line="240" w:lineRule="auto"/>
        <w:jc w:val="center"/>
        <w:rPr>
          <w:ins w:id="2129" w:author="singh qmax" w:date="2020-07-17T09:03:00Z"/>
          <w:del w:id="2130" w:author="hari prasath" w:date="2020-07-17T09:36:00Z"/>
        </w:rPr>
        <w:pPrChange w:id="2131" w:author="hari prasath" w:date="2020-07-17T09:36:00Z">
          <w:pPr/>
        </w:pPrChange>
      </w:pPr>
    </w:p>
    <w:p w14:paraId="67C68393" w14:textId="77777777" w:rsidR="00D55449" w:rsidRDefault="00D55449">
      <w:pPr>
        <w:spacing w:line="259" w:lineRule="auto"/>
        <w:rPr>
          <w:ins w:id="2132" w:author="hari prasath" w:date="2020-07-17T09:37:00Z"/>
          <w:noProof/>
        </w:rPr>
      </w:pPr>
      <w:ins w:id="2133" w:author="hari prasath" w:date="2020-07-17T09:37:00Z">
        <w:r>
          <w:rPr>
            <w:noProof/>
          </w:rPr>
          <w:br w:type="page"/>
        </w:r>
      </w:ins>
    </w:p>
    <w:p w14:paraId="44101B00" w14:textId="42408890" w:rsidR="0095510C" w:rsidRDefault="00AB6E26" w:rsidP="00D55449">
      <w:pPr>
        <w:spacing w:after="200" w:line="240" w:lineRule="auto"/>
        <w:jc w:val="center"/>
        <w:rPr>
          <w:ins w:id="2134" w:author="hari prasath" w:date="2020-07-17T09:39:00Z"/>
        </w:rPr>
      </w:pPr>
      <w:ins w:id="2135" w:author="hari prasath" w:date="2020-07-17T09:37:00Z">
        <w:r>
          <w:rPr>
            <w:noProof/>
          </w:rPr>
          <w:lastRenderedPageBreak/>
          <w:drawing>
            <wp:anchor distT="0" distB="0" distL="114300" distR="114300" simplePos="0" relativeHeight="251646976" behindDoc="0" locked="0" layoutInCell="1" allowOverlap="1" wp14:anchorId="6CEF1AD8" wp14:editId="39EF583A">
              <wp:simplePos x="0" y="0"/>
              <wp:positionH relativeFrom="column">
                <wp:posOffset>592666</wp:posOffset>
              </wp:positionH>
              <wp:positionV relativeFrom="paragraph">
                <wp:posOffset>304800</wp:posOffset>
              </wp:positionV>
              <wp:extent cx="5071110" cy="7588885"/>
              <wp:effectExtent l="0" t="0" r="0" b="0"/>
              <wp:wrapTight wrapText="bothSides">
                <wp:wrapPolygon edited="0">
                  <wp:start x="0" y="0"/>
                  <wp:lineTo x="0" y="21526"/>
                  <wp:lineTo x="21503" y="21526"/>
                  <wp:lineTo x="21503"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71110" cy="7588885"/>
                      </a:xfrm>
                      <a:prstGeom prst="rect">
                        <a:avLst/>
                      </a:prstGeom>
                    </pic:spPr>
                  </pic:pic>
                </a:graphicData>
              </a:graphic>
              <wp14:sizeRelH relativeFrom="margin">
                <wp14:pctWidth>0</wp14:pctWidth>
              </wp14:sizeRelH>
              <wp14:sizeRelV relativeFrom="margin">
                <wp14:pctHeight>0</wp14:pctHeight>
              </wp14:sizeRelV>
            </wp:anchor>
          </w:drawing>
        </w:r>
      </w:ins>
      <w:ins w:id="2136" w:author="hari prasath" w:date="2020-07-17T09:38:00Z">
        <w:r w:rsidR="00661411">
          <w:rPr>
            <w:noProof/>
          </w:rPr>
          <w:pict w14:anchorId="57B3B1A4">
            <v:shape id="_x0000_s1112" type="#_x0000_t202" style="position:absolute;left:0;text-align:left;margin-left:0;margin-top:626.05pt;width:399.3pt;height:.05pt;z-index:251704320;mso-position-horizontal-relative:text;mso-position-vertical-relative:text" wrapcoords="-41 0 -41 20800 21600 20800 21600 0 -41 0" stroked="f">
              <v:textbox style="mso-next-textbox:#_x0000_s1112;mso-fit-shape-to-text:t" inset="0,0,0,0">
                <w:txbxContent>
                  <w:p w14:paraId="23B2B600" w14:textId="0DA11FD6" w:rsidR="00D55449" w:rsidRPr="001A11B1" w:rsidRDefault="00D55449">
                    <w:pPr>
                      <w:pStyle w:val="Caption"/>
                      <w:jc w:val="center"/>
                      <w:rPr>
                        <w:noProof/>
                      </w:rPr>
                      <w:pPrChange w:id="2137" w:author="hari prasath" w:date="2020-07-17T09:41:00Z">
                        <w:pPr>
                          <w:spacing w:after="200" w:line="240" w:lineRule="auto"/>
                          <w:jc w:val="center"/>
                        </w:pPr>
                      </w:pPrChange>
                    </w:pPr>
                    <w:ins w:id="2138" w:author="hari prasath" w:date="2020-07-17T09:38:00Z">
                      <w:r>
                        <w:t xml:space="preserve">Figure </w:t>
                      </w:r>
                      <w:r>
                        <w:fldChar w:fldCharType="begin"/>
                      </w:r>
                      <w:r>
                        <w:instrText xml:space="preserve"> SEQ Figure \* ARABIC </w:instrText>
                      </w:r>
                    </w:ins>
                    <w:r>
                      <w:fldChar w:fldCharType="separate"/>
                    </w:r>
                    <w:ins w:id="2139" w:author="hari prasath" w:date="2020-07-17T09:38:00Z">
                      <w:r>
                        <w:rPr>
                          <w:noProof/>
                        </w:rPr>
                        <w:t>26</w:t>
                      </w:r>
                      <w:r>
                        <w:fldChar w:fldCharType="end"/>
                      </w:r>
                      <w:r>
                        <w:t xml:space="preserve"> </w:t>
                      </w:r>
                      <w:r w:rsidRPr="00971B58">
                        <w:t>Normal mode operations 2.a</w:t>
                      </w:r>
                    </w:ins>
                  </w:p>
                </w:txbxContent>
              </v:textbox>
              <w10:wrap type="tight"/>
            </v:shape>
          </w:pict>
        </w:r>
      </w:ins>
      <w:ins w:id="2140" w:author="singh qmax" w:date="2020-07-17T09:05:00Z">
        <w:del w:id="2141" w:author="hari prasath" w:date="2020-07-17T09:35:00Z">
          <w:r w:rsidR="00661411">
            <w:rPr>
              <w:noProof/>
            </w:rPr>
            <w:pict w14:anchorId="1853CA39">
              <v:shape id="_x0000_s1108" type="#_x0000_t202" style="position:absolute;left:0;text-align:left;margin-left:12.75pt;margin-top:658.5pt;width:462pt;height:.05pt;z-index:251701248;mso-position-horizontal-relative:text;mso-position-vertical-relative:text" wrapcoords="-35 0 -35 20800 21600 20800 21600 0 -35 0" stroked="f">
                <v:textbox style="mso-next-textbox:#_x0000_s1108;mso-fit-shape-to-text:t" inset="0,0,0,0">
                  <w:txbxContent>
                    <w:p w14:paraId="6181BDA1" w14:textId="21CE5C46" w:rsidR="0095510C" w:rsidRPr="00392230" w:rsidRDefault="0095510C">
                      <w:pPr>
                        <w:pStyle w:val="Caption"/>
                        <w:jc w:val="center"/>
                        <w:rPr>
                          <w:noProof/>
                        </w:rPr>
                        <w:pPrChange w:id="2142" w:author="singh qmax" w:date="2020-07-17T09:05:00Z">
                          <w:pPr/>
                        </w:pPrChange>
                      </w:pPr>
                      <w:ins w:id="2143" w:author="singh qmax" w:date="2020-07-17T09:05:00Z">
                        <w:del w:id="2144" w:author="hari prasath" w:date="2020-07-17T09:35:00Z">
                          <w:r w:rsidDel="00D55449">
                            <w:delText xml:space="preserve">Figure </w:delText>
                          </w:r>
                          <w:r w:rsidDel="00D55449">
                            <w:fldChar w:fldCharType="begin"/>
                          </w:r>
                          <w:r w:rsidDel="00D55449">
                            <w:delInstrText xml:space="preserve"> SEQ Figure \* ARABIC </w:delInstrText>
                          </w:r>
                        </w:del>
                      </w:ins>
                      <w:del w:id="2145" w:author="hari prasath" w:date="2020-07-17T09:35:00Z">
                        <w:r w:rsidDel="00D55449">
                          <w:fldChar w:fldCharType="separate"/>
                        </w:r>
                      </w:del>
                      <w:ins w:id="2146" w:author="singh qmax" w:date="2020-07-17T09:05:00Z">
                        <w:del w:id="2147" w:author="hari prasath" w:date="2020-07-17T09:35:00Z">
                          <w:r w:rsidDel="00D55449">
                            <w:rPr>
                              <w:noProof/>
                            </w:rPr>
                            <w:delText>27</w:delText>
                          </w:r>
                          <w:r w:rsidDel="00D55449">
                            <w:fldChar w:fldCharType="end"/>
                          </w:r>
                          <w:r w:rsidRPr="002D5BD1" w:rsidDel="00D55449">
                            <w:delText>Normal mode operations 2.b and OTAP Mode</w:delText>
                          </w:r>
                        </w:del>
                      </w:ins>
                    </w:p>
                  </w:txbxContent>
                </v:textbox>
                <w10:wrap type="tight"/>
              </v:shape>
            </w:pict>
          </w:r>
        </w:del>
      </w:ins>
      <w:ins w:id="2148" w:author="singh qmax" w:date="2020-07-17T09:03:00Z">
        <w:del w:id="2149" w:author="hari prasath" w:date="2020-07-17T09:36:00Z">
          <w:r w:rsidR="0095510C" w:rsidDel="00D55449">
            <w:rPr>
              <w:noProof/>
            </w:rPr>
            <w:drawing>
              <wp:anchor distT="0" distB="0" distL="114300" distR="114300" simplePos="0" relativeHeight="251638784" behindDoc="0" locked="0" layoutInCell="1" allowOverlap="1" wp14:anchorId="4353A821" wp14:editId="2E188C20">
                <wp:simplePos x="0" y="0"/>
                <wp:positionH relativeFrom="column">
                  <wp:posOffset>161925</wp:posOffset>
                </wp:positionH>
                <wp:positionV relativeFrom="paragraph">
                  <wp:posOffset>9525</wp:posOffset>
                </wp:positionV>
                <wp:extent cx="5867400" cy="8296275"/>
                <wp:effectExtent l="0" t="0" r="0" b="9525"/>
                <wp:wrapTight wrapText="bothSides">
                  <wp:wrapPolygon edited="0">
                    <wp:start x="0" y="0"/>
                    <wp:lineTo x="0" y="21575"/>
                    <wp:lineTo x="21530" y="21575"/>
                    <wp:lineTo x="21530"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67400" cy="8296275"/>
                        </a:xfrm>
                        <a:prstGeom prst="rect">
                          <a:avLst/>
                        </a:prstGeom>
                      </pic:spPr>
                    </pic:pic>
                  </a:graphicData>
                </a:graphic>
              </wp:anchor>
            </w:drawing>
          </w:r>
        </w:del>
      </w:ins>
    </w:p>
    <w:p w14:paraId="40C3CE36" w14:textId="11DAACDF" w:rsidR="00AB6E26" w:rsidRPr="00AB6E26" w:rsidRDefault="00AB6E26">
      <w:pPr>
        <w:rPr>
          <w:ins w:id="2150" w:author="hari prasath" w:date="2020-07-17T09:39:00Z"/>
        </w:rPr>
        <w:pPrChange w:id="2151" w:author="hari prasath" w:date="2020-07-17T09:39:00Z">
          <w:pPr>
            <w:spacing w:after="200" w:line="240" w:lineRule="auto"/>
            <w:jc w:val="center"/>
          </w:pPr>
        </w:pPrChange>
      </w:pPr>
    </w:p>
    <w:p w14:paraId="0D26A86D" w14:textId="1F182708" w:rsidR="00AB6E26" w:rsidRPr="00AB6E26" w:rsidRDefault="00AB6E26">
      <w:pPr>
        <w:rPr>
          <w:ins w:id="2152" w:author="hari prasath" w:date="2020-07-17T09:39:00Z"/>
        </w:rPr>
        <w:pPrChange w:id="2153" w:author="hari prasath" w:date="2020-07-17T09:39:00Z">
          <w:pPr>
            <w:spacing w:after="200" w:line="240" w:lineRule="auto"/>
            <w:jc w:val="center"/>
          </w:pPr>
        </w:pPrChange>
      </w:pPr>
    </w:p>
    <w:p w14:paraId="7C9E11AE" w14:textId="57192DC1" w:rsidR="00AB6E26" w:rsidRPr="00AB6E26" w:rsidRDefault="00AB6E26">
      <w:pPr>
        <w:rPr>
          <w:ins w:id="2154" w:author="hari prasath" w:date="2020-07-17T09:39:00Z"/>
        </w:rPr>
        <w:pPrChange w:id="2155" w:author="hari prasath" w:date="2020-07-17T09:39:00Z">
          <w:pPr>
            <w:spacing w:after="200" w:line="240" w:lineRule="auto"/>
            <w:jc w:val="center"/>
          </w:pPr>
        </w:pPrChange>
      </w:pPr>
    </w:p>
    <w:p w14:paraId="7BFD3487" w14:textId="3BD52311" w:rsidR="00AB6E26" w:rsidRPr="00AB6E26" w:rsidRDefault="00AB6E26">
      <w:pPr>
        <w:rPr>
          <w:ins w:id="2156" w:author="hari prasath" w:date="2020-07-17T09:39:00Z"/>
        </w:rPr>
        <w:pPrChange w:id="2157" w:author="hari prasath" w:date="2020-07-17T09:39:00Z">
          <w:pPr>
            <w:spacing w:after="200" w:line="240" w:lineRule="auto"/>
            <w:jc w:val="center"/>
          </w:pPr>
        </w:pPrChange>
      </w:pPr>
    </w:p>
    <w:p w14:paraId="7AAF1F1C" w14:textId="2B497081" w:rsidR="00AB6E26" w:rsidRPr="00AB6E26" w:rsidRDefault="00AB6E26">
      <w:pPr>
        <w:rPr>
          <w:ins w:id="2158" w:author="hari prasath" w:date="2020-07-17T09:39:00Z"/>
        </w:rPr>
        <w:pPrChange w:id="2159" w:author="hari prasath" w:date="2020-07-17T09:39:00Z">
          <w:pPr>
            <w:spacing w:after="200" w:line="240" w:lineRule="auto"/>
            <w:jc w:val="center"/>
          </w:pPr>
        </w:pPrChange>
      </w:pPr>
    </w:p>
    <w:p w14:paraId="3B6DDE1A" w14:textId="00EE721A" w:rsidR="00AB6E26" w:rsidRPr="00AB6E26" w:rsidRDefault="00AB6E26">
      <w:pPr>
        <w:rPr>
          <w:ins w:id="2160" w:author="hari prasath" w:date="2020-07-17T09:39:00Z"/>
        </w:rPr>
        <w:pPrChange w:id="2161" w:author="hari prasath" w:date="2020-07-17T09:39:00Z">
          <w:pPr>
            <w:spacing w:after="200" w:line="240" w:lineRule="auto"/>
            <w:jc w:val="center"/>
          </w:pPr>
        </w:pPrChange>
      </w:pPr>
    </w:p>
    <w:p w14:paraId="569BFD13" w14:textId="3948B37F" w:rsidR="00AB6E26" w:rsidRPr="00AB6E26" w:rsidRDefault="00AB6E26">
      <w:pPr>
        <w:rPr>
          <w:ins w:id="2162" w:author="hari prasath" w:date="2020-07-17T09:39:00Z"/>
        </w:rPr>
        <w:pPrChange w:id="2163" w:author="hari prasath" w:date="2020-07-17T09:39:00Z">
          <w:pPr>
            <w:spacing w:after="200" w:line="240" w:lineRule="auto"/>
            <w:jc w:val="center"/>
          </w:pPr>
        </w:pPrChange>
      </w:pPr>
    </w:p>
    <w:p w14:paraId="351ADC2A" w14:textId="627D069B" w:rsidR="00AB6E26" w:rsidRPr="00AB6E26" w:rsidRDefault="00AB6E26">
      <w:pPr>
        <w:rPr>
          <w:ins w:id="2164" w:author="hari prasath" w:date="2020-07-17T09:39:00Z"/>
        </w:rPr>
        <w:pPrChange w:id="2165" w:author="hari prasath" w:date="2020-07-17T09:39:00Z">
          <w:pPr>
            <w:spacing w:after="200" w:line="240" w:lineRule="auto"/>
            <w:jc w:val="center"/>
          </w:pPr>
        </w:pPrChange>
      </w:pPr>
    </w:p>
    <w:p w14:paraId="71734FDB" w14:textId="6FCB85CF" w:rsidR="00AB6E26" w:rsidRPr="00AB6E26" w:rsidRDefault="00AB6E26">
      <w:pPr>
        <w:rPr>
          <w:ins w:id="2166" w:author="hari prasath" w:date="2020-07-17T09:39:00Z"/>
        </w:rPr>
        <w:pPrChange w:id="2167" w:author="hari prasath" w:date="2020-07-17T09:39:00Z">
          <w:pPr>
            <w:spacing w:after="200" w:line="240" w:lineRule="auto"/>
            <w:jc w:val="center"/>
          </w:pPr>
        </w:pPrChange>
      </w:pPr>
    </w:p>
    <w:p w14:paraId="6DD93CC6" w14:textId="41FD6B65" w:rsidR="00AB6E26" w:rsidRPr="00AB6E26" w:rsidRDefault="00AB6E26">
      <w:pPr>
        <w:rPr>
          <w:ins w:id="2168" w:author="hari prasath" w:date="2020-07-17T09:39:00Z"/>
        </w:rPr>
        <w:pPrChange w:id="2169" w:author="hari prasath" w:date="2020-07-17T09:39:00Z">
          <w:pPr>
            <w:spacing w:after="200" w:line="240" w:lineRule="auto"/>
            <w:jc w:val="center"/>
          </w:pPr>
        </w:pPrChange>
      </w:pPr>
    </w:p>
    <w:p w14:paraId="320DD816" w14:textId="58278807" w:rsidR="00AB6E26" w:rsidRPr="00AB6E26" w:rsidRDefault="00AB6E26">
      <w:pPr>
        <w:rPr>
          <w:ins w:id="2170" w:author="hari prasath" w:date="2020-07-17T09:39:00Z"/>
        </w:rPr>
        <w:pPrChange w:id="2171" w:author="hari prasath" w:date="2020-07-17T09:39:00Z">
          <w:pPr>
            <w:spacing w:after="200" w:line="240" w:lineRule="auto"/>
            <w:jc w:val="center"/>
          </w:pPr>
        </w:pPrChange>
      </w:pPr>
    </w:p>
    <w:p w14:paraId="7F9A4BAE" w14:textId="5D565BED" w:rsidR="00AB6E26" w:rsidRPr="00AB6E26" w:rsidRDefault="00AB6E26">
      <w:pPr>
        <w:rPr>
          <w:ins w:id="2172" w:author="hari prasath" w:date="2020-07-17T09:39:00Z"/>
        </w:rPr>
        <w:pPrChange w:id="2173" w:author="hari prasath" w:date="2020-07-17T09:39:00Z">
          <w:pPr>
            <w:spacing w:after="200" w:line="240" w:lineRule="auto"/>
            <w:jc w:val="center"/>
          </w:pPr>
        </w:pPrChange>
      </w:pPr>
    </w:p>
    <w:p w14:paraId="55118DE7" w14:textId="1D7DCBF5" w:rsidR="00AB6E26" w:rsidRPr="00AB6E26" w:rsidRDefault="00AB6E26">
      <w:pPr>
        <w:rPr>
          <w:ins w:id="2174" w:author="hari prasath" w:date="2020-07-17T09:39:00Z"/>
        </w:rPr>
        <w:pPrChange w:id="2175" w:author="hari prasath" w:date="2020-07-17T09:39:00Z">
          <w:pPr>
            <w:spacing w:after="200" w:line="240" w:lineRule="auto"/>
            <w:jc w:val="center"/>
          </w:pPr>
        </w:pPrChange>
      </w:pPr>
    </w:p>
    <w:p w14:paraId="7E064533" w14:textId="5199B581" w:rsidR="00AB6E26" w:rsidRPr="00AB6E26" w:rsidRDefault="00AB6E26">
      <w:pPr>
        <w:rPr>
          <w:ins w:id="2176" w:author="hari prasath" w:date="2020-07-17T09:39:00Z"/>
        </w:rPr>
        <w:pPrChange w:id="2177" w:author="hari prasath" w:date="2020-07-17T09:39:00Z">
          <w:pPr>
            <w:spacing w:after="200" w:line="240" w:lineRule="auto"/>
            <w:jc w:val="center"/>
          </w:pPr>
        </w:pPrChange>
      </w:pPr>
    </w:p>
    <w:p w14:paraId="10D4F8FF" w14:textId="55610E06" w:rsidR="00AB6E26" w:rsidRPr="00AB6E26" w:rsidRDefault="00AB6E26">
      <w:pPr>
        <w:rPr>
          <w:ins w:id="2178" w:author="hari prasath" w:date="2020-07-17T09:39:00Z"/>
        </w:rPr>
        <w:pPrChange w:id="2179" w:author="hari prasath" w:date="2020-07-17T09:39:00Z">
          <w:pPr>
            <w:spacing w:after="200" w:line="240" w:lineRule="auto"/>
            <w:jc w:val="center"/>
          </w:pPr>
        </w:pPrChange>
      </w:pPr>
    </w:p>
    <w:p w14:paraId="0763EFA6" w14:textId="1FED6343" w:rsidR="00AB6E26" w:rsidRPr="00AB6E26" w:rsidRDefault="00AB6E26">
      <w:pPr>
        <w:rPr>
          <w:ins w:id="2180" w:author="hari prasath" w:date="2020-07-17T09:39:00Z"/>
        </w:rPr>
        <w:pPrChange w:id="2181" w:author="hari prasath" w:date="2020-07-17T09:39:00Z">
          <w:pPr>
            <w:spacing w:after="200" w:line="240" w:lineRule="auto"/>
            <w:jc w:val="center"/>
          </w:pPr>
        </w:pPrChange>
      </w:pPr>
    </w:p>
    <w:p w14:paraId="7105BE67" w14:textId="0466770C" w:rsidR="00AB6E26" w:rsidRPr="00AB6E26" w:rsidRDefault="00AB6E26">
      <w:pPr>
        <w:rPr>
          <w:ins w:id="2182" w:author="hari prasath" w:date="2020-07-17T09:39:00Z"/>
        </w:rPr>
        <w:pPrChange w:id="2183" w:author="hari prasath" w:date="2020-07-17T09:39:00Z">
          <w:pPr>
            <w:spacing w:after="200" w:line="240" w:lineRule="auto"/>
            <w:jc w:val="center"/>
          </w:pPr>
        </w:pPrChange>
      </w:pPr>
    </w:p>
    <w:p w14:paraId="69F1C420" w14:textId="7AFDE560" w:rsidR="00AB6E26" w:rsidRPr="00AB6E26" w:rsidRDefault="00AB6E26">
      <w:pPr>
        <w:rPr>
          <w:ins w:id="2184" w:author="hari prasath" w:date="2020-07-17T09:39:00Z"/>
        </w:rPr>
        <w:pPrChange w:id="2185" w:author="hari prasath" w:date="2020-07-17T09:39:00Z">
          <w:pPr>
            <w:spacing w:after="200" w:line="240" w:lineRule="auto"/>
            <w:jc w:val="center"/>
          </w:pPr>
        </w:pPrChange>
      </w:pPr>
    </w:p>
    <w:p w14:paraId="79558756" w14:textId="6135EAFF" w:rsidR="00AB6E26" w:rsidRPr="00AB6E26" w:rsidRDefault="00AB6E26">
      <w:pPr>
        <w:rPr>
          <w:ins w:id="2186" w:author="hari prasath" w:date="2020-07-17T09:39:00Z"/>
        </w:rPr>
        <w:pPrChange w:id="2187" w:author="hari prasath" w:date="2020-07-17T09:39:00Z">
          <w:pPr>
            <w:spacing w:after="200" w:line="240" w:lineRule="auto"/>
            <w:jc w:val="center"/>
          </w:pPr>
        </w:pPrChange>
      </w:pPr>
    </w:p>
    <w:p w14:paraId="6C85231C" w14:textId="4AA0C748" w:rsidR="00AB6E26" w:rsidRPr="00AB6E26" w:rsidRDefault="00AB6E26">
      <w:pPr>
        <w:rPr>
          <w:ins w:id="2188" w:author="hari prasath" w:date="2020-07-17T09:39:00Z"/>
        </w:rPr>
        <w:pPrChange w:id="2189" w:author="hari prasath" w:date="2020-07-17T09:39:00Z">
          <w:pPr>
            <w:spacing w:after="200" w:line="240" w:lineRule="auto"/>
            <w:jc w:val="center"/>
          </w:pPr>
        </w:pPrChange>
      </w:pPr>
    </w:p>
    <w:p w14:paraId="1509F465" w14:textId="39F174FF" w:rsidR="00AB6E26" w:rsidRPr="00AB6E26" w:rsidRDefault="00AB6E26">
      <w:pPr>
        <w:rPr>
          <w:ins w:id="2190" w:author="hari prasath" w:date="2020-07-17T09:39:00Z"/>
        </w:rPr>
        <w:pPrChange w:id="2191" w:author="hari prasath" w:date="2020-07-17T09:39:00Z">
          <w:pPr>
            <w:spacing w:after="200" w:line="240" w:lineRule="auto"/>
            <w:jc w:val="center"/>
          </w:pPr>
        </w:pPrChange>
      </w:pPr>
    </w:p>
    <w:p w14:paraId="7F223E36" w14:textId="5FB9AD2E" w:rsidR="00AB6E26" w:rsidRPr="00AB6E26" w:rsidRDefault="00AB6E26">
      <w:pPr>
        <w:rPr>
          <w:ins w:id="2192" w:author="hari prasath" w:date="2020-07-17T09:39:00Z"/>
        </w:rPr>
        <w:pPrChange w:id="2193" w:author="hari prasath" w:date="2020-07-17T09:39:00Z">
          <w:pPr>
            <w:spacing w:after="200" w:line="240" w:lineRule="auto"/>
            <w:jc w:val="center"/>
          </w:pPr>
        </w:pPrChange>
      </w:pPr>
    </w:p>
    <w:p w14:paraId="71359872" w14:textId="30264C58" w:rsidR="00AB6E26" w:rsidRPr="00AB6E26" w:rsidRDefault="00AB6E26">
      <w:pPr>
        <w:rPr>
          <w:ins w:id="2194" w:author="hari prasath" w:date="2020-07-17T09:39:00Z"/>
        </w:rPr>
        <w:pPrChange w:id="2195" w:author="hari prasath" w:date="2020-07-17T09:39:00Z">
          <w:pPr>
            <w:spacing w:after="200" w:line="240" w:lineRule="auto"/>
            <w:jc w:val="center"/>
          </w:pPr>
        </w:pPrChange>
      </w:pPr>
    </w:p>
    <w:p w14:paraId="484B9A6B" w14:textId="176FDB88" w:rsidR="00AB6E26" w:rsidRPr="00AB6E26" w:rsidRDefault="00AB6E26">
      <w:pPr>
        <w:rPr>
          <w:ins w:id="2196" w:author="hari prasath" w:date="2020-07-17T09:39:00Z"/>
        </w:rPr>
        <w:pPrChange w:id="2197" w:author="hari prasath" w:date="2020-07-17T09:39:00Z">
          <w:pPr>
            <w:spacing w:after="200" w:line="240" w:lineRule="auto"/>
            <w:jc w:val="center"/>
          </w:pPr>
        </w:pPrChange>
      </w:pPr>
    </w:p>
    <w:p w14:paraId="3945B005" w14:textId="417E91D3" w:rsidR="00AB6E26" w:rsidRPr="00AB6E26" w:rsidRDefault="00AB6E26">
      <w:pPr>
        <w:rPr>
          <w:ins w:id="2198" w:author="hari prasath" w:date="2020-07-17T09:39:00Z"/>
        </w:rPr>
        <w:pPrChange w:id="2199" w:author="hari prasath" w:date="2020-07-17T09:39:00Z">
          <w:pPr>
            <w:spacing w:after="200" w:line="240" w:lineRule="auto"/>
            <w:jc w:val="center"/>
          </w:pPr>
        </w:pPrChange>
      </w:pPr>
    </w:p>
    <w:p w14:paraId="2FAD159C" w14:textId="1E22BFDD" w:rsidR="00AB6E26" w:rsidRPr="00AB6E26" w:rsidRDefault="00AB6E26">
      <w:pPr>
        <w:rPr>
          <w:ins w:id="2200" w:author="hari prasath" w:date="2020-07-17T09:39:00Z"/>
        </w:rPr>
        <w:pPrChange w:id="2201" w:author="hari prasath" w:date="2020-07-17T09:39:00Z">
          <w:pPr>
            <w:spacing w:after="200" w:line="240" w:lineRule="auto"/>
            <w:jc w:val="center"/>
          </w:pPr>
        </w:pPrChange>
      </w:pPr>
    </w:p>
    <w:p w14:paraId="362751FC" w14:textId="1D80FC14" w:rsidR="00AB6E26" w:rsidRDefault="00AB6E26" w:rsidP="00AB6E26">
      <w:pPr>
        <w:rPr>
          <w:ins w:id="2202" w:author="hari prasath" w:date="2020-07-17T09:39:00Z"/>
        </w:rPr>
      </w:pPr>
    </w:p>
    <w:p w14:paraId="78534256" w14:textId="7BFE2F74" w:rsidR="00AB6E26" w:rsidRDefault="00AB6E26" w:rsidP="00AB6E26">
      <w:pPr>
        <w:tabs>
          <w:tab w:val="left" w:pos="2093"/>
        </w:tabs>
        <w:rPr>
          <w:ins w:id="2203" w:author="hari prasath" w:date="2020-07-17T09:39:00Z"/>
        </w:rPr>
      </w:pPr>
      <w:ins w:id="2204" w:author="hari prasath" w:date="2020-07-17T09:39:00Z">
        <w:r>
          <w:tab/>
        </w:r>
      </w:ins>
    </w:p>
    <w:p w14:paraId="616F7EA2" w14:textId="48A2BD6C" w:rsidR="00AB6E26" w:rsidRDefault="00661411">
      <w:pPr>
        <w:spacing w:line="259" w:lineRule="auto"/>
        <w:rPr>
          <w:ins w:id="2205" w:author="hari prasath" w:date="2020-07-17T09:39:00Z"/>
        </w:rPr>
      </w:pPr>
      <w:ins w:id="2206" w:author="hari prasath" w:date="2020-07-17T09:40:00Z">
        <w:r>
          <w:rPr>
            <w:noProof/>
          </w:rPr>
          <w:lastRenderedPageBreak/>
          <w:pict w14:anchorId="22481342">
            <v:shape id="_x0000_s1113" type="#_x0000_t202" style="position:absolute;margin-left:22.65pt;margin-top:677.05pt;width:462pt;height:.05pt;z-index:251705344;mso-position-horizontal-relative:text;mso-position-vertical-relative:text" wrapcoords="-35 0 -35 20800 21600 20800 21600 0 -35 0" stroked="f">
              <v:textbox style="mso-fit-shape-to-text:t" inset="0,0,0,0">
                <w:txbxContent>
                  <w:p w14:paraId="4217844C" w14:textId="3F967BF7" w:rsidR="00AB6E26" w:rsidRPr="00C4177F" w:rsidRDefault="00AB6E26">
                    <w:pPr>
                      <w:pStyle w:val="Caption"/>
                      <w:jc w:val="center"/>
                      <w:rPr>
                        <w:noProof/>
                      </w:rPr>
                      <w:pPrChange w:id="2207" w:author="hari prasath" w:date="2020-07-17T09:40:00Z">
                        <w:pPr/>
                      </w:pPrChange>
                    </w:pPr>
                    <w:ins w:id="2208" w:author="hari prasath" w:date="2020-07-17T09:40:00Z">
                      <w:r>
                        <w:t xml:space="preserve">Figure </w:t>
                      </w:r>
                      <w:r>
                        <w:fldChar w:fldCharType="begin"/>
                      </w:r>
                      <w:r>
                        <w:instrText xml:space="preserve"> SEQ Figure \* ARABIC </w:instrText>
                      </w:r>
                    </w:ins>
                    <w:r>
                      <w:fldChar w:fldCharType="separate"/>
                    </w:r>
                    <w:ins w:id="2209" w:author="hari prasath" w:date="2020-07-17T09:40:00Z">
                      <w:r>
                        <w:rPr>
                          <w:noProof/>
                        </w:rPr>
                        <w:t>27</w:t>
                      </w:r>
                      <w:r>
                        <w:fldChar w:fldCharType="end"/>
                      </w:r>
                      <w:r>
                        <w:t xml:space="preserve"> </w:t>
                      </w:r>
                      <w:r w:rsidRPr="0020595A">
                        <w:t>Normal mode operations 2.b and OTAP Mode</w:t>
                      </w:r>
                    </w:ins>
                  </w:p>
                </w:txbxContent>
              </v:textbox>
              <w10:wrap type="tight"/>
            </v:shape>
          </w:pict>
        </w:r>
        <w:r w:rsidR="00AB6E26">
          <w:rPr>
            <w:noProof/>
          </w:rPr>
          <w:drawing>
            <wp:anchor distT="0" distB="0" distL="114300" distR="114300" simplePos="0" relativeHeight="251637760" behindDoc="0" locked="0" layoutInCell="1" allowOverlap="1" wp14:anchorId="66EF1368" wp14:editId="7EC48668">
              <wp:simplePos x="0" y="0"/>
              <wp:positionH relativeFrom="column">
                <wp:posOffset>287866</wp:posOffset>
              </wp:positionH>
              <wp:positionV relativeFrom="paragraph">
                <wp:posOffset>245321</wp:posOffset>
              </wp:positionV>
              <wp:extent cx="5867400" cy="8296275"/>
              <wp:effectExtent l="0" t="0" r="0" b="9525"/>
              <wp:wrapTight wrapText="bothSides">
                <wp:wrapPolygon edited="0">
                  <wp:start x="0" y="0"/>
                  <wp:lineTo x="0" y="21575"/>
                  <wp:lineTo x="21530" y="21575"/>
                  <wp:lineTo x="21530"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67400" cy="8296275"/>
                      </a:xfrm>
                      <a:prstGeom prst="rect">
                        <a:avLst/>
                      </a:prstGeom>
                    </pic:spPr>
                  </pic:pic>
                </a:graphicData>
              </a:graphic>
            </wp:anchor>
          </w:drawing>
        </w:r>
      </w:ins>
      <w:ins w:id="2210" w:author="hari prasath" w:date="2020-07-17T09:39:00Z">
        <w:r w:rsidR="00AB6E26">
          <w:br w:type="page"/>
        </w:r>
      </w:ins>
    </w:p>
    <w:p w14:paraId="1F93EAB1" w14:textId="77777777" w:rsidR="00B640A6" w:rsidRDefault="00B640A6" w:rsidP="00B640A6">
      <w:pPr>
        <w:tabs>
          <w:tab w:val="left" w:pos="2093"/>
        </w:tabs>
        <w:rPr>
          <w:ins w:id="2211" w:author="hari prasath" w:date="2020-07-17T09:41:00Z"/>
        </w:rPr>
      </w:pPr>
    </w:p>
    <w:p w14:paraId="4F01ADFF" w14:textId="77777777" w:rsidR="00B640A6" w:rsidRDefault="00B640A6" w:rsidP="00B640A6">
      <w:pPr>
        <w:tabs>
          <w:tab w:val="left" w:pos="2093"/>
        </w:tabs>
        <w:jc w:val="center"/>
        <w:rPr>
          <w:ins w:id="2212" w:author="hari prasath" w:date="2020-07-17T09:42:00Z"/>
        </w:rPr>
      </w:pPr>
    </w:p>
    <w:p w14:paraId="688BC533" w14:textId="77777777" w:rsidR="00B640A6" w:rsidRDefault="00B640A6" w:rsidP="00B640A6">
      <w:pPr>
        <w:tabs>
          <w:tab w:val="left" w:pos="2093"/>
        </w:tabs>
        <w:jc w:val="center"/>
        <w:rPr>
          <w:ins w:id="2213" w:author="hari prasath" w:date="2020-07-17T09:42:00Z"/>
        </w:rPr>
      </w:pPr>
    </w:p>
    <w:p w14:paraId="3E441140" w14:textId="77777777" w:rsidR="00B640A6" w:rsidRDefault="00B640A6" w:rsidP="00B640A6">
      <w:pPr>
        <w:tabs>
          <w:tab w:val="left" w:pos="2093"/>
        </w:tabs>
        <w:jc w:val="center"/>
        <w:rPr>
          <w:ins w:id="2214" w:author="hari prasath" w:date="2020-07-17T09:42:00Z"/>
        </w:rPr>
      </w:pPr>
    </w:p>
    <w:p w14:paraId="1A352772" w14:textId="77777777" w:rsidR="00B640A6" w:rsidRDefault="00B640A6" w:rsidP="00B640A6">
      <w:pPr>
        <w:tabs>
          <w:tab w:val="left" w:pos="2093"/>
        </w:tabs>
        <w:jc w:val="center"/>
        <w:rPr>
          <w:ins w:id="2215" w:author="hari prasath" w:date="2020-07-17T09:42:00Z"/>
        </w:rPr>
      </w:pPr>
    </w:p>
    <w:p w14:paraId="4A4B8E1B" w14:textId="77777777" w:rsidR="00B640A6" w:rsidRDefault="00B640A6" w:rsidP="00B640A6">
      <w:pPr>
        <w:tabs>
          <w:tab w:val="left" w:pos="2093"/>
        </w:tabs>
        <w:jc w:val="center"/>
        <w:rPr>
          <w:ins w:id="2216" w:author="hari prasath" w:date="2020-07-17T09:42:00Z"/>
        </w:rPr>
      </w:pPr>
    </w:p>
    <w:p w14:paraId="00446E6E" w14:textId="77777777" w:rsidR="00B640A6" w:rsidRDefault="00B640A6" w:rsidP="00B640A6">
      <w:pPr>
        <w:tabs>
          <w:tab w:val="left" w:pos="2093"/>
        </w:tabs>
        <w:jc w:val="center"/>
        <w:rPr>
          <w:ins w:id="2217" w:author="hari prasath" w:date="2020-07-17T09:42:00Z"/>
        </w:rPr>
      </w:pPr>
    </w:p>
    <w:p w14:paraId="178DC0C2" w14:textId="77777777" w:rsidR="00B640A6" w:rsidRDefault="00B640A6" w:rsidP="00B640A6">
      <w:pPr>
        <w:tabs>
          <w:tab w:val="left" w:pos="2093"/>
        </w:tabs>
        <w:jc w:val="center"/>
        <w:rPr>
          <w:ins w:id="2218" w:author="hari prasath" w:date="2020-07-17T09:42:00Z"/>
        </w:rPr>
      </w:pPr>
    </w:p>
    <w:p w14:paraId="14D80E96" w14:textId="77777777" w:rsidR="00B640A6" w:rsidRDefault="00B640A6" w:rsidP="00B640A6">
      <w:pPr>
        <w:tabs>
          <w:tab w:val="left" w:pos="2093"/>
        </w:tabs>
        <w:jc w:val="center"/>
        <w:rPr>
          <w:ins w:id="2219" w:author="hari prasath" w:date="2020-07-17T09:42:00Z"/>
        </w:rPr>
      </w:pPr>
    </w:p>
    <w:p w14:paraId="75C0AEC8" w14:textId="34289B3C" w:rsidR="00AB6E26" w:rsidRPr="00AB6E26" w:rsidRDefault="00B640A6">
      <w:pPr>
        <w:tabs>
          <w:tab w:val="left" w:pos="2093"/>
        </w:tabs>
        <w:jc w:val="center"/>
        <w:pPrChange w:id="2220" w:author="hari prasath" w:date="2020-07-17T09:42:00Z">
          <w:pPr/>
        </w:pPrChange>
      </w:pPr>
      <w:ins w:id="2221" w:author="hari prasath" w:date="2020-07-17T09:41:00Z">
        <w:r>
          <w:t>--------------------- End of Document -----------------------</w:t>
        </w:r>
      </w:ins>
    </w:p>
    <w:sectPr w:rsidR="00AB6E26" w:rsidRPr="00AB6E26" w:rsidSect="000346F8">
      <w:headerReference w:type="default" r:id="rId49"/>
      <w:footerReference w:type="default" r:id="rId50"/>
      <w:headerReference w:type="first" r:id="rId51"/>
      <w:footerReference w:type="first" r:id="rId52"/>
      <w:pgSz w:w="11906" w:h="16838"/>
      <w:pgMar w:top="851" w:right="1080" w:bottom="851" w:left="1080" w:header="906" w:footer="309"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166" w:author="Hari" w:date="2020-07-02T11:15:00Z" w:initials="H">
    <w:p w14:paraId="30D6B35A" w14:textId="07EDDAE7" w:rsidR="005661EF" w:rsidRDefault="005661EF">
      <w:pPr>
        <w:pStyle w:val="CommentText"/>
      </w:pPr>
      <w:r>
        <w:rPr>
          <w:rStyle w:val="CommentReference"/>
        </w:rPr>
        <w:annotationRef/>
      </w:r>
      <w:r>
        <w:t>Added about zigbee light</w:t>
      </w:r>
    </w:p>
  </w:comment>
  <w:comment w:id="1180" w:author="singh qmax" w:date="2020-07-11T15:15:00Z" w:initials="sq">
    <w:p w14:paraId="23210472" w14:textId="052B70A3" w:rsidR="005661EF" w:rsidRDefault="005661EF">
      <w:pPr>
        <w:pStyle w:val="CommentText"/>
      </w:pPr>
      <w:r>
        <w:rPr>
          <w:rStyle w:val="CommentReference"/>
        </w:rPr>
        <w:annotationRef/>
      </w:r>
      <w:r>
        <w:t>Replaced block diagram</w:t>
      </w:r>
    </w:p>
  </w:comment>
  <w:comment w:id="1186" w:author="singh qmax" w:date="2020-07-11T16:30:00Z" w:initials="sq">
    <w:p w14:paraId="5DA531CE" w14:textId="076BFEFF" w:rsidR="005661EF" w:rsidRDefault="005661EF">
      <w:pPr>
        <w:pStyle w:val="CommentText"/>
      </w:pPr>
      <w:r>
        <w:rPr>
          <w:rStyle w:val="CommentReference"/>
        </w:rPr>
        <w:annotationRef/>
      </w:r>
      <w:r>
        <w:t>Replaced block diagram</w:t>
      </w:r>
    </w:p>
  </w:comment>
  <w:comment w:id="1249" w:author="singh qmax" w:date="2020-07-15T16:48:00Z" w:initials="sq">
    <w:p w14:paraId="4251C2FC" w14:textId="4CEB7351" w:rsidR="005661EF" w:rsidRDefault="005661EF">
      <w:pPr>
        <w:pStyle w:val="CommentText"/>
      </w:pPr>
      <w:r>
        <w:rPr>
          <w:rStyle w:val="CommentReference"/>
        </w:rPr>
        <w:annotationRef/>
      </w:r>
      <w:r>
        <w:t>Add cross reference</w:t>
      </w:r>
    </w:p>
  </w:comment>
  <w:comment w:id="1312" w:author="Hari" w:date="2020-06-23T14:45:00Z" w:initials="H">
    <w:p w14:paraId="7FC34134" w14:textId="05E53E8B" w:rsidR="005661EF" w:rsidRDefault="005661EF">
      <w:pPr>
        <w:pStyle w:val="CommentText"/>
      </w:pPr>
      <w:r>
        <w:rPr>
          <w:rStyle w:val="CommentReference"/>
        </w:rPr>
        <w:annotationRef/>
      </w:r>
      <w:r>
        <w:t>Added about over temperature detection</w:t>
      </w:r>
    </w:p>
  </w:comment>
  <w:comment w:id="1525" w:author="Hari" w:date="2020-06-23T14:50:00Z" w:initials="H">
    <w:p w14:paraId="0F9DC487" w14:textId="18B0C2EB" w:rsidR="005661EF" w:rsidRDefault="005661EF">
      <w:pPr>
        <w:pStyle w:val="CommentText"/>
      </w:pPr>
      <w:r>
        <w:rPr>
          <w:rStyle w:val="CommentReference"/>
        </w:rPr>
        <w:annotationRef/>
      </w:r>
      <w:r>
        <w:t>Added all wireless communication under this topic</w:t>
      </w:r>
    </w:p>
  </w:comment>
  <w:comment w:id="1579" w:author="singh qmax" w:date="2020-07-16T22:35:00Z" w:initials="sq">
    <w:p w14:paraId="5ED4A295" w14:textId="0AF1FBC3" w:rsidR="005661EF" w:rsidRDefault="005661EF">
      <w:pPr>
        <w:pStyle w:val="CommentText"/>
      </w:pPr>
      <w:r>
        <w:rPr>
          <w:rStyle w:val="CommentReference"/>
        </w:rPr>
        <w:annotationRef/>
      </w:r>
      <w:r>
        <w:t>Is document name correct?</w:t>
      </w:r>
    </w:p>
  </w:comment>
  <w:comment w:id="1631" w:author="hari prasath" w:date="2020-07-09T18:38:00Z" w:initials="hp">
    <w:p w14:paraId="49A82FC9" w14:textId="290430F2" w:rsidR="005661EF" w:rsidRDefault="005661EF">
      <w:pPr>
        <w:pStyle w:val="CommentText"/>
      </w:pPr>
      <w:r>
        <w:rPr>
          <w:rStyle w:val="CommentReference"/>
        </w:rPr>
        <w:annotationRef/>
      </w:r>
      <w:r>
        <w:t>Need to get library from customer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0D6B35A" w15:done="0"/>
  <w15:commentEx w15:paraId="23210472" w15:done="0"/>
  <w15:commentEx w15:paraId="5DA531CE" w15:done="0"/>
  <w15:commentEx w15:paraId="4251C2FC" w15:done="0"/>
  <w15:commentEx w15:paraId="7FC34134" w15:done="0"/>
  <w15:commentEx w15:paraId="0F9DC487" w15:done="0"/>
  <w15:commentEx w15:paraId="5ED4A295" w15:done="0"/>
  <w15:commentEx w15:paraId="49A82F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A84062" w16cex:dateUtc="2020-07-02T05:45:00Z"/>
  <w16cex:commentExtensible w16cex:durableId="22B4561C" w16cex:dateUtc="2020-07-11T09:45:00Z"/>
  <w16cex:commentExtensible w16cex:durableId="22B4678E" w16cex:dateUtc="2020-07-11T11:00:00Z"/>
  <w16cex:commentExtensible w16cex:durableId="22B9B1FB" w16cex:dateUtc="2020-07-15T11:18:00Z"/>
  <w16cex:commentExtensible w16cex:durableId="229C93EF" w16cex:dateUtc="2020-06-23T09:15:00Z"/>
  <w16cex:commentExtensible w16cex:durableId="229C952D" w16cex:dateUtc="2020-06-23T09:20:00Z"/>
  <w16cex:commentExtensible w16cex:durableId="22BB54C9" w16cex:dateUtc="2020-07-16T17:05:00Z"/>
  <w16cex:commentExtensible w16cex:durableId="22B1E2B6" w16cex:dateUtc="2020-07-09T13: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0D6B35A" w16cid:durableId="22A84062"/>
  <w16cid:commentId w16cid:paraId="23210472" w16cid:durableId="22B4561C"/>
  <w16cid:commentId w16cid:paraId="5DA531CE" w16cid:durableId="22B4678E"/>
  <w16cid:commentId w16cid:paraId="4251C2FC" w16cid:durableId="22B9B1FB"/>
  <w16cid:commentId w16cid:paraId="7FC34134" w16cid:durableId="229C93EF"/>
  <w16cid:commentId w16cid:paraId="0F9DC487" w16cid:durableId="229C952D"/>
  <w16cid:commentId w16cid:paraId="5ED4A295" w16cid:durableId="22BB54C9"/>
  <w16cid:commentId w16cid:paraId="49A82FC9" w16cid:durableId="22B1E2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2E9E9B" w14:textId="77777777" w:rsidR="00661411" w:rsidRDefault="00661411">
      <w:pPr>
        <w:spacing w:after="0" w:line="240" w:lineRule="auto"/>
      </w:pPr>
      <w:r>
        <w:separator/>
      </w:r>
    </w:p>
  </w:endnote>
  <w:endnote w:type="continuationSeparator" w:id="0">
    <w:p w14:paraId="34BEC609" w14:textId="77777777" w:rsidR="00661411" w:rsidRDefault="0066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Noto Sans CJK SC Regular">
    <w:charset w:val="86"/>
    <w:family w:val="auto"/>
    <w:pitch w:val="default"/>
    <w:sig w:usb0="30000003" w:usb1="2BDF3C10" w:usb2="00000016" w:usb3="00000000" w:csb0="602E0107" w:csb1="00000000"/>
  </w:font>
  <w:font w:name="Lohit Devanagari">
    <w:altName w:val="Mangal"/>
    <w:charset w:val="00"/>
    <w:family w:val="auto"/>
    <w:pitch w:val="default"/>
    <w:sig w:usb0="80008023" w:usb1="00002042"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SAP">
    <w:altName w:val="Segoe Print"/>
    <w:charset w:val="00"/>
    <w:family w:val="modern"/>
    <w:pitch w:val="default"/>
    <w:sig w:usb0="00000000" w:usb1="00000000" w:usb2="00000000" w:usb3="00000000" w:csb0="00000001" w:csb1="00000000"/>
  </w:font>
  <w:font w:name="Zapf Dingbats ITC">
    <w:altName w:val="Segoe Print"/>
    <w:charset w:val="00"/>
    <w:family w:val="auto"/>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auto"/>
    <w:pitch w:val="default"/>
    <w:sig w:usb0="00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default"/>
    <w:sig w:usb0="00000000" w:usb1="00000000" w:usb2="0000003F" w:usb3="00000000" w:csb0="003F01FF" w:csb1="00000000"/>
  </w:font>
  <w:font w:name="Century">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APFolioLight">
    <w:altName w:val="Times New Roman"/>
    <w:charset w:val="00"/>
    <w:family w:val="auto"/>
    <w:pitch w:val="default"/>
    <w:sig w:usb0="00000000" w:usb1="00000000" w:usb2="00000000" w:usb3="00000000" w:csb0="00000011" w:csb1="00000000"/>
  </w:font>
  <w:font w:name="Raleway">
    <w:altName w:val="Trebuchet MS"/>
    <w:charset w:val="00"/>
    <w:family w:val="swiss"/>
    <w:pitch w:val="default"/>
    <w:sig w:usb0="00000000" w:usb1="00000000" w:usb2="00000000" w:usb3="00000000" w:csb0="00000097"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8D783" w14:textId="77777777" w:rsidR="005661EF" w:rsidRPr="006001B9" w:rsidRDefault="00661411">
    <w:pPr>
      <w:pStyle w:val="Footer"/>
      <w:tabs>
        <w:tab w:val="clear" w:pos="9360"/>
      </w:tabs>
      <w:rPr>
        <w:i w:val="0"/>
        <w:iCs/>
      </w:rPr>
    </w:pPr>
    <w:sdt>
      <w:sdtPr>
        <w:rPr>
          <w:i w:val="0"/>
          <w:iCs/>
        </w:rPr>
        <w:id w:val="-1239401406"/>
        <w:docPartObj>
          <w:docPartGallery w:val="AutoText"/>
        </w:docPartObj>
      </w:sdtPr>
      <w:sdtEndPr/>
      <w:sdtContent>
        <w:sdt>
          <w:sdtPr>
            <w:rPr>
              <w:i w:val="0"/>
              <w:iCs/>
            </w:rPr>
            <w:id w:val="64001077"/>
            <w:docPartObj>
              <w:docPartGallery w:val="AutoText"/>
            </w:docPartObj>
          </w:sdtPr>
          <w:sdtEndPr/>
          <w:sdtContent>
            <w:r w:rsidR="005661EF" w:rsidRPr="006001B9">
              <w:rPr>
                <w:i w:val="0"/>
                <w:iCs/>
              </w:rPr>
              <w:t>Amenos – Software Design Document</w:t>
            </w:r>
            <w:r w:rsidR="005661EF" w:rsidRPr="006001B9">
              <w:rPr>
                <w:i w:val="0"/>
                <w:iCs/>
              </w:rPr>
              <w:tab/>
            </w:r>
            <w:r w:rsidR="005661EF" w:rsidRPr="006001B9">
              <w:rPr>
                <w:i w:val="0"/>
                <w:iCs/>
              </w:rPr>
              <w:tab/>
            </w:r>
            <w:r w:rsidR="005661EF" w:rsidRPr="006001B9">
              <w:rPr>
                <w:i w:val="0"/>
                <w:iCs/>
              </w:rPr>
              <w:tab/>
            </w:r>
            <w:r w:rsidR="005661EF" w:rsidRPr="006001B9">
              <w:rPr>
                <w:i w:val="0"/>
                <w:iCs/>
              </w:rPr>
              <w:tab/>
            </w:r>
            <w:r w:rsidR="005661EF" w:rsidRPr="006001B9">
              <w:rPr>
                <w:i w:val="0"/>
                <w:iCs/>
              </w:rPr>
              <w:tab/>
            </w:r>
            <w:r w:rsidR="005661EF" w:rsidRPr="006001B9">
              <w:rPr>
                <w:i w:val="0"/>
                <w:iCs/>
              </w:rPr>
              <w:tab/>
              <w:t xml:space="preserve">      Page </w:t>
            </w:r>
            <w:r w:rsidR="005661EF" w:rsidRPr="006001B9">
              <w:rPr>
                <w:b w:val="0"/>
                <w:bCs/>
                <w:i w:val="0"/>
                <w:iCs/>
                <w:sz w:val="24"/>
                <w:szCs w:val="24"/>
              </w:rPr>
              <w:fldChar w:fldCharType="begin"/>
            </w:r>
            <w:r w:rsidR="005661EF" w:rsidRPr="006001B9">
              <w:rPr>
                <w:b w:val="0"/>
                <w:bCs/>
                <w:i w:val="0"/>
                <w:iCs/>
              </w:rPr>
              <w:instrText xml:space="preserve"> PAGE </w:instrText>
            </w:r>
            <w:r w:rsidR="005661EF" w:rsidRPr="006001B9">
              <w:rPr>
                <w:b w:val="0"/>
                <w:bCs/>
                <w:i w:val="0"/>
                <w:iCs/>
                <w:sz w:val="24"/>
                <w:szCs w:val="24"/>
              </w:rPr>
              <w:fldChar w:fldCharType="separate"/>
            </w:r>
            <w:r w:rsidR="005661EF">
              <w:rPr>
                <w:b w:val="0"/>
                <w:bCs/>
                <w:i w:val="0"/>
                <w:iCs/>
                <w:noProof/>
              </w:rPr>
              <w:t>21</w:t>
            </w:r>
            <w:r w:rsidR="005661EF" w:rsidRPr="006001B9">
              <w:rPr>
                <w:b w:val="0"/>
                <w:bCs/>
                <w:i w:val="0"/>
                <w:iCs/>
                <w:sz w:val="24"/>
                <w:szCs w:val="24"/>
              </w:rPr>
              <w:fldChar w:fldCharType="end"/>
            </w:r>
            <w:r w:rsidR="005661EF" w:rsidRPr="006001B9">
              <w:rPr>
                <w:i w:val="0"/>
                <w:iCs/>
              </w:rPr>
              <w:t xml:space="preserve"> of </w:t>
            </w:r>
            <w:r w:rsidR="005661EF" w:rsidRPr="006001B9">
              <w:rPr>
                <w:b w:val="0"/>
                <w:bCs/>
                <w:i w:val="0"/>
                <w:iCs/>
                <w:sz w:val="24"/>
                <w:szCs w:val="24"/>
              </w:rPr>
              <w:fldChar w:fldCharType="begin"/>
            </w:r>
            <w:r w:rsidR="005661EF" w:rsidRPr="006001B9">
              <w:rPr>
                <w:b w:val="0"/>
                <w:bCs/>
                <w:i w:val="0"/>
                <w:iCs/>
              </w:rPr>
              <w:instrText xml:space="preserve"> NUMPAGES  </w:instrText>
            </w:r>
            <w:r w:rsidR="005661EF" w:rsidRPr="006001B9">
              <w:rPr>
                <w:b w:val="0"/>
                <w:bCs/>
                <w:i w:val="0"/>
                <w:iCs/>
                <w:sz w:val="24"/>
                <w:szCs w:val="24"/>
              </w:rPr>
              <w:fldChar w:fldCharType="separate"/>
            </w:r>
            <w:r w:rsidR="005661EF">
              <w:rPr>
                <w:b w:val="0"/>
                <w:bCs/>
                <w:i w:val="0"/>
                <w:iCs/>
                <w:noProof/>
              </w:rPr>
              <w:t>24</w:t>
            </w:r>
            <w:r w:rsidR="005661EF" w:rsidRPr="006001B9">
              <w:rPr>
                <w:b w:val="0"/>
                <w:bCs/>
                <w:i w:val="0"/>
                <w:iCs/>
                <w:sz w:val="24"/>
                <w:szCs w:val="24"/>
              </w:rPr>
              <w:fldChar w:fldCharType="end"/>
            </w:r>
          </w:sdtContent>
        </w:sdt>
      </w:sdtContent>
    </w:sdt>
    <w:r>
      <w:rPr>
        <w:i w:val="0"/>
        <w:iCs/>
        <w:noProof/>
      </w:rPr>
      <w:pict w14:anchorId="1350208C">
        <v:group id="Group 1" o:spid="_x0000_s2054" style="position:absolute;margin-left:0;margin-top:15.25pt;width:594pt;height:12.75pt;z-index:251660288;mso-position-horizontal:left;mso-position-horizontal-relative:page;mso-position-vertical-relative:text" coordsize="68559,1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">
          <v:rect id="Google Shape;34;p5" o:spid="_x0000_s2058" style="position:absolute;left:55132;width:6703;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" fillcolor="#ff9715" stroked="f">
            <v:textbox inset="1.1607mm,1.1607mm,1.1607mm,1.1607mm"/>
          </v:rect>
          <v:rect id="Google Shape;35;p5" o:spid="_x0000_s2057" style="position:absolute;left:61856;width:6703;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" fillcolor="#f20253" stroked="f">
            <v:textbox inset="1.1607mm,1.1607mm,1.1607mm,1.1607mm"/>
          </v:rect>
          <v:rect id="Google Shape;36;p5" o:spid="_x0000_s2056" style="position:absolute;width:6702;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" fillcolor="#7ecefd" stroked="f">
            <v:textbox inset="1.1607mm,1.1607mm,1.1607mm,1.1607mm"/>
          </v:rect>
          <v:rect id="Google Shape;37;p5" o:spid="_x0000_s2055" style="position:absolute;left:6723;width:48470;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" fillcolor="#2185c5" stroked="f">
            <v:textbox inset="1.1607mm,1.1607mm,1.1607mm,1.1607mm"/>
          </v:rect>
          <w10:wrap anchorx="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1C5152" w14:textId="55F6D63C" w:rsidR="005661EF" w:rsidRPr="00A25FE2" w:rsidRDefault="00661411" w:rsidP="00A25FE2">
    <w:pPr>
      <w:pStyle w:val="Footer"/>
      <w:tabs>
        <w:tab w:val="clear" w:pos="9360"/>
      </w:tabs>
      <w:rPr>
        <w:i w:val="0"/>
        <w:iCs/>
      </w:rPr>
    </w:pPr>
    <w:sdt>
      <w:sdtPr>
        <w:rPr>
          <w:i w:val="0"/>
          <w:iCs/>
        </w:rPr>
        <w:id w:val="1877820494"/>
        <w:docPartObj>
          <w:docPartGallery w:val="AutoText"/>
        </w:docPartObj>
      </w:sdtPr>
      <w:sdtEndPr/>
      <w:sdtContent>
        <w:sdt>
          <w:sdtPr>
            <w:rPr>
              <w:i w:val="0"/>
              <w:iCs/>
            </w:rPr>
            <w:id w:val="-1154220344"/>
            <w:docPartObj>
              <w:docPartGallery w:val="AutoText"/>
            </w:docPartObj>
          </w:sdtPr>
          <w:sdtEndPr/>
          <w:sdtContent>
            <w:r w:rsidR="005661EF" w:rsidRPr="00C06793">
              <w:rPr>
                <w:rFonts w:asciiTheme="minorHAnsi" w:hAnsiTheme="minorHAnsi" w:cstheme="minorHAnsi"/>
                <w:b w:val="0"/>
                <w:bCs/>
                <w:i w:val="0"/>
                <w:iCs/>
                <w:color w:val="808080" w:themeColor="background1" w:themeShade="80"/>
              </w:rPr>
              <w:tab/>
            </w:r>
            <w:r w:rsidR="005661EF" w:rsidRPr="00A25FE2">
              <w:rPr>
                <w:i w:val="0"/>
                <w:iCs/>
              </w:rPr>
              <w:tab/>
            </w:r>
            <w:r w:rsidR="005661EF" w:rsidRPr="00A25FE2">
              <w:rPr>
                <w:i w:val="0"/>
                <w:iCs/>
              </w:rPr>
              <w:tab/>
            </w:r>
            <w:r w:rsidR="005661EF" w:rsidRPr="00A25FE2">
              <w:rPr>
                <w:i w:val="0"/>
                <w:iCs/>
              </w:rPr>
              <w:tab/>
            </w:r>
            <w:r w:rsidR="005661EF" w:rsidRPr="00A25FE2">
              <w:rPr>
                <w:i w:val="0"/>
                <w:iCs/>
              </w:rPr>
              <w:tab/>
            </w:r>
            <w:r w:rsidR="005661EF" w:rsidRPr="00A25FE2">
              <w:rPr>
                <w:i w:val="0"/>
                <w:iCs/>
              </w:rPr>
              <w:tab/>
              <w:t xml:space="preserve">      Page </w:t>
            </w:r>
            <w:r w:rsidR="005661EF" w:rsidRPr="00A25FE2">
              <w:rPr>
                <w:b w:val="0"/>
                <w:bCs/>
                <w:i w:val="0"/>
                <w:iCs/>
                <w:sz w:val="24"/>
                <w:szCs w:val="24"/>
              </w:rPr>
              <w:fldChar w:fldCharType="begin"/>
            </w:r>
            <w:r w:rsidR="005661EF" w:rsidRPr="00A25FE2">
              <w:rPr>
                <w:b w:val="0"/>
                <w:bCs/>
                <w:i w:val="0"/>
                <w:iCs/>
              </w:rPr>
              <w:instrText xml:space="preserve"> PAGE </w:instrText>
            </w:r>
            <w:r w:rsidR="005661EF" w:rsidRPr="00A25FE2">
              <w:rPr>
                <w:b w:val="0"/>
                <w:bCs/>
                <w:i w:val="0"/>
                <w:iCs/>
                <w:sz w:val="24"/>
                <w:szCs w:val="24"/>
              </w:rPr>
              <w:fldChar w:fldCharType="separate"/>
            </w:r>
            <w:r w:rsidR="005661EF">
              <w:rPr>
                <w:b w:val="0"/>
                <w:bCs/>
                <w:i w:val="0"/>
                <w:iCs/>
                <w:noProof/>
              </w:rPr>
              <w:t>0</w:t>
            </w:r>
            <w:r w:rsidR="005661EF" w:rsidRPr="00A25FE2">
              <w:rPr>
                <w:b w:val="0"/>
                <w:bCs/>
                <w:i w:val="0"/>
                <w:iCs/>
                <w:sz w:val="24"/>
                <w:szCs w:val="24"/>
              </w:rPr>
              <w:fldChar w:fldCharType="end"/>
            </w:r>
            <w:r w:rsidR="005661EF" w:rsidRPr="00A25FE2">
              <w:rPr>
                <w:i w:val="0"/>
                <w:iCs/>
              </w:rPr>
              <w:t xml:space="preserve"> of </w:t>
            </w:r>
            <w:r w:rsidR="005661EF" w:rsidRPr="00A25FE2">
              <w:rPr>
                <w:b w:val="0"/>
                <w:bCs/>
                <w:i w:val="0"/>
                <w:iCs/>
                <w:sz w:val="24"/>
                <w:szCs w:val="24"/>
              </w:rPr>
              <w:fldChar w:fldCharType="begin"/>
            </w:r>
            <w:r w:rsidR="005661EF" w:rsidRPr="00A25FE2">
              <w:rPr>
                <w:b w:val="0"/>
                <w:bCs/>
                <w:i w:val="0"/>
                <w:iCs/>
              </w:rPr>
              <w:instrText xml:space="preserve"> NUMPAGES  </w:instrText>
            </w:r>
            <w:r w:rsidR="005661EF" w:rsidRPr="00A25FE2">
              <w:rPr>
                <w:b w:val="0"/>
                <w:bCs/>
                <w:i w:val="0"/>
                <w:iCs/>
                <w:sz w:val="24"/>
                <w:szCs w:val="24"/>
              </w:rPr>
              <w:fldChar w:fldCharType="separate"/>
            </w:r>
            <w:r w:rsidR="005661EF">
              <w:rPr>
                <w:b w:val="0"/>
                <w:bCs/>
                <w:i w:val="0"/>
                <w:iCs/>
                <w:noProof/>
              </w:rPr>
              <w:t>3</w:t>
            </w:r>
            <w:r w:rsidR="005661EF" w:rsidRPr="00A25FE2">
              <w:rPr>
                <w:b w:val="0"/>
                <w:bCs/>
                <w:i w:val="0"/>
                <w:iCs/>
                <w:sz w:val="24"/>
                <w:szCs w:val="24"/>
              </w:rPr>
              <w:fldChar w:fldCharType="end"/>
            </w:r>
          </w:sdtContent>
        </w:sdt>
      </w:sdtContent>
    </w:sdt>
    <w:r>
      <w:rPr>
        <w:i w:val="0"/>
        <w:iCs/>
        <w:noProof/>
      </w:rPr>
      <w:pict w14:anchorId="645C540B">
        <v:group id="Group 46" o:spid="_x0000_s2049" style="position:absolute;margin-left:0;margin-top:15.25pt;width:594pt;height:12.75pt;z-index:251666432;mso-position-horizontal:left;mso-position-horizontal-relative:page;mso-position-vertical-relative:text" coordsize="68559,1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">
          <v:rect id="Google Shape;34;p5" o:spid="_x0000_s2053" style="position:absolute;left:55132;width:6703;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" fillcolor="#ff9715" stroked="f">
            <v:textbox inset="1.1607mm,1.1607mm,1.1607mm,1.1607mm"/>
          </v:rect>
          <v:rect id="Google Shape;35;p5" o:spid="_x0000_s2052" style="position:absolute;left:61856;width:6703;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" fillcolor="#f20253" stroked="f">
            <v:textbox inset="1.1607mm,1.1607mm,1.1607mm,1.1607mm"/>
          </v:rect>
          <v:rect id="Google Shape;36;p5" o:spid="_x0000_s2051" style="position:absolute;width:6702;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" fillcolor="#7ecefd" stroked="f">
            <v:textbox inset="1.1607mm,1.1607mm,1.1607mm,1.1607mm"/>
          </v:rect>
          <v:rect id="Google Shape;37;p5" o:spid="_x0000_s2050" style="position:absolute;left:6723;width:48470;height:148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" fillcolor="#2185c5" stroked="f">
            <v:textbox inset="1.1607mm,1.1607mm,1.1607mm,1.1607mm"/>
          </v:rect>
          <w10:wrap anchorx="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63AB9E" w14:textId="77777777" w:rsidR="00661411" w:rsidRDefault="00661411">
      <w:pPr>
        <w:spacing w:after="0" w:line="240" w:lineRule="auto"/>
      </w:pPr>
      <w:r>
        <w:separator/>
      </w:r>
    </w:p>
  </w:footnote>
  <w:footnote w:type="continuationSeparator" w:id="0">
    <w:p w14:paraId="41762DF0" w14:textId="77777777" w:rsidR="00661411" w:rsidRDefault="006614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BD990C" w14:textId="148964C8" w:rsidR="005661EF" w:rsidRPr="00595AB3" w:rsidRDefault="005661EF" w:rsidP="007B0356">
    <w:pPr>
      <w:pStyle w:val="Header"/>
      <w:tabs>
        <w:tab w:val="clear" w:pos="4680"/>
        <w:tab w:val="clear" w:pos="9360"/>
        <w:tab w:val="right" w:pos="9746"/>
      </w:tabs>
      <w:ind w:left="-567"/>
      <w:rPr>
        <w:b w:val="0"/>
        <w:bCs/>
        <w:i w:val="0"/>
        <w:iCs/>
      </w:rPr>
    </w:pPr>
    <w:r>
      <w:rPr>
        <w:noProof/>
        <w:lang w:val="en-IN" w:eastAsia="en-IN"/>
      </w:rPr>
      <w:drawing>
        <wp:anchor distT="0" distB="0" distL="114300" distR="114300" simplePos="0" relativeHeight="251664384" behindDoc="1" locked="0" layoutInCell="1" allowOverlap="1" wp14:anchorId="34E6FE4A" wp14:editId="583389C9">
          <wp:simplePos x="0" y="0"/>
          <wp:positionH relativeFrom="column">
            <wp:posOffset>-80010</wp:posOffset>
          </wp:positionH>
          <wp:positionV relativeFrom="paragraph">
            <wp:posOffset>-247650</wp:posOffset>
          </wp:positionV>
          <wp:extent cx="1209675" cy="655320"/>
          <wp:effectExtent l="0" t="0" r="0" b="0"/>
          <wp:wrapTight wrapText="bothSides">
            <wp:wrapPolygon edited="0">
              <wp:start x="8504" y="0"/>
              <wp:lineTo x="7143" y="3140"/>
              <wp:lineTo x="7143" y="7535"/>
              <wp:lineTo x="8164" y="10674"/>
              <wp:lineTo x="680" y="12558"/>
              <wp:lineTo x="0" y="13186"/>
              <wp:lineTo x="0" y="20721"/>
              <wp:lineTo x="21430" y="20721"/>
              <wp:lineTo x="21430" y="14442"/>
              <wp:lineTo x="20069" y="12558"/>
              <wp:lineTo x="13946" y="10674"/>
              <wp:lineTo x="14287" y="4395"/>
              <wp:lineTo x="13946" y="0"/>
              <wp:lineTo x="8504"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55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95AB3">
      <w:rPr>
        <w:b w:val="0"/>
        <w:bCs/>
        <w:i w:val="0"/>
        <w:iCs/>
        <w:noProof/>
        <w:lang w:val="en-IN" w:eastAsia="en-IN"/>
      </w:rPr>
      <w:drawing>
        <wp:anchor distT="0" distB="0" distL="114300" distR="114300" simplePos="0" relativeHeight="251659264" behindDoc="1" locked="0" layoutInCell="1" allowOverlap="1" wp14:anchorId="3025DA2C" wp14:editId="334D80D0">
          <wp:simplePos x="0" y="0"/>
          <wp:positionH relativeFrom="column">
            <wp:posOffset>5148820</wp:posOffset>
          </wp:positionH>
          <wp:positionV relativeFrom="paragraph">
            <wp:posOffset>-72941</wp:posOffset>
          </wp:positionV>
          <wp:extent cx="1503045" cy="568960"/>
          <wp:effectExtent l="0" t="0" r="0" b="0"/>
          <wp:wrapTight wrapText="bothSides">
            <wp:wrapPolygon edited="0">
              <wp:start x="0" y="0"/>
              <wp:lineTo x="0" y="20973"/>
              <wp:lineTo x="21354" y="20973"/>
              <wp:lineTo x="21354" y="0"/>
              <wp:lineTo x="0" y="0"/>
            </wp:wrapPolygon>
          </wp:wrapTight>
          <wp:docPr id="47" name="Picture 47" descr="A picture containing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lipart&#10;&#10;Description automatically generated"/>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503045" cy="568960"/>
                  </a:xfrm>
                  <a:prstGeom prst="rect">
                    <a:avLst/>
                  </a:prstGeom>
                </pic:spPr>
              </pic:pic>
            </a:graphicData>
          </a:graphic>
          <wp14:sizeRelH relativeFrom="margin">
            <wp14:pctWidth>0</wp14:pctWidth>
          </wp14:sizeRelH>
          <wp14:sizeRelV relativeFrom="margin">
            <wp14:pctHeight>0</wp14:pctHeight>
          </wp14:sizeRelV>
        </wp:anchor>
      </w:drawing>
    </w:r>
    <w:r>
      <w:rPr>
        <w:b w:val="0"/>
        <w:bCs/>
        <w:i w:val="0"/>
        <w:iCs/>
      </w:rPr>
      <w:tab/>
    </w:r>
  </w:p>
  <w:p w14:paraId="40A56289" w14:textId="77777777" w:rsidR="005661EF" w:rsidRDefault="005661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4D50F" w14:textId="2DB7CB81" w:rsidR="005661EF" w:rsidRDefault="005661EF">
    <w:pPr>
      <w:pStyle w:val="Header"/>
    </w:pPr>
    <w:r>
      <w:rPr>
        <w:noProof/>
        <w:lang w:val="en-IN" w:eastAsia="en-IN"/>
      </w:rPr>
      <w:drawing>
        <wp:anchor distT="0" distB="0" distL="114300" distR="114300" simplePos="0" relativeHeight="251661312" behindDoc="1" locked="0" layoutInCell="1" allowOverlap="1" wp14:anchorId="03FD6724" wp14:editId="1A20F899">
          <wp:simplePos x="0" y="0"/>
          <wp:positionH relativeFrom="margin">
            <wp:posOffset>4879975</wp:posOffset>
          </wp:positionH>
          <wp:positionV relativeFrom="paragraph">
            <wp:posOffset>-260985</wp:posOffset>
          </wp:positionV>
          <wp:extent cx="1842135" cy="767715"/>
          <wp:effectExtent l="0" t="0" r="0" b="0"/>
          <wp:wrapTight wrapText="bothSides">
            <wp:wrapPolygon edited="0">
              <wp:start x="0" y="0"/>
              <wp:lineTo x="0" y="20903"/>
              <wp:lineTo x="21444" y="20903"/>
              <wp:lineTo x="21444"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42135" cy="76771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2336" behindDoc="1" locked="0" layoutInCell="1" allowOverlap="1" wp14:anchorId="2FC17635" wp14:editId="7ADC12E8">
          <wp:simplePos x="0" y="0"/>
          <wp:positionH relativeFrom="column">
            <wp:posOffset>-502920</wp:posOffset>
          </wp:positionH>
          <wp:positionV relativeFrom="paragraph">
            <wp:posOffset>-341630</wp:posOffset>
          </wp:positionV>
          <wp:extent cx="1728470" cy="935990"/>
          <wp:effectExtent l="0" t="0" r="0" b="0"/>
          <wp:wrapTight wrapText="bothSides">
            <wp:wrapPolygon edited="0">
              <wp:start x="9284" y="0"/>
              <wp:lineTo x="7856" y="2198"/>
              <wp:lineTo x="6904" y="5275"/>
              <wp:lineTo x="6904" y="7474"/>
              <wp:lineTo x="0" y="13628"/>
              <wp:lineTo x="0" y="21102"/>
              <wp:lineTo x="21187" y="21102"/>
              <wp:lineTo x="21425" y="14068"/>
              <wp:lineTo x="14522" y="7034"/>
              <wp:lineTo x="13807" y="1758"/>
              <wp:lineTo x="13331" y="0"/>
              <wp:lineTo x="9284"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8470" cy="93599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15:restartNumberingAfterBreak="0">
    <w:nsid w:val="FFFFFF88"/>
    <w:multiLevelType w:val="singleLevel"/>
    <w:tmpl w:val="FFFFFF88"/>
    <w:lvl w:ilvl="0">
      <w:start w:val="1"/>
      <w:numFmt w:val="decimal"/>
      <w:pStyle w:val="ListNumber"/>
      <w:lvlText w:val="%1."/>
      <w:lvlJc w:val="left"/>
      <w:pPr>
        <w:tabs>
          <w:tab w:val="left" w:pos="360"/>
        </w:tabs>
        <w:ind w:left="360" w:hanging="360"/>
      </w:pPr>
      <w:rPr>
        <w:b w:val="0"/>
        <w:bCs w:val="0"/>
        <w:i w:val="0"/>
        <w:iCs w:val="0"/>
        <w:caps w:val="0"/>
        <w:smallCaps w:val="0"/>
        <w:strike w:val="0"/>
        <w:dstrike w:val="0"/>
        <w:vanish w:val="0"/>
        <w:color w:val="000000"/>
        <w:spacing w:val="0"/>
        <w:kern w:val="0"/>
        <w:position w:val="0"/>
        <w:u w:val="none"/>
        <w:vertAlign w:val="baseline"/>
      </w:rPr>
    </w:lvl>
  </w:abstractNum>
  <w:abstractNum w:abstractNumId="4" w15:restartNumberingAfterBreak="0">
    <w:nsid w:val="FFFFFFFB"/>
    <w:multiLevelType w:val="multilevel"/>
    <w:tmpl w:val="78781846"/>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3403" w:firstLine="0"/>
      </w:pPr>
      <w:rPr>
        <w:rFonts w:hint="default"/>
      </w:rPr>
    </w:lvl>
    <w:lvl w:ilvl="2">
      <w:start w:val="1"/>
      <w:numFmt w:val="decimal"/>
      <w:pStyle w:val="Heading3"/>
      <w:lvlText w:val="%1.%2.%3"/>
      <w:lvlJc w:val="left"/>
      <w:pPr>
        <w:ind w:left="0" w:firstLine="0"/>
      </w:pPr>
      <w:rPr>
        <w:rFonts w:hint="default"/>
        <w:sz w:val="24"/>
        <w:szCs w:val="24"/>
      </w:rPr>
    </w:lvl>
    <w:lvl w:ilvl="3">
      <w:start w:val="1"/>
      <w:numFmt w:val="decimal"/>
      <w:pStyle w:val="Heading4"/>
      <w:lvlText w:val="%1.%2.%3.%4"/>
      <w:lvlJc w:val="left"/>
      <w:pPr>
        <w:ind w:left="0" w:firstLine="0"/>
      </w:pPr>
      <w:rPr>
        <w:rFonts w:hint="default"/>
        <w:i w:val="0"/>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 w15:restartNumberingAfterBreak="0">
    <w:nsid w:val="004160F2"/>
    <w:multiLevelType w:val="hybridMultilevel"/>
    <w:tmpl w:val="C0E4862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1571E3C"/>
    <w:multiLevelType w:val="multilevel"/>
    <w:tmpl w:val="01571E3C"/>
    <w:lvl w:ilvl="0">
      <w:start w:val="1"/>
      <w:numFmt w:val="decimal"/>
      <w:pStyle w:val="Style2"/>
      <w:lvlText w:val="%1."/>
      <w:lvlJc w:val="left"/>
      <w:pPr>
        <w:tabs>
          <w:tab w:val="left" w:pos="360"/>
        </w:tabs>
        <w:ind w:left="360" w:hanging="360"/>
      </w:pPr>
    </w:lvl>
    <w:lvl w:ilvl="1">
      <w:start w:val="1"/>
      <w:numFmt w:val="decimal"/>
      <w:pStyle w:val="Style3"/>
      <w:lvlText w:val="%1.%2."/>
      <w:lvlJc w:val="left"/>
      <w:pPr>
        <w:tabs>
          <w:tab w:val="left" w:pos="792"/>
        </w:tabs>
        <w:ind w:left="792" w:hanging="432"/>
      </w:pPr>
    </w:lvl>
    <w:lvl w:ilvl="2">
      <w:start w:val="1"/>
      <w:numFmt w:val="decimal"/>
      <w:lvlText w:val="%1.%2.%3."/>
      <w:lvlJc w:val="left"/>
      <w:pPr>
        <w:tabs>
          <w:tab w:val="left" w:pos="1224"/>
        </w:tabs>
        <w:ind w:left="1224" w:hanging="504"/>
      </w:pPr>
    </w:lvl>
    <w:lvl w:ilvl="3">
      <w:start w:val="1"/>
      <w:numFmt w:val="decimal"/>
      <w:lvlText w:val="%1.%2.%3.%4."/>
      <w:lvlJc w:val="left"/>
      <w:pPr>
        <w:tabs>
          <w:tab w:val="left" w:pos="1800"/>
        </w:tabs>
        <w:ind w:left="1728" w:hanging="648"/>
      </w:pPr>
    </w:lvl>
    <w:lvl w:ilvl="4">
      <w:start w:val="1"/>
      <w:numFmt w:val="decimal"/>
      <w:lvlText w:val="%1.%2.%3.%4.%5."/>
      <w:lvlJc w:val="left"/>
      <w:pPr>
        <w:tabs>
          <w:tab w:val="left" w:pos="2520"/>
        </w:tabs>
        <w:ind w:left="2232" w:hanging="792"/>
      </w:pPr>
    </w:lvl>
    <w:lvl w:ilvl="5">
      <w:start w:val="1"/>
      <w:numFmt w:val="decimal"/>
      <w:lvlText w:val="%1.%2.%3.%4.%5.%6."/>
      <w:lvlJc w:val="left"/>
      <w:pPr>
        <w:tabs>
          <w:tab w:val="left" w:pos="2880"/>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680"/>
        </w:tabs>
        <w:ind w:left="4320" w:hanging="1440"/>
      </w:pPr>
    </w:lvl>
  </w:abstractNum>
  <w:abstractNum w:abstractNumId="7" w15:restartNumberingAfterBreak="0">
    <w:nsid w:val="04BE2FC8"/>
    <w:multiLevelType w:val="hybridMultilevel"/>
    <w:tmpl w:val="701C3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5012898"/>
    <w:multiLevelType w:val="hybridMultilevel"/>
    <w:tmpl w:val="FBF6A4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72D7FD5"/>
    <w:multiLevelType w:val="multilevel"/>
    <w:tmpl w:val="072D7FD5"/>
    <w:lvl w:ilvl="0">
      <w:start w:val="1"/>
      <w:numFmt w:val="decimal"/>
      <w:pStyle w:val="note"/>
      <w:lvlText w:val="%1"/>
      <w:lvlJc w:val="left"/>
      <w:pPr>
        <w:ind w:left="432" w:hanging="432"/>
      </w:pPr>
      <w:rPr>
        <w:rFonts w:hint="default"/>
        <w:color w:val="auto"/>
        <w:sz w:val="32"/>
        <w:szCs w:val="32"/>
      </w:rPr>
    </w:lvl>
    <w:lvl w:ilvl="1">
      <w:start w:val="1"/>
      <w:numFmt w:val="decimal"/>
      <w:lvlText w:val="%1.%2"/>
      <w:lvlJc w:val="left"/>
      <w:pPr>
        <w:ind w:left="576" w:hanging="576"/>
      </w:pPr>
      <w:rPr>
        <w:rFonts w:hint="default"/>
        <w:b/>
        <w:caps/>
        <w:smallCaps w:val="0"/>
        <w:color w:val="auto"/>
        <w:sz w:val="28"/>
        <w:szCs w:val="28"/>
      </w:rPr>
    </w:lvl>
    <w:lvl w:ilvl="2">
      <w:start w:val="1"/>
      <w:numFmt w:val="decimal"/>
      <w:lvlText w:val="%1.%2.%3"/>
      <w:lvlJc w:val="left"/>
      <w:pPr>
        <w:ind w:left="720" w:hanging="720"/>
      </w:pPr>
      <w:rPr>
        <w:rFonts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09F65194"/>
    <w:multiLevelType w:val="hybridMultilevel"/>
    <w:tmpl w:val="5ADAB69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14D6C05"/>
    <w:multiLevelType w:val="hybridMultilevel"/>
    <w:tmpl w:val="84F05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96D0EF2"/>
    <w:multiLevelType w:val="hybridMultilevel"/>
    <w:tmpl w:val="19540C0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3" w15:restartNumberingAfterBreak="0">
    <w:nsid w:val="1A393ACB"/>
    <w:multiLevelType w:val="multilevel"/>
    <w:tmpl w:val="1A393ACB"/>
    <w:lvl w:ilvl="0">
      <w:start w:val="1"/>
      <w:numFmt w:val="bullet"/>
      <w:pStyle w:val="Bullet"/>
      <w:lvlText w:val=""/>
      <w:lvlJc w:val="left"/>
      <w:pPr>
        <w:tabs>
          <w:tab w:val="left" w:pos="360"/>
        </w:tabs>
        <w:ind w:left="360" w:hanging="360"/>
      </w:pPr>
      <w:rPr>
        <w:rFonts w:ascii="Wingdings" w:hAnsi="Wingdings" w:hint="default"/>
        <w:color w:val="003366"/>
      </w:rPr>
    </w:lvl>
    <w:lvl w:ilvl="1">
      <w:start w:val="1"/>
      <w:numFmt w:val="bullet"/>
      <w:lvlText w:val=""/>
      <w:lvlJc w:val="left"/>
      <w:pPr>
        <w:tabs>
          <w:tab w:val="left" w:pos="720"/>
        </w:tabs>
        <w:ind w:left="720" w:hanging="360"/>
      </w:pPr>
      <w:rPr>
        <w:rFonts w:ascii="Symbol" w:hAnsi="Symbol" w:hint="default"/>
        <w:color w:val="003366"/>
      </w:rPr>
    </w:lvl>
    <w:lvl w:ilvl="2">
      <w:start w:val="1"/>
      <w:numFmt w:val="bullet"/>
      <w:lvlText w:val=""/>
      <w:lvlJc w:val="left"/>
      <w:pPr>
        <w:tabs>
          <w:tab w:val="left" w:pos="1080"/>
        </w:tabs>
        <w:ind w:left="1080" w:hanging="360"/>
      </w:pPr>
      <w:rPr>
        <w:rFonts w:ascii="Wingdings" w:hAnsi="Wingdings" w:hint="default"/>
        <w:color w:val="003366"/>
      </w:rPr>
    </w:lvl>
    <w:lvl w:ilvl="3">
      <w:start w:val="1"/>
      <w:numFmt w:val="bullet"/>
      <w:lvlText w:val=""/>
      <w:lvlJc w:val="left"/>
      <w:pPr>
        <w:tabs>
          <w:tab w:val="left" w:pos="1440"/>
        </w:tabs>
        <w:ind w:left="1440" w:hanging="360"/>
      </w:pPr>
      <w:rPr>
        <w:rFonts w:ascii="Symbol" w:hAnsi="Symbol" w:hint="default"/>
        <w:color w:val="003366"/>
      </w:rPr>
    </w:lvl>
    <w:lvl w:ilvl="4">
      <w:start w:val="1"/>
      <w:numFmt w:val="bullet"/>
      <w:lvlText w:val=""/>
      <w:lvlJc w:val="left"/>
      <w:pPr>
        <w:tabs>
          <w:tab w:val="left" w:pos="1800"/>
        </w:tabs>
        <w:ind w:left="1800" w:hanging="360"/>
      </w:pPr>
      <w:rPr>
        <w:rFonts w:ascii="Symbol" w:hAnsi="Symbol" w:hint="default"/>
      </w:rPr>
    </w:lvl>
    <w:lvl w:ilvl="5">
      <w:start w:val="1"/>
      <w:numFmt w:val="bullet"/>
      <w:lvlText w:val=""/>
      <w:lvlJc w:val="left"/>
      <w:pPr>
        <w:tabs>
          <w:tab w:val="left" w:pos="2160"/>
        </w:tabs>
        <w:ind w:left="2160" w:hanging="360"/>
      </w:pPr>
      <w:rPr>
        <w:rFonts w:ascii="Wingdings" w:hAnsi="Wingdings" w:hint="default"/>
      </w:rPr>
    </w:lvl>
    <w:lvl w:ilvl="6">
      <w:start w:val="1"/>
      <w:numFmt w:val="bullet"/>
      <w:lvlText w:val=""/>
      <w:lvlJc w:val="left"/>
      <w:pPr>
        <w:tabs>
          <w:tab w:val="left" w:pos="2520"/>
        </w:tabs>
        <w:ind w:left="2520" w:hanging="360"/>
      </w:pPr>
      <w:rPr>
        <w:rFonts w:ascii="Wingdings" w:hAnsi="Wingdings" w:hint="default"/>
      </w:rPr>
    </w:lvl>
    <w:lvl w:ilvl="7">
      <w:start w:val="1"/>
      <w:numFmt w:val="bullet"/>
      <w:lvlText w:val=""/>
      <w:lvlJc w:val="left"/>
      <w:pPr>
        <w:tabs>
          <w:tab w:val="left" w:pos="2880"/>
        </w:tabs>
        <w:ind w:left="2880" w:hanging="360"/>
      </w:pPr>
      <w:rPr>
        <w:rFonts w:ascii="Symbol" w:hAnsi="Symbol" w:hint="default"/>
      </w:rPr>
    </w:lvl>
    <w:lvl w:ilvl="8">
      <w:start w:val="1"/>
      <w:numFmt w:val="bullet"/>
      <w:lvlText w:val=""/>
      <w:lvlJc w:val="left"/>
      <w:pPr>
        <w:tabs>
          <w:tab w:val="left" w:pos="3240"/>
        </w:tabs>
        <w:ind w:left="3240" w:hanging="360"/>
      </w:pPr>
      <w:rPr>
        <w:rFonts w:ascii="Symbol" w:hAnsi="Symbol" w:hint="default"/>
      </w:rPr>
    </w:lvl>
  </w:abstractNum>
  <w:abstractNum w:abstractNumId="14" w15:restartNumberingAfterBreak="0">
    <w:nsid w:val="1A6550CD"/>
    <w:multiLevelType w:val="hybridMultilevel"/>
    <w:tmpl w:val="04209A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FB3C22"/>
    <w:multiLevelType w:val="hybridMultilevel"/>
    <w:tmpl w:val="661E1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076189"/>
    <w:multiLevelType w:val="hybridMultilevel"/>
    <w:tmpl w:val="30FA4B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1D767BA7"/>
    <w:multiLevelType w:val="hybridMultilevel"/>
    <w:tmpl w:val="FC6E9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E834584"/>
    <w:multiLevelType w:val="hybridMultilevel"/>
    <w:tmpl w:val="47F4DFDA"/>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582017"/>
    <w:multiLevelType w:val="hybridMultilevel"/>
    <w:tmpl w:val="9C3C14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1F733469"/>
    <w:multiLevelType w:val="multilevel"/>
    <w:tmpl w:val="1F733469"/>
    <w:lvl w:ilvl="0">
      <w:start w:val="1"/>
      <w:numFmt w:val="bullet"/>
      <w:pStyle w:val="BL1BulletList"/>
      <w:lvlText w:val=""/>
      <w:lvlJc w:val="left"/>
      <w:pPr>
        <w:tabs>
          <w:tab w:val="left" w:pos="1080"/>
        </w:tabs>
        <w:ind w:left="108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200807E8"/>
    <w:multiLevelType w:val="hybridMultilevel"/>
    <w:tmpl w:val="EE222494"/>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2" w15:restartNumberingAfterBreak="0">
    <w:nsid w:val="20952C1D"/>
    <w:multiLevelType w:val="hybridMultilevel"/>
    <w:tmpl w:val="07E2A8C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3" w15:restartNumberingAfterBreak="0">
    <w:nsid w:val="22346C55"/>
    <w:multiLevelType w:val="hybridMultilevel"/>
    <w:tmpl w:val="53D43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506646"/>
    <w:multiLevelType w:val="multilevel"/>
    <w:tmpl w:val="23506646"/>
    <w:lvl w:ilvl="0">
      <w:start w:val="1"/>
      <w:numFmt w:val="upperLetter"/>
      <w:pStyle w:val="AppendixLetter"/>
      <w:lvlText w:val="Appendix %1"/>
      <w:lvlJc w:val="left"/>
      <w:pPr>
        <w:tabs>
          <w:tab w:val="left" w:pos="1360"/>
        </w:tabs>
        <w:ind w:left="1360" w:hanging="360"/>
      </w:pPr>
      <w:rPr>
        <w:rFonts w:ascii="Arial" w:hAnsi="Arial" w:cs="Arial" w:hint="default"/>
        <w:b w:val="0"/>
        <w:bCs w:val="0"/>
        <w:i w:val="0"/>
        <w:iCs w:val="0"/>
        <w:caps w:val="0"/>
        <w:smallCaps w:val="0"/>
        <w:strike w:val="0"/>
        <w:dstrike w:val="0"/>
        <w:vanish w:val="0"/>
        <w:spacing w:val="0"/>
        <w:kern w:val="0"/>
        <w:position w:val="0"/>
        <w:u w:val="none"/>
        <w:vertAlign w:val="baseline"/>
      </w:rPr>
    </w:lvl>
    <w:lvl w:ilvl="1">
      <w:start w:val="1"/>
      <w:numFmt w:val="lowerLetter"/>
      <w:lvlText w:val="%2."/>
      <w:lvlJc w:val="left"/>
      <w:pPr>
        <w:tabs>
          <w:tab w:val="left" w:pos="1140"/>
        </w:tabs>
        <w:ind w:left="1140" w:hanging="360"/>
      </w:pPr>
    </w:lvl>
    <w:lvl w:ilvl="2">
      <w:start w:val="1"/>
      <w:numFmt w:val="lowerRoman"/>
      <w:lvlText w:val="%3."/>
      <w:lvlJc w:val="right"/>
      <w:pPr>
        <w:tabs>
          <w:tab w:val="left" w:pos="1860"/>
        </w:tabs>
        <w:ind w:left="1860" w:hanging="180"/>
      </w:pPr>
    </w:lvl>
    <w:lvl w:ilvl="3">
      <w:start w:val="1"/>
      <w:numFmt w:val="decimal"/>
      <w:lvlText w:val="%4."/>
      <w:lvlJc w:val="left"/>
      <w:pPr>
        <w:tabs>
          <w:tab w:val="left" w:pos="2580"/>
        </w:tabs>
        <w:ind w:left="2580" w:hanging="360"/>
      </w:pPr>
    </w:lvl>
    <w:lvl w:ilvl="4">
      <w:start w:val="1"/>
      <w:numFmt w:val="lowerLetter"/>
      <w:lvlText w:val="%5."/>
      <w:lvlJc w:val="left"/>
      <w:pPr>
        <w:tabs>
          <w:tab w:val="left" w:pos="3300"/>
        </w:tabs>
        <w:ind w:left="3300" w:hanging="360"/>
      </w:pPr>
    </w:lvl>
    <w:lvl w:ilvl="5">
      <w:start w:val="1"/>
      <w:numFmt w:val="lowerRoman"/>
      <w:lvlText w:val="%6."/>
      <w:lvlJc w:val="right"/>
      <w:pPr>
        <w:tabs>
          <w:tab w:val="left" w:pos="4020"/>
        </w:tabs>
        <w:ind w:left="4020" w:hanging="180"/>
      </w:pPr>
    </w:lvl>
    <w:lvl w:ilvl="6">
      <w:start w:val="1"/>
      <w:numFmt w:val="decimal"/>
      <w:lvlText w:val="%7."/>
      <w:lvlJc w:val="left"/>
      <w:pPr>
        <w:tabs>
          <w:tab w:val="left" w:pos="4740"/>
        </w:tabs>
        <w:ind w:left="4740" w:hanging="360"/>
      </w:pPr>
    </w:lvl>
    <w:lvl w:ilvl="7">
      <w:start w:val="1"/>
      <w:numFmt w:val="lowerLetter"/>
      <w:lvlText w:val="%8."/>
      <w:lvlJc w:val="left"/>
      <w:pPr>
        <w:tabs>
          <w:tab w:val="left" w:pos="5460"/>
        </w:tabs>
        <w:ind w:left="5460" w:hanging="360"/>
      </w:pPr>
    </w:lvl>
    <w:lvl w:ilvl="8">
      <w:start w:val="1"/>
      <w:numFmt w:val="lowerRoman"/>
      <w:lvlText w:val="%9."/>
      <w:lvlJc w:val="right"/>
      <w:pPr>
        <w:tabs>
          <w:tab w:val="left" w:pos="6180"/>
        </w:tabs>
        <w:ind w:left="6180" w:hanging="180"/>
      </w:pPr>
    </w:lvl>
  </w:abstractNum>
  <w:abstractNum w:abstractNumId="25" w15:restartNumberingAfterBreak="0">
    <w:nsid w:val="23536D1C"/>
    <w:multiLevelType w:val="multilevel"/>
    <w:tmpl w:val="23536D1C"/>
    <w:lvl w:ilvl="0">
      <w:start w:val="1"/>
      <w:numFmt w:val="bullet"/>
      <w:pStyle w:val="BodyConten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15:restartNumberingAfterBreak="0">
    <w:nsid w:val="236A5FFD"/>
    <w:multiLevelType w:val="hybridMultilevel"/>
    <w:tmpl w:val="556C7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73E205D"/>
    <w:multiLevelType w:val="multilevel"/>
    <w:tmpl w:val="273E205D"/>
    <w:lvl w:ilvl="0">
      <w:start w:val="1"/>
      <w:numFmt w:val="decimal"/>
      <w:pStyle w:val="Heading10"/>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78C6831"/>
    <w:multiLevelType w:val="hybridMultilevel"/>
    <w:tmpl w:val="7400C2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CC7F0F"/>
    <w:multiLevelType w:val="hybridMultilevel"/>
    <w:tmpl w:val="CD18A70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8E0ED4"/>
    <w:multiLevelType w:val="multilevel"/>
    <w:tmpl w:val="288E0ED4"/>
    <w:lvl w:ilvl="0">
      <w:start w:val="1"/>
      <w:numFmt w:val="bullet"/>
      <w:pStyle w:val="ListBulletL1"/>
      <w:lvlText w:val=""/>
      <w:lvlJc w:val="left"/>
      <w:pPr>
        <w:tabs>
          <w:tab w:val="left" w:pos="360"/>
        </w:tabs>
        <w:ind w:left="360" w:hanging="360"/>
      </w:pPr>
      <w:rPr>
        <w:rFonts w:ascii="Wingdings" w:hAnsi="Wingdings"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2A4A091C"/>
    <w:multiLevelType w:val="hybridMultilevel"/>
    <w:tmpl w:val="47225C9C"/>
    <w:lvl w:ilvl="0" w:tplc="7278E17E">
      <w:start w:val="1"/>
      <w:numFmt w:val="bullet"/>
      <w:lvlText w:val="-"/>
      <w:lvlJc w:val="left"/>
      <w:pPr>
        <w:ind w:left="1080" w:hanging="360"/>
      </w:pPr>
      <w:rPr>
        <w:rFonts w:ascii="Calibri" w:eastAsia="Calibri" w:hAnsi="Calibri" w:cs="Calibri"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2" w15:restartNumberingAfterBreak="0">
    <w:nsid w:val="2B396043"/>
    <w:multiLevelType w:val="hybridMultilevel"/>
    <w:tmpl w:val="51A472F6"/>
    <w:lvl w:ilvl="0" w:tplc="40090001">
      <w:start w:val="1"/>
      <w:numFmt w:val="bullet"/>
      <w:lvlText w:val=""/>
      <w:lvlJc w:val="left"/>
      <w:pPr>
        <w:ind w:left="849" w:hanging="360"/>
      </w:pPr>
      <w:rPr>
        <w:rFonts w:ascii="Symbol" w:hAnsi="Symbol" w:hint="default"/>
      </w:rPr>
    </w:lvl>
    <w:lvl w:ilvl="1" w:tplc="40090003" w:tentative="1">
      <w:start w:val="1"/>
      <w:numFmt w:val="bullet"/>
      <w:lvlText w:val="o"/>
      <w:lvlJc w:val="left"/>
      <w:pPr>
        <w:ind w:left="1569" w:hanging="360"/>
      </w:pPr>
      <w:rPr>
        <w:rFonts w:ascii="Courier New" w:hAnsi="Courier New" w:cs="Courier New" w:hint="default"/>
      </w:rPr>
    </w:lvl>
    <w:lvl w:ilvl="2" w:tplc="40090005" w:tentative="1">
      <w:start w:val="1"/>
      <w:numFmt w:val="bullet"/>
      <w:lvlText w:val=""/>
      <w:lvlJc w:val="left"/>
      <w:pPr>
        <w:ind w:left="2289" w:hanging="360"/>
      </w:pPr>
      <w:rPr>
        <w:rFonts w:ascii="Wingdings" w:hAnsi="Wingdings" w:hint="default"/>
      </w:rPr>
    </w:lvl>
    <w:lvl w:ilvl="3" w:tplc="40090001" w:tentative="1">
      <w:start w:val="1"/>
      <w:numFmt w:val="bullet"/>
      <w:lvlText w:val=""/>
      <w:lvlJc w:val="left"/>
      <w:pPr>
        <w:ind w:left="3009" w:hanging="360"/>
      </w:pPr>
      <w:rPr>
        <w:rFonts w:ascii="Symbol" w:hAnsi="Symbol" w:hint="default"/>
      </w:rPr>
    </w:lvl>
    <w:lvl w:ilvl="4" w:tplc="40090003" w:tentative="1">
      <w:start w:val="1"/>
      <w:numFmt w:val="bullet"/>
      <w:lvlText w:val="o"/>
      <w:lvlJc w:val="left"/>
      <w:pPr>
        <w:ind w:left="3729" w:hanging="360"/>
      </w:pPr>
      <w:rPr>
        <w:rFonts w:ascii="Courier New" w:hAnsi="Courier New" w:cs="Courier New" w:hint="default"/>
      </w:rPr>
    </w:lvl>
    <w:lvl w:ilvl="5" w:tplc="40090005" w:tentative="1">
      <w:start w:val="1"/>
      <w:numFmt w:val="bullet"/>
      <w:lvlText w:val=""/>
      <w:lvlJc w:val="left"/>
      <w:pPr>
        <w:ind w:left="4449" w:hanging="360"/>
      </w:pPr>
      <w:rPr>
        <w:rFonts w:ascii="Wingdings" w:hAnsi="Wingdings" w:hint="default"/>
      </w:rPr>
    </w:lvl>
    <w:lvl w:ilvl="6" w:tplc="40090001" w:tentative="1">
      <w:start w:val="1"/>
      <w:numFmt w:val="bullet"/>
      <w:lvlText w:val=""/>
      <w:lvlJc w:val="left"/>
      <w:pPr>
        <w:ind w:left="5169" w:hanging="360"/>
      </w:pPr>
      <w:rPr>
        <w:rFonts w:ascii="Symbol" w:hAnsi="Symbol" w:hint="default"/>
      </w:rPr>
    </w:lvl>
    <w:lvl w:ilvl="7" w:tplc="40090003" w:tentative="1">
      <w:start w:val="1"/>
      <w:numFmt w:val="bullet"/>
      <w:lvlText w:val="o"/>
      <w:lvlJc w:val="left"/>
      <w:pPr>
        <w:ind w:left="5889" w:hanging="360"/>
      </w:pPr>
      <w:rPr>
        <w:rFonts w:ascii="Courier New" w:hAnsi="Courier New" w:cs="Courier New" w:hint="default"/>
      </w:rPr>
    </w:lvl>
    <w:lvl w:ilvl="8" w:tplc="40090005" w:tentative="1">
      <w:start w:val="1"/>
      <w:numFmt w:val="bullet"/>
      <w:lvlText w:val=""/>
      <w:lvlJc w:val="left"/>
      <w:pPr>
        <w:ind w:left="6609" w:hanging="360"/>
      </w:pPr>
      <w:rPr>
        <w:rFonts w:ascii="Wingdings" w:hAnsi="Wingdings" w:hint="default"/>
      </w:rPr>
    </w:lvl>
  </w:abstractNum>
  <w:abstractNum w:abstractNumId="33" w15:restartNumberingAfterBreak="0">
    <w:nsid w:val="2C3350C1"/>
    <w:multiLevelType w:val="hybridMultilevel"/>
    <w:tmpl w:val="82DA6E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34683BDB"/>
    <w:multiLevelType w:val="hybridMultilevel"/>
    <w:tmpl w:val="26725F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36A51808"/>
    <w:multiLevelType w:val="hybridMultilevel"/>
    <w:tmpl w:val="46CC5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7A31840"/>
    <w:multiLevelType w:val="multilevel"/>
    <w:tmpl w:val="37A31840"/>
    <w:lvl w:ilvl="0">
      <w:start w:val="1"/>
      <w:numFmt w:val="decimal"/>
      <w:lvlText w:val="%1.0"/>
      <w:lvlJc w:val="left"/>
      <w:pPr>
        <w:tabs>
          <w:tab w:val="left" w:pos="432"/>
        </w:tabs>
        <w:ind w:left="432" w:hanging="360"/>
      </w:pPr>
      <w:rPr>
        <w:rFonts w:hint="default"/>
      </w:rPr>
    </w:lvl>
    <w:lvl w:ilvl="1">
      <w:start w:val="1"/>
      <w:numFmt w:val="decimal"/>
      <w:pStyle w:val="HeadingB"/>
      <w:lvlText w:val="%1.%2"/>
      <w:lvlJc w:val="left"/>
      <w:pPr>
        <w:tabs>
          <w:tab w:val="left" w:pos="1152"/>
        </w:tabs>
        <w:ind w:left="864" w:hanging="864"/>
      </w:pPr>
      <w:rPr>
        <w:rFonts w:hint="default"/>
      </w:rPr>
    </w:lvl>
    <w:lvl w:ilvl="2">
      <w:start w:val="1"/>
      <w:numFmt w:val="decimal"/>
      <w:lvlText w:val="%3.%2.1"/>
      <w:lvlJc w:val="left"/>
      <w:pPr>
        <w:tabs>
          <w:tab w:val="left" w:pos="1512"/>
        </w:tabs>
        <w:ind w:left="1296" w:hanging="504"/>
      </w:pPr>
      <w:rPr>
        <w:rFonts w:hint="default"/>
      </w:rPr>
    </w:lvl>
    <w:lvl w:ilvl="3">
      <w:start w:val="1"/>
      <w:numFmt w:val="decimal"/>
      <w:lvlText w:val="%1.%2.%3.%4."/>
      <w:lvlJc w:val="left"/>
      <w:pPr>
        <w:tabs>
          <w:tab w:val="left" w:pos="2232"/>
        </w:tabs>
        <w:ind w:left="1800" w:hanging="648"/>
      </w:pPr>
      <w:rPr>
        <w:rFonts w:hint="default"/>
      </w:rPr>
    </w:lvl>
    <w:lvl w:ilvl="4">
      <w:start w:val="1"/>
      <w:numFmt w:val="decimal"/>
      <w:lvlText w:val="%1.%2.%3.%4.%5."/>
      <w:lvlJc w:val="left"/>
      <w:pPr>
        <w:tabs>
          <w:tab w:val="left" w:pos="2952"/>
        </w:tabs>
        <w:ind w:left="2304" w:hanging="792"/>
      </w:pPr>
      <w:rPr>
        <w:rFonts w:hint="default"/>
      </w:rPr>
    </w:lvl>
    <w:lvl w:ilvl="5">
      <w:start w:val="1"/>
      <w:numFmt w:val="decimal"/>
      <w:lvlText w:val="%1.%2.%3.%4.%5.%6."/>
      <w:lvlJc w:val="left"/>
      <w:pPr>
        <w:tabs>
          <w:tab w:val="left" w:pos="3312"/>
        </w:tabs>
        <w:ind w:left="2808" w:hanging="936"/>
      </w:pPr>
      <w:rPr>
        <w:rFonts w:hint="default"/>
      </w:rPr>
    </w:lvl>
    <w:lvl w:ilvl="6">
      <w:start w:val="1"/>
      <w:numFmt w:val="decimal"/>
      <w:lvlText w:val="%1.%2.%3.%4.%5.%6.%7."/>
      <w:lvlJc w:val="left"/>
      <w:pPr>
        <w:tabs>
          <w:tab w:val="left" w:pos="4032"/>
        </w:tabs>
        <w:ind w:left="3312" w:hanging="1080"/>
      </w:pPr>
      <w:rPr>
        <w:rFonts w:hint="default"/>
      </w:rPr>
    </w:lvl>
    <w:lvl w:ilvl="7">
      <w:start w:val="1"/>
      <w:numFmt w:val="decimal"/>
      <w:lvlText w:val="%1.%2.%3.%4.%5.%6.%7.%8."/>
      <w:lvlJc w:val="left"/>
      <w:pPr>
        <w:tabs>
          <w:tab w:val="left" w:pos="4752"/>
        </w:tabs>
        <w:ind w:left="3816" w:hanging="1224"/>
      </w:pPr>
      <w:rPr>
        <w:rFonts w:hint="default"/>
      </w:rPr>
    </w:lvl>
    <w:lvl w:ilvl="8">
      <w:start w:val="1"/>
      <w:numFmt w:val="decimal"/>
      <w:lvlText w:val="%1.%2.%3.%4.%5.%6.%7.%8.%9."/>
      <w:lvlJc w:val="left"/>
      <w:pPr>
        <w:tabs>
          <w:tab w:val="left" w:pos="5112"/>
        </w:tabs>
        <w:ind w:left="4392" w:hanging="1440"/>
      </w:pPr>
      <w:rPr>
        <w:rFonts w:hint="default"/>
      </w:rPr>
    </w:lvl>
  </w:abstractNum>
  <w:abstractNum w:abstractNumId="37" w15:restartNumberingAfterBreak="0">
    <w:nsid w:val="39507FD9"/>
    <w:multiLevelType w:val="hybridMultilevel"/>
    <w:tmpl w:val="1D2C98A6"/>
    <w:lvl w:ilvl="0" w:tplc="7278E17E">
      <w:start w:val="1"/>
      <w:numFmt w:val="bullet"/>
      <w:lvlText w:val="-"/>
      <w:lvlJc w:val="left"/>
      <w:pPr>
        <w:ind w:left="1080" w:hanging="360"/>
      </w:pPr>
      <w:rPr>
        <w:rFonts w:ascii="Calibri" w:eastAsia="Calibri" w:hAnsi="Calibri" w:cs="Calibri"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8" w15:restartNumberingAfterBreak="0">
    <w:nsid w:val="3ADA7025"/>
    <w:multiLevelType w:val="multilevel"/>
    <w:tmpl w:val="3ADA70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pStyle w:val="StyleHeading3ASAPHeading3h3123ParagraphHead33Level3H"/>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3CD858C4"/>
    <w:multiLevelType w:val="hybridMultilevel"/>
    <w:tmpl w:val="5CF483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E267FBF"/>
    <w:multiLevelType w:val="multilevel"/>
    <w:tmpl w:val="3E267FBF"/>
    <w:lvl w:ilvl="0">
      <w:start w:val="1"/>
      <w:numFmt w:val="bullet"/>
      <w:pStyle w:val="ListBulletL3"/>
      <w:lvlText w:val="o"/>
      <w:lvlJc w:val="left"/>
      <w:pPr>
        <w:tabs>
          <w:tab w:val="left" w:pos="720"/>
        </w:tabs>
        <w:ind w:left="720" w:hanging="360"/>
      </w:pPr>
      <w:rPr>
        <w:rFonts w:ascii="Courier New" w:hAnsi="Courier New" w:cs="Courier New" w:hint="default"/>
        <w:color w:val="000080"/>
        <w:sz w:val="16"/>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1" w15:restartNumberingAfterBreak="0">
    <w:nsid w:val="46207CB9"/>
    <w:multiLevelType w:val="hybridMultilevel"/>
    <w:tmpl w:val="1676EAB4"/>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466E266D"/>
    <w:multiLevelType w:val="multilevel"/>
    <w:tmpl w:val="466E266D"/>
    <w:lvl w:ilvl="0">
      <w:start w:val="1"/>
      <w:numFmt w:val="decimal"/>
      <w:lvlText w:val="%1."/>
      <w:lvlJc w:val="left"/>
      <w:pPr>
        <w:tabs>
          <w:tab w:val="left" w:pos="720"/>
        </w:tabs>
        <w:ind w:left="720" w:hanging="360"/>
      </w:pPr>
      <w:rPr>
        <w:sz w:val="28"/>
        <w:szCs w:val="28"/>
      </w:rPr>
    </w:lvl>
    <w:lvl w:ilvl="1">
      <w:numFmt w:val="none"/>
      <w:lvlText w:val=""/>
      <w:lvlJc w:val="left"/>
      <w:pPr>
        <w:tabs>
          <w:tab w:val="left" w:pos="360"/>
        </w:tabs>
      </w:pPr>
    </w:lvl>
    <w:lvl w:ilvl="2">
      <w:numFmt w:val="none"/>
      <w:pStyle w:val="ProposalHeading3Justified"/>
      <w:lvlText w:val=""/>
      <w:lvlJc w:val="left"/>
      <w:pPr>
        <w:tabs>
          <w:tab w:val="left" w:pos="360"/>
        </w:tabs>
      </w:pPr>
    </w:lvl>
    <w:lvl w:ilvl="3">
      <w:numFmt w:val="none"/>
      <w:lvlText w:val=""/>
      <w:lvlJc w:val="left"/>
      <w:pPr>
        <w:tabs>
          <w:tab w:val="left" w:pos="360"/>
        </w:tabs>
      </w:pPr>
    </w:lvl>
    <w:lvl w:ilvl="4">
      <w:numFmt w:val="none"/>
      <w:lvlText w:val=""/>
      <w:lvlJc w:val="left"/>
      <w:pPr>
        <w:tabs>
          <w:tab w:val="left" w:pos="360"/>
        </w:tabs>
      </w:pPr>
    </w:lvl>
    <w:lvl w:ilvl="5">
      <w:numFmt w:val="none"/>
      <w:lvlText w:val=""/>
      <w:lvlJc w:val="left"/>
      <w:pPr>
        <w:tabs>
          <w:tab w:val="left" w:pos="360"/>
        </w:tabs>
      </w:pPr>
    </w:lvl>
    <w:lvl w:ilvl="6">
      <w:numFmt w:val="none"/>
      <w:lvlText w:val=""/>
      <w:lvlJc w:val="left"/>
      <w:pPr>
        <w:tabs>
          <w:tab w:val="left" w:pos="360"/>
        </w:tabs>
      </w:pPr>
    </w:lvl>
    <w:lvl w:ilvl="7">
      <w:numFmt w:val="none"/>
      <w:lvlText w:val=""/>
      <w:lvlJc w:val="left"/>
      <w:pPr>
        <w:tabs>
          <w:tab w:val="left" w:pos="360"/>
        </w:tabs>
      </w:pPr>
    </w:lvl>
    <w:lvl w:ilvl="8">
      <w:numFmt w:val="none"/>
      <w:lvlText w:val=""/>
      <w:lvlJc w:val="left"/>
      <w:pPr>
        <w:tabs>
          <w:tab w:val="left" w:pos="360"/>
        </w:tabs>
      </w:pPr>
    </w:lvl>
  </w:abstractNum>
  <w:abstractNum w:abstractNumId="43" w15:restartNumberingAfterBreak="0">
    <w:nsid w:val="47A01320"/>
    <w:multiLevelType w:val="multilevel"/>
    <w:tmpl w:val="47A01320"/>
    <w:lvl w:ilvl="0">
      <w:start w:val="1"/>
      <w:numFmt w:val="bullet"/>
      <w:pStyle w:val="List"/>
      <w:lvlText w:val=""/>
      <w:lvlJc w:val="left"/>
      <w:pPr>
        <w:tabs>
          <w:tab w:val="left" w:pos="720"/>
        </w:tabs>
        <w:ind w:left="1008" w:hanging="288"/>
      </w:pPr>
      <w:rPr>
        <w:rFonts w:ascii="Wingdings" w:hAnsi="Wingdings" w:hint="default"/>
        <w:sz w:val="16"/>
      </w:rPr>
    </w:lvl>
    <w:lvl w:ilvl="1">
      <w:start w:val="1"/>
      <w:numFmt w:val="bullet"/>
      <w:lvlText w:val="o"/>
      <w:lvlJc w:val="left"/>
      <w:pPr>
        <w:tabs>
          <w:tab w:val="left" w:pos="1800"/>
        </w:tabs>
        <w:ind w:left="1800" w:hanging="360"/>
      </w:pPr>
      <w:rPr>
        <w:rFonts w:ascii="Courier New" w:hAnsi="Courier New" w:cs="Courier New" w:hint="default"/>
      </w:rPr>
    </w:lvl>
    <w:lvl w:ilvl="2">
      <w:start w:val="1"/>
      <w:numFmt w:val="bullet"/>
      <w:lvlText w:val=""/>
      <w:lvlJc w:val="left"/>
      <w:pPr>
        <w:tabs>
          <w:tab w:val="left" w:pos="2520"/>
        </w:tabs>
        <w:ind w:left="2520" w:hanging="360"/>
      </w:pPr>
      <w:rPr>
        <w:rFonts w:ascii="Wingdings" w:hAnsi="Wingdings" w:hint="default"/>
      </w:rPr>
    </w:lvl>
    <w:lvl w:ilvl="3">
      <w:start w:val="1"/>
      <w:numFmt w:val="bullet"/>
      <w:lvlText w:val=""/>
      <w:lvlJc w:val="left"/>
      <w:pPr>
        <w:tabs>
          <w:tab w:val="left" w:pos="3240"/>
        </w:tabs>
        <w:ind w:left="3240" w:hanging="360"/>
      </w:pPr>
      <w:rPr>
        <w:rFonts w:ascii="Symbol" w:hAnsi="Symbol" w:hint="default"/>
      </w:rPr>
    </w:lvl>
    <w:lvl w:ilvl="4">
      <w:start w:val="1"/>
      <w:numFmt w:val="bullet"/>
      <w:lvlText w:val="o"/>
      <w:lvlJc w:val="left"/>
      <w:pPr>
        <w:tabs>
          <w:tab w:val="left" w:pos="3960"/>
        </w:tabs>
        <w:ind w:left="3960" w:hanging="360"/>
      </w:pPr>
      <w:rPr>
        <w:rFonts w:ascii="Courier New" w:hAnsi="Courier New" w:cs="Courier New" w:hint="default"/>
      </w:rPr>
    </w:lvl>
    <w:lvl w:ilvl="5">
      <w:start w:val="1"/>
      <w:numFmt w:val="bullet"/>
      <w:lvlText w:val=""/>
      <w:lvlJc w:val="left"/>
      <w:pPr>
        <w:tabs>
          <w:tab w:val="left" w:pos="4680"/>
        </w:tabs>
        <w:ind w:left="4680" w:hanging="360"/>
      </w:pPr>
      <w:rPr>
        <w:rFonts w:ascii="Wingdings" w:hAnsi="Wingdings" w:hint="default"/>
      </w:rPr>
    </w:lvl>
    <w:lvl w:ilvl="6">
      <w:start w:val="1"/>
      <w:numFmt w:val="bullet"/>
      <w:lvlText w:val=""/>
      <w:lvlJc w:val="left"/>
      <w:pPr>
        <w:tabs>
          <w:tab w:val="left" w:pos="5400"/>
        </w:tabs>
        <w:ind w:left="5400" w:hanging="360"/>
      </w:pPr>
      <w:rPr>
        <w:rFonts w:ascii="Symbol" w:hAnsi="Symbol" w:hint="default"/>
      </w:rPr>
    </w:lvl>
    <w:lvl w:ilvl="7">
      <w:start w:val="1"/>
      <w:numFmt w:val="bullet"/>
      <w:lvlText w:val="o"/>
      <w:lvlJc w:val="left"/>
      <w:pPr>
        <w:tabs>
          <w:tab w:val="left" w:pos="6120"/>
        </w:tabs>
        <w:ind w:left="6120" w:hanging="360"/>
      </w:pPr>
      <w:rPr>
        <w:rFonts w:ascii="Courier New" w:hAnsi="Courier New" w:cs="Courier New" w:hint="default"/>
      </w:rPr>
    </w:lvl>
    <w:lvl w:ilvl="8">
      <w:start w:val="1"/>
      <w:numFmt w:val="bullet"/>
      <w:lvlText w:val=""/>
      <w:lvlJc w:val="left"/>
      <w:pPr>
        <w:tabs>
          <w:tab w:val="left" w:pos="6840"/>
        </w:tabs>
        <w:ind w:left="6840" w:hanging="360"/>
      </w:pPr>
      <w:rPr>
        <w:rFonts w:ascii="Wingdings" w:hAnsi="Wingdings" w:hint="default"/>
      </w:rPr>
    </w:lvl>
  </w:abstractNum>
  <w:abstractNum w:abstractNumId="44" w15:restartNumberingAfterBreak="0">
    <w:nsid w:val="4809579B"/>
    <w:multiLevelType w:val="hybridMultilevel"/>
    <w:tmpl w:val="3F1A4F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5" w15:restartNumberingAfterBreak="0">
    <w:nsid w:val="48385CBA"/>
    <w:multiLevelType w:val="hybridMultilevel"/>
    <w:tmpl w:val="062051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91C74CE"/>
    <w:multiLevelType w:val="hybridMultilevel"/>
    <w:tmpl w:val="AB2649B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4B63482E"/>
    <w:multiLevelType w:val="hybridMultilevel"/>
    <w:tmpl w:val="977C18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8" w15:restartNumberingAfterBreak="0">
    <w:nsid w:val="50C37D61"/>
    <w:multiLevelType w:val="hybridMultilevel"/>
    <w:tmpl w:val="13FAE28E"/>
    <w:lvl w:ilvl="0" w:tplc="4F803A96">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49" w15:restartNumberingAfterBreak="0">
    <w:nsid w:val="525B23EF"/>
    <w:multiLevelType w:val="multilevel"/>
    <w:tmpl w:val="525B23EF"/>
    <w:lvl w:ilvl="0">
      <w:start w:val="1"/>
      <w:numFmt w:val="bullet"/>
      <w:pStyle w:val="BodyTextbul"/>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0" w15:restartNumberingAfterBreak="0">
    <w:nsid w:val="52CB74C3"/>
    <w:multiLevelType w:val="hybridMultilevel"/>
    <w:tmpl w:val="CFD6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8981785"/>
    <w:multiLevelType w:val="hybridMultilevel"/>
    <w:tmpl w:val="220694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2" w15:restartNumberingAfterBreak="0">
    <w:nsid w:val="58F873EA"/>
    <w:multiLevelType w:val="multilevel"/>
    <w:tmpl w:val="58F873EA"/>
    <w:lvl w:ilvl="0">
      <w:start w:val="1"/>
      <w:numFmt w:val="decimal"/>
      <w:pStyle w:val="ProposalHeading1"/>
      <w:lvlText w:val="%1"/>
      <w:lvlJc w:val="left"/>
      <w:pPr>
        <w:tabs>
          <w:tab w:val="left" w:pos="420"/>
        </w:tabs>
        <w:ind w:left="420" w:hanging="420"/>
      </w:pPr>
      <w:rPr>
        <w:rFonts w:hint="default"/>
      </w:rPr>
    </w:lvl>
    <w:lvl w:ilvl="1">
      <w:start w:val="1"/>
      <w:numFmt w:val="decimal"/>
      <w:lvlText w:val="%1.%2"/>
      <w:lvlJc w:val="left"/>
      <w:pPr>
        <w:tabs>
          <w:tab w:val="left" w:pos="1080"/>
        </w:tabs>
        <w:ind w:left="1080" w:hanging="720"/>
      </w:pPr>
      <w:rPr>
        <w:rFonts w:ascii="Arial" w:hAnsi="Arial" w:cs="Arial" w:hint="default"/>
        <w:b/>
      </w:rPr>
    </w:lvl>
    <w:lvl w:ilvl="2">
      <w:start w:val="1"/>
      <w:numFmt w:val="decimal"/>
      <w:lvlText w:val="%1.%2.%3"/>
      <w:lvlJc w:val="left"/>
      <w:pPr>
        <w:tabs>
          <w:tab w:val="left" w:pos="1800"/>
        </w:tabs>
        <w:ind w:left="1800" w:hanging="1080"/>
      </w:pPr>
      <w:rPr>
        <w:rFonts w:hint="default"/>
      </w:rPr>
    </w:lvl>
    <w:lvl w:ilvl="3">
      <w:start w:val="1"/>
      <w:numFmt w:val="decimal"/>
      <w:lvlText w:val="%1.%2.%3.%4"/>
      <w:lvlJc w:val="left"/>
      <w:pPr>
        <w:tabs>
          <w:tab w:val="left" w:pos="2520"/>
        </w:tabs>
        <w:ind w:left="2520" w:hanging="1440"/>
      </w:pPr>
      <w:rPr>
        <w:rFonts w:hint="default"/>
      </w:rPr>
    </w:lvl>
    <w:lvl w:ilvl="4">
      <w:start w:val="1"/>
      <w:numFmt w:val="decimal"/>
      <w:lvlText w:val="%1.%2.%3.%4.%5"/>
      <w:lvlJc w:val="left"/>
      <w:pPr>
        <w:tabs>
          <w:tab w:val="left" w:pos="2880"/>
        </w:tabs>
        <w:ind w:left="2880" w:hanging="1440"/>
      </w:pPr>
      <w:rPr>
        <w:rFonts w:hint="default"/>
      </w:rPr>
    </w:lvl>
    <w:lvl w:ilvl="5">
      <w:start w:val="1"/>
      <w:numFmt w:val="decimal"/>
      <w:lvlText w:val="%1.%2.%3.%4.%5.%6"/>
      <w:lvlJc w:val="left"/>
      <w:pPr>
        <w:tabs>
          <w:tab w:val="left" w:pos="3600"/>
        </w:tabs>
        <w:ind w:left="3600" w:hanging="1800"/>
      </w:pPr>
      <w:rPr>
        <w:rFonts w:hint="default"/>
      </w:rPr>
    </w:lvl>
    <w:lvl w:ilvl="6">
      <w:start w:val="1"/>
      <w:numFmt w:val="decimal"/>
      <w:lvlText w:val="%1.%2.%3.%4.%5.%6.%7"/>
      <w:lvlJc w:val="left"/>
      <w:pPr>
        <w:tabs>
          <w:tab w:val="left" w:pos="4320"/>
        </w:tabs>
        <w:ind w:left="4320" w:hanging="2160"/>
      </w:pPr>
      <w:rPr>
        <w:rFonts w:hint="default"/>
      </w:rPr>
    </w:lvl>
    <w:lvl w:ilvl="7">
      <w:start w:val="1"/>
      <w:numFmt w:val="decimal"/>
      <w:lvlText w:val="%1.%2.%3.%4.%5.%6.%7.%8"/>
      <w:lvlJc w:val="left"/>
      <w:pPr>
        <w:tabs>
          <w:tab w:val="left" w:pos="5040"/>
        </w:tabs>
        <w:ind w:left="5040" w:hanging="2520"/>
      </w:pPr>
      <w:rPr>
        <w:rFonts w:hint="default"/>
      </w:rPr>
    </w:lvl>
    <w:lvl w:ilvl="8">
      <w:start w:val="1"/>
      <w:numFmt w:val="decimal"/>
      <w:lvlText w:val="%1.%2.%3.%4.%5.%6.%7.%8.%9"/>
      <w:lvlJc w:val="left"/>
      <w:pPr>
        <w:tabs>
          <w:tab w:val="left" w:pos="5760"/>
        </w:tabs>
        <w:ind w:left="5760" w:hanging="2880"/>
      </w:pPr>
      <w:rPr>
        <w:rFonts w:hint="default"/>
      </w:rPr>
    </w:lvl>
  </w:abstractNum>
  <w:abstractNum w:abstractNumId="53" w15:restartNumberingAfterBreak="0">
    <w:nsid w:val="5A57016C"/>
    <w:multiLevelType w:val="hybridMultilevel"/>
    <w:tmpl w:val="51D001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5A9D7F7C"/>
    <w:multiLevelType w:val="hybridMultilevel"/>
    <w:tmpl w:val="FDCE81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5B3C62FE"/>
    <w:multiLevelType w:val="hybridMultilevel"/>
    <w:tmpl w:val="28E674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5BE80AD3"/>
    <w:multiLevelType w:val="hybridMultilevel"/>
    <w:tmpl w:val="F2B82F2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5D1961F7"/>
    <w:multiLevelType w:val="hybridMultilevel"/>
    <w:tmpl w:val="3F76FA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8" w15:restartNumberingAfterBreak="0">
    <w:nsid w:val="5D2472C8"/>
    <w:multiLevelType w:val="hybridMultilevel"/>
    <w:tmpl w:val="2BC0B16C"/>
    <w:lvl w:ilvl="0" w:tplc="0BC4D79C">
      <w:start w:val="1"/>
      <w:numFmt w:val="bullet"/>
      <w:lvlText w:val=""/>
      <w:lvlJc w:val="left"/>
      <w:pPr>
        <w:ind w:left="397" w:hanging="37"/>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E070676"/>
    <w:multiLevelType w:val="hybridMultilevel"/>
    <w:tmpl w:val="90EC3EE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611122C2"/>
    <w:multiLevelType w:val="multilevel"/>
    <w:tmpl w:val="611122C2"/>
    <w:lvl w:ilvl="0">
      <w:start w:val="1"/>
      <w:numFmt w:val="bullet"/>
      <w:pStyle w:val="ListBulletL2"/>
      <w:lvlText w:val=""/>
      <w:lvlJc w:val="left"/>
      <w:pPr>
        <w:tabs>
          <w:tab w:val="left" w:pos="720"/>
        </w:tabs>
        <w:ind w:left="720"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1" w15:restartNumberingAfterBreak="0">
    <w:nsid w:val="61B35CA0"/>
    <w:multiLevelType w:val="hybridMultilevel"/>
    <w:tmpl w:val="F0E643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2" w15:restartNumberingAfterBreak="0">
    <w:nsid w:val="63E756E0"/>
    <w:multiLevelType w:val="multilevel"/>
    <w:tmpl w:val="63E756E0"/>
    <w:lvl w:ilvl="0">
      <w:start w:val="1"/>
      <w:numFmt w:val="decimal"/>
      <w:lvlText w:val="%1.0"/>
      <w:lvlJc w:val="left"/>
      <w:pPr>
        <w:tabs>
          <w:tab w:val="left" w:pos="480"/>
        </w:tabs>
        <w:ind w:left="480" w:hanging="480"/>
      </w:pPr>
      <w:rPr>
        <w:rFonts w:hint="default"/>
      </w:rPr>
    </w:lvl>
    <w:lvl w:ilvl="1">
      <w:start w:val="1"/>
      <w:numFmt w:val="decimal"/>
      <w:pStyle w:val="HeadingC"/>
      <w:lvlText w:val="%1.%2"/>
      <w:lvlJc w:val="left"/>
      <w:pPr>
        <w:tabs>
          <w:tab w:val="left" w:pos="1200"/>
        </w:tabs>
        <w:ind w:left="1200" w:hanging="480"/>
      </w:pPr>
      <w:rPr>
        <w:rFonts w:hint="default"/>
      </w:rPr>
    </w:lvl>
    <w:lvl w:ilvl="2">
      <w:start w:val="1"/>
      <w:numFmt w:val="decimal"/>
      <w:pStyle w:val="HeadingD"/>
      <w:lvlText w:val="%1.%2.%3"/>
      <w:lvlJc w:val="left"/>
      <w:pPr>
        <w:tabs>
          <w:tab w:val="left" w:pos="2160"/>
        </w:tabs>
        <w:ind w:left="2160" w:hanging="720"/>
      </w:pPr>
      <w:rPr>
        <w:rFonts w:hint="default"/>
      </w:rPr>
    </w:lvl>
    <w:lvl w:ilvl="3">
      <w:start w:val="1"/>
      <w:numFmt w:val="decimal"/>
      <w:lvlText w:val="%1.%2.%3.%4"/>
      <w:lvlJc w:val="left"/>
      <w:pPr>
        <w:tabs>
          <w:tab w:val="left" w:pos="2880"/>
        </w:tabs>
        <w:ind w:left="2880" w:hanging="720"/>
      </w:pPr>
      <w:rPr>
        <w:rFonts w:hint="default"/>
      </w:rPr>
    </w:lvl>
    <w:lvl w:ilvl="4">
      <w:start w:val="1"/>
      <w:numFmt w:val="decimal"/>
      <w:lvlText w:val="%1.%2.%3.%4.%5"/>
      <w:lvlJc w:val="left"/>
      <w:pPr>
        <w:tabs>
          <w:tab w:val="left" w:pos="3960"/>
        </w:tabs>
        <w:ind w:left="3960" w:hanging="1080"/>
      </w:pPr>
      <w:rPr>
        <w:rFonts w:hint="default"/>
      </w:rPr>
    </w:lvl>
    <w:lvl w:ilvl="5">
      <w:start w:val="1"/>
      <w:numFmt w:val="decimal"/>
      <w:lvlText w:val="%1.%2.%3.%4.%5.%6"/>
      <w:lvlJc w:val="left"/>
      <w:pPr>
        <w:tabs>
          <w:tab w:val="left" w:pos="4680"/>
        </w:tabs>
        <w:ind w:left="4680" w:hanging="1080"/>
      </w:pPr>
      <w:rPr>
        <w:rFonts w:hint="default"/>
      </w:rPr>
    </w:lvl>
    <w:lvl w:ilvl="6">
      <w:start w:val="1"/>
      <w:numFmt w:val="decimal"/>
      <w:lvlText w:val="%1.%2.%3.%4.%5.%6.%7"/>
      <w:lvlJc w:val="left"/>
      <w:pPr>
        <w:tabs>
          <w:tab w:val="left" w:pos="5760"/>
        </w:tabs>
        <w:ind w:left="5760" w:hanging="1440"/>
      </w:pPr>
      <w:rPr>
        <w:rFonts w:hint="default"/>
      </w:rPr>
    </w:lvl>
    <w:lvl w:ilvl="7">
      <w:start w:val="1"/>
      <w:numFmt w:val="decimal"/>
      <w:lvlText w:val="%1.%2.%3.%4.%5.%6.%7.%8"/>
      <w:lvlJc w:val="left"/>
      <w:pPr>
        <w:tabs>
          <w:tab w:val="left" w:pos="6480"/>
        </w:tabs>
        <w:ind w:left="6480" w:hanging="1440"/>
      </w:pPr>
      <w:rPr>
        <w:rFonts w:hint="default"/>
      </w:rPr>
    </w:lvl>
    <w:lvl w:ilvl="8">
      <w:start w:val="1"/>
      <w:numFmt w:val="decimal"/>
      <w:lvlText w:val="%1.%2.%3.%4.%5.%6.%7.%8.%9"/>
      <w:lvlJc w:val="left"/>
      <w:pPr>
        <w:tabs>
          <w:tab w:val="left" w:pos="7560"/>
        </w:tabs>
        <w:ind w:left="7560" w:hanging="1800"/>
      </w:pPr>
      <w:rPr>
        <w:rFonts w:hint="default"/>
      </w:rPr>
    </w:lvl>
  </w:abstractNum>
  <w:abstractNum w:abstractNumId="63" w15:restartNumberingAfterBreak="0">
    <w:nsid w:val="68752CF3"/>
    <w:multiLevelType w:val="hybridMultilevel"/>
    <w:tmpl w:val="28744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88922CB"/>
    <w:multiLevelType w:val="multilevel"/>
    <w:tmpl w:val="688922CB"/>
    <w:lvl w:ilvl="0">
      <w:start w:val="1"/>
      <w:numFmt w:val="bullet"/>
      <w:pStyle w:val="Normal11pt"/>
      <w:lvlText w:val=""/>
      <w:lvlJc w:val="left"/>
      <w:pPr>
        <w:tabs>
          <w:tab w:val="left" w:pos="360"/>
        </w:tabs>
        <w:ind w:left="360" w:hanging="360"/>
      </w:pPr>
      <w:rPr>
        <w:rFonts w:ascii="Symbol" w:hAnsi="Symbol" w:hint="default"/>
      </w:rPr>
    </w:lvl>
    <w:lvl w:ilvl="1">
      <w:start w:val="1"/>
      <w:numFmt w:val="bullet"/>
      <w:lvlText w:val="o"/>
      <w:lvlJc w:val="left"/>
      <w:pPr>
        <w:tabs>
          <w:tab w:val="left" w:pos="180"/>
        </w:tabs>
        <w:ind w:left="180" w:hanging="360"/>
      </w:pPr>
      <w:rPr>
        <w:rFonts w:ascii="Courier New" w:hAnsi="Courier New" w:cs="Courier New" w:hint="default"/>
      </w:rPr>
    </w:lvl>
    <w:lvl w:ilvl="2">
      <w:start w:val="1"/>
      <w:numFmt w:val="bullet"/>
      <w:lvlText w:val=""/>
      <w:lvlJc w:val="left"/>
      <w:pPr>
        <w:tabs>
          <w:tab w:val="left" w:pos="900"/>
        </w:tabs>
        <w:ind w:left="900" w:hanging="360"/>
      </w:pPr>
      <w:rPr>
        <w:rFonts w:ascii="Wingdings" w:hAnsi="Wingdings" w:hint="default"/>
      </w:rPr>
    </w:lvl>
    <w:lvl w:ilvl="3">
      <w:start w:val="1"/>
      <w:numFmt w:val="bullet"/>
      <w:lvlText w:val=""/>
      <w:lvlJc w:val="left"/>
      <w:pPr>
        <w:tabs>
          <w:tab w:val="left" w:pos="1620"/>
        </w:tabs>
        <w:ind w:left="1620" w:hanging="360"/>
      </w:pPr>
      <w:rPr>
        <w:rFonts w:ascii="Symbol" w:hAnsi="Symbol" w:hint="default"/>
      </w:rPr>
    </w:lvl>
    <w:lvl w:ilvl="4">
      <w:start w:val="1"/>
      <w:numFmt w:val="bullet"/>
      <w:lvlText w:val="o"/>
      <w:lvlJc w:val="left"/>
      <w:pPr>
        <w:tabs>
          <w:tab w:val="left" w:pos="2340"/>
        </w:tabs>
        <w:ind w:left="2340" w:hanging="360"/>
      </w:pPr>
      <w:rPr>
        <w:rFonts w:ascii="Courier New" w:hAnsi="Courier New" w:cs="Courier New" w:hint="default"/>
      </w:rPr>
    </w:lvl>
    <w:lvl w:ilvl="5">
      <w:start w:val="1"/>
      <w:numFmt w:val="bullet"/>
      <w:lvlText w:val=""/>
      <w:lvlJc w:val="left"/>
      <w:pPr>
        <w:tabs>
          <w:tab w:val="left" w:pos="3060"/>
        </w:tabs>
        <w:ind w:left="3060" w:hanging="360"/>
      </w:pPr>
      <w:rPr>
        <w:rFonts w:ascii="Wingdings" w:hAnsi="Wingdings" w:hint="default"/>
      </w:rPr>
    </w:lvl>
    <w:lvl w:ilvl="6">
      <w:start w:val="1"/>
      <w:numFmt w:val="bullet"/>
      <w:lvlText w:val=""/>
      <w:lvlJc w:val="left"/>
      <w:pPr>
        <w:tabs>
          <w:tab w:val="left" w:pos="3780"/>
        </w:tabs>
        <w:ind w:left="3780" w:hanging="360"/>
      </w:pPr>
      <w:rPr>
        <w:rFonts w:ascii="Symbol" w:hAnsi="Symbol" w:hint="default"/>
      </w:rPr>
    </w:lvl>
    <w:lvl w:ilvl="7">
      <w:start w:val="1"/>
      <w:numFmt w:val="bullet"/>
      <w:lvlText w:val="o"/>
      <w:lvlJc w:val="left"/>
      <w:pPr>
        <w:tabs>
          <w:tab w:val="left" w:pos="4500"/>
        </w:tabs>
        <w:ind w:left="4500" w:hanging="360"/>
      </w:pPr>
      <w:rPr>
        <w:rFonts w:ascii="Courier New" w:hAnsi="Courier New" w:cs="Courier New" w:hint="default"/>
      </w:rPr>
    </w:lvl>
    <w:lvl w:ilvl="8">
      <w:start w:val="1"/>
      <w:numFmt w:val="bullet"/>
      <w:lvlText w:val=""/>
      <w:lvlJc w:val="left"/>
      <w:pPr>
        <w:tabs>
          <w:tab w:val="left" w:pos="5220"/>
        </w:tabs>
        <w:ind w:left="5220" w:hanging="360"/>
      </w:pPr>
      <w:rPr>
        <w:rFonts w:ascii="Wingdings" w:hAnsi="Wingdings" w:hint="default"/>
      </w:rPr>
    </w:lvl>
  </w:abstractNum>
  <w:abstractNum w:abstractNumId="65" w15:restartNumberingAfterBreak="0">
    <w:nsid w:val="6A7D1C9E"/>
    <w:multiLevelType w:val="hybridMultilevel"/>
    <w:tmpl w:val="2B1EA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C14A92"/>
    <w:multiLevelType w:val="singleLevel"/>
    <w:tmpl w:val="6DC14A92"/>
    <w:lvl w:ilvl="0">
      <w:start w:val="1"/>
      <w:numFmt w:val="bullet"/>
      <w:pStyle w:val="CaseBullet"/>
      <w:lvlText w:val=""/>
      <w:lvlJc w:val="left"/>
      <w:pPr>
        <w:tabs>
          <w:tab w:val="left" w:pos="360"/>
        </w:tabs>
        <w:ind w:left="360" w:hanging="360"/>
      </w:pPr>
      <w:rPr>
        <w:rFonts w:ascii="Symbol" w:hAnsi="Symbol" w:hint="default"/>
        <w:sz w:val="20"/>
      </w:rPr>
    </w:lvl>
  </w:abstractNum>
  <w:abstractNum w:abstractNumId="67" w15:restartNumberingAfterBreak="0">
    <w:nsid w:val="6E0A4016"/>
    <w:multiLevelType w:val="hybridMultilevel"/>
    <w:tmpl w:val="9D044FAC"/>
    <w:lvl w:ilvl="0" w:tplc="0428E8AA">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6F3E5ED6"/>
    <w:multiLevelType w:val="hybridMultilevel"/>
    <w:tmpl w:val="3814A66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FD45FBC"/>
    <w:multiLevelType w:val="hybridMultilevel"/>
    <w:tmpl w:val="04629A7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0" w15:restartNumberingAfterBreak="0">
    <w:nsid w:val="714117FE"/>
    <w:multiLevelType w:val="multilevel"/>
    <w:tmpl w:val="714117FE"/>
    <w:lvl w:ilvl="0">
      <w:start w:val="1"/>
      <w:numFmt w:val="bullet"/>
      <w:pStyle w:val="CellBullet"/>
      <w:lvlText w:val=""/>
      <w:lvlJc w:val="left"/>
      <w:pPr>
        <w:tabs>
          <w:tab w:val="left" w:pos="360"/>
        </w:tabs>
        <w:ind w:left="360" w:hanging="360"/>
      </w:pPr>
      <w:rPr>
        <w:rFonts w:ascii="Wingdings" w:hAnsi="Wingdings" w:hint="default"/>
        <w:color w:val="003366"/>
        <w:sz w:val="2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1" w15:restartNumberingAfterBreak="0">
    <w:nsid w:val="7263177C"/>
    <w:multiLevelType w:val="hybridMultilevel"/>
    <w:tmpl w:val="4008F6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47C053B"/>
    <w:multiLevelType w:val="hybridMultilevel"/>
    <w:tmpl w:val="D06E86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67B2D0C"/>
    <w:multiLevelType w:val="hybridMultilevel"/>
    <w:tmpl w:val="C8E0E6E2"/>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4" w15:restartNumberingAfterBreak="0">
    <w:nsid w:val="7A9869A2"/>
    <w:multiLevelType w:val="hybridMultilevel"/>
    <w:tmpl w:val="852437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FF7777F"/>
    <w:multiLevelType w:val="hybridMultilevel"/>
    <w:tmpl w:val="16622130"/>
    <w:lvl w:ilvl="0" w:tplc="7278E17E">
      <w:start w:val="1"/>
      <w:numFmt w:val="bullet"/>
      <w:lvlText w:val="-"/>
      <w:lvlJc w:val="left"/>
      <w:pPr>
        <w:ind w:left="1080" w:hanging="360"/>
      </w:pPr>
      <w:rPr>
        <w:rFonts w:ascii="Calibri" w:eastAsia="Calibri" w:hAnsi="Calibri" w:cs="Calibri"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num w:numId="1">
    <w:abstractNumId w:val="4"/>
  </w:num>
  <w:num w:numId="2">
    <w:abstractNumId w:val="43"/>
  </w:num>
  <w:num w:numId="3">
    <w:abstractNumId w:val="2"/>
  </w:num>
  <w:num w:numId="4">
    <w:abstractNumId w:val="1"/>
  </w:num>
  <w:num w:numId="5">
    <w:abstractNumId w:val="0"/>
  </w:num>
  <w:num w:numId="6">
    <w:abstractNumId w:val="3"/>
  </w:num>
  <w:num w:numId="7">
    <w:abstractNumId w:val="27"/>
  </w:num>
  <w:num w:numId="8">
    <w:abstractNumId w:val="13"/>
  </w:num>
  <w:num w:numId="9">
    <w:abstractNumId w:val="42"/>
  </w:num>
  <w:num w:numId="10">
    <w:abstractNumId w:val="60"/>
  </w:num>
  <w:num w:numId="11">
    <w:abstractNumId w:val="64"/>
  </w:num>
  <w:num w:numId="12">
    <w:abstractNumId w:val="66"/>
  </w:num>
  <w:num w:numId="13">
    <w:abstractNumId w:val="36"/>
  </w:num>
  <w:num w:numId="14">
    <w:abstractNumId w:val="62"/>
  </w:num>
  <w:num w:numId="15">
    <w:abstractNumId w:val="30"/>
  </w:num>
  <w:num w:numId="16">
    <w:abstractNumId w:val="49"/>
  </w:num>
  <w:num w:numId="17">
    <w:abstractNumId w:val="70"/>
  </w:num>
  <w:num w:numId="18">
    <w:abstractNumId w:val="20"/>
  </w:num>
  <w:num w:numId="19">
    <w:abstractNumId w:val="40"/>
  </w:num>
  <w:num w:numId="20">
    <w:abstractNumId w:val="52"/>
  </w:num>
  <w:num w:numId="21">
    <w:abstractNumId w:val="25"/>
  </w:num>
  <w:num w:numId="22">
    <w:abstractNumId w:val="9"/>
  </w:num>
  <w:num w:numId="23">
    <w:abstractNumId w:val="24"/>
  </w:num>
  <w:num w:numId="24">
    <w:abstractNumId w:val="6"/>
  </w:num>
  <w:num w:numId="25">
    <w:abstractNumId w:val="38"/>
  </w:num>
  <w:num w:numId="26">
    <w:abstractNumId w:val="47"/>
  </w:num>
  <w:num w:numId="27">
    <w:abstractNumId w:val="44"/>
  </w:num>
  <w:num w:numId="28">
    <w:abstractNumId w:val="33"/>
  </w:num>
  <w:num w:numId="29">
    <w:abstractNumId w:val="61"/>
  </w:num>
  <w:num w:numId="30">
    <w:abstractNumId w:val="55"/>
  </w:num>
  <w:num w:numId="31">
    <w:abstractNumId w:val="51"/>
  </w:num>
  <w:num w:numId="32">
    <w:abstractNumId w:val="21"/>
  </w:num>
  <w:num w:numId="33">
    <w:abstractNumId w:val="41"/>
  </w:num>
  <w:num w:numId="34">
    <w:abstractNumId w:val="15"/>
  </w:num>
  <w:num w:numId="35">
    <w:abstractNumId w:val="4"/>
  </w:num>
  <w:num w:numId="36">
    <w:abstractNumId w:val="10"/>
  </w:num>
  <w:num w:numId="37">
    <w:abstractNumId w:val="5"/>
  </w:num>
  <w:num w:numId="38">
    <w:abstractNumId w:val="59"/>
  </w:num>
  <w:num w:numId="39">
    <w:abstractNumId w:val="4"/>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26"/>
  </w:num>
  <w:num w:numId="43">
    <w:abstractNumId w:val="72"/>
  </w:num>
  <w:num w:numId="44">
    <w:abstractNumId w:val="74"/>
  </w:num>
  <w:num w:numId="45">
    <w:abstractNumId w:val="39"/>
  </w:num>
  <w:num w:numId="46">
    <w:abstractNumId w:val="12"/>
  </w:num>
  <w:num w:numId="47">
    <w:abstractNumId w:val="23"/>
  </w:num>
  <w:num w:numId="48">
    <w:abstractNumId w:val="48"/>
  </w:num>
  <w:num w:numId="49">
    <w:abstractNumId w:val="73"/>
  </w:num>
  <w:num w:numId="50">
    <w:abstractNumId w:val="7"/>
  </w:num>
  <w:num w:numId="51">
    <w:abstractNumId w:val="68"/>
  </w:num>
  <w:num w:numId="52">
    <w:abstractNumId w:val="14"/>
  </w:num>
  <w:num w:numId="53">
    <w:abstractNumId w:val="8"/>
  </w:num>
  <w:num w:numId="54">
    <w:abstractNumId w:val="34"/>
  </w:num>
  <w:num w:numId="55">
    <w:abstractNumId w:val="54"/>
  </w:num>
  <w:num w:numId="56">
    <w:abstractNumId w:val="58"/>
  </w:num>
  <w:num w:numId="57">
    <w:abstractNumId w:val="63"/>
  </w:num>
  <w:num w:numId="58">
    <w:abstractNumId w:val="16"/>
  </w:num>
  <w:num w:numId="59">
    <w:abstractNumId w:val="17"/>
  </w:num>
  <w:num w:numId="60">
    <w:abstractNumId w:val="28"/>
  </w:num>
  <w:num w:numId="61">
    <w:abstractNumId w:val="18"/>
  </w:num>
  <w:num w:numId="62">
    <w:abstractNumId w:val="65"/>
  </w:num>
  <w:num w:numId="63">
    <w:abstractNumId w:val="67"/>
  </w:num>
  <w:num w:numId="64">
    <w:abstractNumId w:val="29"/>
  </w:num>
  <w:num w:numId="65">
    <w:abstractNumId w:val="56"/>
  </w:num>
  <w:num w:numId="66">
    <w:abstractNumId w:val="69"/>
  </w:num>
  <w:num w:numId="67">
    <w:abstractNumId w:val="45"/>
  </w:num>
  <w:num w:numId="68">
    <w:abstractNumId w:val="11"/>
  </w:num>
  <w:num w:numId="69">
    <w:abstractNumId w:val="71"/>
  </w:num>
  <w:num w:numId="70">
    <w:abstractNumId w:val="57"/>
  </w:num>
  <w:num w:numId="71">
    <w:abstractNumId w:val="46"/>
  </w:num>
  <w:num w:numId="72">
    <w:abstractNumId w:val="53"/>
  </w:num>
  <w:num w:numId="73">
    <w:abstractNumId w:val="32"/>
  </w:num>
  <w:num w:numId="74">
    <w:abstractNumId w:val="50"/>
  </w:num>
  <w:num w:numId="75">
    <w:abstractNumId w:val="35"/>
  </w:num>
  <w:num w:numId="76">
    <w:abstractNumId w:val="31"/>
  </w:num>
  <w:num w:numId="77">
    <w:abstractNumId w:val="75"/>
  </w:num>
  <w:num w:numId="78">
    <w:abstractNumId w:val="37"/>
  </w:num>
  <w:num w:numId="79">
    <w:abstractNumId w:val="4"/>
  </w:num>
  <w:num w:numId="80">
    <w:abstractNumId w:val="22"/>
  </w:num>
  <w:num w:numId="81">
    <w:abstractNumId w:val="4"/>
  </w:num>
  <w:numIdMacAtCleanup w:val="7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ingh qmax">
    <w15:presenceInfo w15:providerId="Windows Live" w15:userId="5f2cdc784dd00fd2"/>
  </w15:person>
  <w15:person w15:author="hari prasath">
    <w15:presenceInfo w15:providerId="Windows Live" w15:userId="dcee8dfa25d53c6e"/>
  </w15:person>
  <w15:person w15:author="Hari">
    <w15:presenceInfo w15:providerId="None" w15:userId="Ha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drawingGridHorizontalSpacing w:val="120"/>
  <w:noPunctuationKerning/>
  <w:characterSpacingControl w:val="doNotCompress"/>
  <w:hdrShapeDefaults>
    <o:shapedefaults v:ext="edit" spidmax="2059"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docVars>
    <w:docVar w:name="dgnword-docGUID" w:val="{A948DEC9-8567-4607-8A5B-F98138357F38}"/>
    <w:docVar w:name="dgnword-eventsink" w:val="22128064"/>
  </w:docVars>
  <w:rsids>
    <w:rsidRoot w:val="00172A27"/>
    <w:rsid w:val="AABF4E3A"/>
    <w:rsid w:val="C7EF5B27"/>
    <w:rsid w:val="EBDC02E6"/>
    <w:rsid w:val="FDE7545F"/>
    <w:rsid w:val="0000006F"/>
    <w:rsid w:val="00000D1F"/>
    <w:rsid w:val="000012A3"/>
    <w:rsid w:val="0000151E"/>
    <w:rsid w:val="00001541"/>
    <w:rsid w:val="00001AD9"/>
    <w:rsid w:val="000020B2"/>
    <w:rsid w:val="00004BE0"/>
    <w:rsid w:val="0000707F"/>
    <w:rsid w:val="00010D26"/>
    <w:rsid w:val="000110EA"/>
    <w:rsid w:val="0001187D"/>
    <w:rsid w:val="0001327F"/>
    <w:rsid w:val="0001364A"/>
    <w:rsid w:val="00014792"/>
    <w:rsid w:val="000156E4"/>
    <w:rsid w:val="0001721C"/>
    <w:rsid w:val="00022C36"/>
    <w:rsid w:val="00022D01"/>
    <w:rsid w:val="00023681"/>
    <w:rsid w:val="00030794"/>
    <w:rsid w:val="00030E1E"/>
    <w:rsid w:val="00031789"/>
    <w:rsid w:val="0003185F"/>
    <w:rsid w:val="00032159"/>
    <w:rsid w:val="00032BC3"/>
    <w:rsid w:val="000332E2"/>
    <w:rsid w:val="000346F8"/>
    <w:rsid w:val="00034850"/>
    <w:rsid w:val="000352EC"/>
    <w:rsid w:val="00036225"/>
    <w:rsid w:val="00040A2F"/>
    <w:rsid w:val="00042386"/>
    <w:rsid w:val="00042A7F"/>
    <w:rsid w:val="00042B76"/>
    <w:rsid w:val="00043306"/>
    <w:rsid w:val="00043517"/>
    <w:rsid w:val="00044CB3"/>
    <w:rsid w:val="00044CFE"/>
    <w:rsid w:val="000451D5"/>
    <w:rsid w:val="00045BA8"/>
    <w:rsid w:val="000467AE"/>
    <w:rsid w:val="00047F02"/>
    <w:rsid w:val="00051FC3"/>
    <w:rsid w:val="00054509"/>
    <w:rsid w:val="00054A78"/>
    <w:rsid w:val="00055BAA"/>
    <w:rsid w:val="00055E60"/>
    <w:rsid w:val="00060851"/>
    <w:rsid w:val="00060D7C"/>
    <w:rsid w:val="00061D95"/>
    <w:rsid w:val="000621B5"/>
    <w:rsid w:val="00063451"/>
    <w:rsid w:val="00065227"/>
    <w:rsid w:val="00065C7F"/>
    <w:rsid w:val="00067BC7"/>
    <w:rsid w:val="000741EC"/>
    <w:rsid w:val="00074B8F"/>
    <w:rsid w:val="00074BE1"/>
    <w:rsid w:val="000769BE"/>
    <w:rsid w:val="000774F2"/>
    <w:rsid w:val="00082AD8"/>
    <w:rsid w:val="0008370C"/>
    <w:rsid w:val="00083A63"/>
    <w:rsid w:val="0008424A"/>
    <w:rsid w:val="000851CE"/>
    <w:rsid w:val="000857DD"/>
    <w:rsid w:val="000865C9"/>
    <w:rsid w:val="00086FB0"/>
    <w:rsid w:val="000903F7"/>
    <w:rsid w:val="00090803"/>
    <w:rsid w:val="000916B3"/>
    <w:rsid w:val="000922C2"/>
    <w:rsid w:val="00092571"/>
    <w:rsid w:val="00092931"/>
    <w:rsid w:val="0009317D"/>
    <w:rsid w:val="00094090"/>
    <w:rsid w:val="000957D1"/>
    <w:rsid w:val="0009656F"/>
    <w:rsid w:val="000A0ABC"/>
    <w:rsid w:val="000A0CE1"/>
    <w:rsid w:val="000A303F"/>
    <w:rsid w:val="000B0991"/>
    <w:rsid w:val="000B3B95"/>
    <w:rsid w:val="000B3F19"/>
    <w:rsid w:val="000B5388"/>
    <w:rsid w:val="000B58A0"/>
    <w:rsid w:val="000B636C"/>
    <w:rsid w:val="000B6C45"/>
    <w:rsid w:val="000B6C67"/>
    <w:rsid w:val="000B6DC5"/>
    <w:rsid w:val="000B7F42"/>
    <w:rsid w:val="000C044E"/>
    <w:rsid w:val="000C097A"/>
    <w:rsid w:val="000C2CB1"/>
    <w:rsid w:val="000C30FC"/>
    <w:rsid w:val="000C382A"/>
    <w:rsid w:val="000C4D3F"/>
    <w:rsid w:val="000C5D66"/>
    <w:rsid w:val="000C6226"/>
    <w:rsid w:val="000C6565"/>
    <w:rsid w:val="000C6A51"/>
    <w:rsid w:val="000C6BA8"/>
    <w:rsid w:val="000D238E"/>
    <w:rsid w:val="000D2B8D"/>
    <w:rsid w:val="000D4E87"/>
    <w:rsid w:val="000D5586"/>
    <w:rsid w:val="000D5B3B"/>
    <w:rsid w:val="000E0624"/>
    <w:rsid w:val="000E14A7"/>
    <w:rsid w:val="000E174A"/>
    <w:rsid w:val="000E29B6"/>
    <w:rsid w:val="000E2CD6"/>
    <w:rsid w:val="000E3F73"/>
    <w:rsid w:val="000E4E8D"/>
    <w:rsid w:val="000E6446"/>
    <w:rsid w:val="000E7780"/>
    <w:rsid w:val="000F0776"/>
    <w:rsid w:val="000F08F6"/>
    <w:rsid w:val="000F1D74"/>
    <w:rsid w:val="000F21AA"/>
    <w:rsid w:val="000F4870"/>
    <w:rsid w:val="000F539E"/>
    <w:rsid w:val="000F6516"/>
    <w:rsid w:val="000F666A"/>
    <w:rsid w:val="001000F0"/>
    <w:rsid w:val="0010094A"/>
    <w:rsid w:val="00101465"/>
    <w:rsid w:val="00105C36"/>
    <w:rsid w:val="00107B7E"/>
    <w:rsid w:val="00110F05"/>
    <w:rsid w:val="001112F4"/>
    <w:rsid w:val="001127B4"/>
    <w:rsid w:val="00113504"/>
    <w:rsid w:val="00114051"/>
    <w:rsid w:val="0011456C"/>
    <w:rsid w:val="001146EE"/>
    <w:rsid w:val="0011528D"/>
    <w:rsid w:val="001163A0"/>
    <w:rsid w:val="00116D5C"/>
    <w:rsid w:val="0012016D"/>
    <w:rsid w:val="001206DC"/>
    <w:rsid w:val="001218A3"/>
    <w:rsid w:val="00123B8F"/>
    <w:rsid w:val="00123E2B"/>
    <w:rsid w:val="001247D6"/>
    <w:rsid w:val="00125969"/>
    <w:rsid w:val="001317C8"/>
    <w:rsid w:val="00131D4A"/>
    <w:rsid w:val="0013223E"/>
    <w:rsid w:val="001337CB"/>
    <w:rsid w:val="00134581"/>
    <w:rsid w:val="00134EEF"/>
    <w:rsid w:val="00135BFD"/>
    <w:rsid w:val="00136CF0"/>
    <w:rsid w:val="00137235"/>
    <w:rsid w:val="00137A3E"/>
    <w:rsid w:val="00137B09"/>
    <w:rsid w:val="00137EC0"/>
    <w:rsid w:val="00140D21"/>
    <w:rsid w:val="00142CE6"/>
    <w:rsid w:val="001436A6"/>
    <w:rsid w:val="001449D1"/>
    <w:rsid w:val="00146E14"/>
    <w:rsid w:val="00150F30"/>
    <w:rsid w:val="00151490"/>
    <w:rsid w:val="00153030"/>
    <w:rsid w:val="0015394A"/>
    <w:rsid w:val="001541EB"/>
    <w:rsid w:val="001546DF"/>
    <w:rsid w:val="00154B98"/>
    <w:rsid w:val="001552C0"/>
    <w:rsid w:val="001553F8"/>
    <w:rsid w:val="00155EC1"/>
    <w:rsid w:val="001563B5"/>
    <w:rsid w:val="00156BD7"/>
    <w:rsid w:val="001608D9"/>
    <w:rsid w:val="00160CC2"/>
    <w:rsid w:val="00161D06"/>
    <w:rsid w:val="00161D22"/>
    <w:rsid w:val="00162C80"/>
    <w:rsid w:val="00163E98"/>
    <w:rsid w:val="00164C78"/>
    <w:rsid w:val="001656BB"/>
    <w:rsid w:val="00165A31"/>
    <w:rsid w:val="00166306"/>
    <w:rsid w:val="00166628"/>
    <w:rsid w:val="00166D44"/>
    <w:rsid w:val="00167AFF"/>
    <w:rsid w:val="0017010B"/>
    <w:rsid w:val="00172226"/>
    <w:rsid w:val="00172A27"/>
    <w:rsid w:val="00172A5D"/>
    <w:rsid w:val="00172D85"/>
    <w:rsid w:val="00182A71"/>
    <w:rsid w:val="00182AB4"/>
    <w:rsid w:val="00183786"/>
    <w:rsid w:val="0018385B"/>
    <w:rsid w:val="001838F0"/>
    <w:rsid w:val="001843D5"/>
    <w:rsid w:val="001844DC"/>
    <w:rsid w:val="00186756"/>
    <w:rsid w:val="00186B4A"/>
    <w:rsid w:val="00187666"/>
    <w:rsid w:val="00187894"/>
    <w:rsid w:val="001879BC"/>
    <w:rsid w:val="00191A88"/>
    <w:rsid w:val="00192CD9"/>
    <w:rsid w:val="00193374"/>
    <w:rsid w:val="001976A0"/>
    <w:rsid w:val="00197F17"/>
    <w:rsid w:val="001A039C"/>
    <w:rsid w:val="001A2BF2"/>
    <w:rsid w:val="001A2E92"/>
    <w:rsid w:val="001A6586"/>
    <w:rsid w:val="001A6618"/>
    <w:rsid w:val="001A6C20"/>
    <w:rsid w:val="001A751C"/>
    <w:rsid w:val="001B1770"/>
    <w:rsid w:val="001B21AE"/>
    <w:rsid w:val="001B2894"/>
    <w:rsid w:val="001B30DA"/>
    <w:rsid w:val="001B3139"/>
    <w:rsid w:val="001B4A60"/>
    <w:rsid w:val="001B4DD0"/>
    <w:rsid w:val="001B4FE6"/>
    <w:rsid w:val="001B6BC9"/>
    <w:rsid w:val="001B700F"/>
    <w:rsid w:val="001B71E0"/>
    <w:rsid w:val="001C0451"/>
    <w:rsid w:val="001C1D81"/>
    <w:rsid w:val="001C207A"/>
    <w:rsid w:val="001C22A8"/>
    <w:rsid w:val="001D00B7"/>
    <w:rsid w:val="001D12D2"/>
    <w:rsid w:val="001D3402"/>
    <w:rsid w:val="001D580C"/>
    <w:rsid w:val="001D58A6"/>
    <w:rsid w:val="001D6BFC"/>
    <w:rsid w:val="001D78FF"/>
    <w:rsid w:val="001D7C20"/>
    <w:rsid w:val="001E09BC"/>
    <w:rsid w:val="001E0C92"/>
    <w:rsid w:val="001E120F"/>
    <w:rsid w:val="001E143F"/>
    <w:rsid w:val="001E22C1"/>
    <w:rsid w:val="001E2625"/>
    <w:rsid w:val="001E32CB"/>
    <w:rsid w:val="001E545A"/>
    <w:rsid w:val="001E6126"/>
    <w:rsid w:val="001F4701"/>
    <w:rsid w:val="001F5C01"/>
    <w:rsid w:val="001F6423"/>
    <w:rsid w:val="0020126F"/>
    <w:rsid w:val="002019E7"/>
    <w:rsid w:val="00202FAA"/>
    <w:rsid w:val="00203AE7"/>
    <w:rsid w:val="00204682"/>
    <w:rsid w:val="002046FA"/>
    <w:rsid w:val="00205CF5"/>
    <w:rsid w:val="00214A6A"/>
    <w:rsid w:val="00215B00"/>
    <w:rsid w:val="002162BB"/>
    <w:rsid w:val="002166D7"/>
    <w:rsid w:val="00217534"/>
    <w:rsid w:val="00220D3B"/>
    <w:rsid w:val="002246D4"/>
    <w:rsid w:val="00225994"/>
    <w:rsid w:val="00225F6B"/>
    <w:rsid w:val="002270FA"/>
    <w:rsid w:val="002307D2"/>
    <w:rsid w:val="00230CFA"/>
    <w:rsid w:val="002310B7"/>
    <w:rsid w:val="00231346"/>
    <w:rsid w:val="002341B9"/>
    <w:rsid w:val="00234ACB"/>
    <w:rsid w:val="00236656"/>
    <w:rsid w:val="00240EEA"/>
    <w:rsid w:val="00242074"/>
    <w:rsid w:val="00243473"/>
    <w:rsid w:val="00244712"/>
    <w:rsid w:val="00247DCC"/>
    <w:rsid w:val="002520CF"/>
    <w:rsid w:val="0025282D"/>
    <w:rsid w:val="0025388B"/>
    <w:rsid w:val="00255A7B"/>
    <w:rsid w:val="00255F85"/>
    <w:rsid w:val="00255FF9"/>
    <w:rsid w:val="002563CE"/>
    <w:rsid w:val="00256C26"/>
    <w:rsid w:val="00256D28"/>
    <w:rsid w:val="00262F23"/>
    <w:rsid w:val="0026316D"/>
    <w:rsid w:val="00264FAE"/>
    <w:rsid w:val="0026535F"/>
    <w:rsid w:val="00265471"/>
    <w:rsid w:val="00265A16"/>
    <w:rsid w:val="0027039A"/>
    <w:rsid w:val="00272DBC"/>
    <w:rsid w:val="0027399A"/>
    <w:rsid w:val="002742E9"/>
    <w:rsid w:val="00275FFC"/>
    <w:rsid w:val="0027678E"/>
    <w:rsid w:val="00276DEF"/>
    <w:rsid w:val="002770C0"/>
    <w:rsid w:val="002772EF"/>
    <w:rsid w:val="00280152"/>
    <w:rsid w:val="00281C7C"/>
    <w:rsid w:val="00282224"/>
    <w:rsid w:val="00285EC0"/>
    <w:rsid w:val="00287B9F"/>
    <w:rsid w:val="00287F29"/>
    <w:rsid w:val="002915C3"/>
    <w:rsid w:val="00292237"/>
    <w:rsid w:val="00293E96"/>
    <w:rsid w:val="00297772"/>
    <w:rsid w:val="002A0CF1"/>
    <w:rsid w:val="002A210A"/>
    <w:rsid w:val="002A7818"/>
    <w:rsid w:val="002A7C8D"/>
    <w:rsid w:val="002B3A50"/>
    <w:rsid w:val="002B4453"/>
    <w:rsid w:val="002B5227"/>
    <w:rsid w:val="002B582D"/>
    <w:rsid w:val="002B6D5B"/>
    <w:rsid w:val="002B7785"/>
    <w:rsid w:val="002C107B"/>
    <w:rsid w:val="002C1CD6"/>
    <w:rsid w:val="002C1F1C"/>
    <w:rsid w:val="002C409D"/>
    <w:rsid w:val="002C5F74"/>
    <w:rsid w:val="002D088F"/>
    <w:rsid w:val="002D119E"/>
    <w:rsid w:val="002D3E38"/>
    <w:rsid w:val="002D4ED7"/>
    <w:rsid w:val="002D5B6E"/>
    <w:rsid w:val="002D72DE"/>
    <w:rsid w:val="002D742F"/>
    <w:rsid w:val="002D7E10"/>
    <w:rsid w:val="002E20A7"/>
    <w:rsid w:val="002E25FB"/>
    <w:rsid w:val="002E2638"/>
    <w:rsid w:val="002E274F"/>
    <w:rsid w:val="002E33F2"/>
    <w:rsid w:val="002E3E93"/>
    <w:rsid w:val="002E58D4"/>
    <w:rsid w:val="002E647C"/>
    <w:rsid w:val="002E6A00"/>
    <w:rsid w:val="002E7D20"/>
    <w:rsid w:val="002F1978"/>
    <w:rsid w:val="002F1C5D"/>
    <w:rsid w:val="002F3431"/>
    <w:rsid w:val="002F4DFB"/>
    <w:rsid w:val="002F4F65"/>
    <w:rsid w:val="002F56A7"/>
    <w:rsid w:val="002F7DDC"/>
    <w:rsid w:val="00300ED7"/>
    <w:rsid w:val="00300F33"/>
    <w:rsid w:val="003012D0"/>
    <w:rsid w:val="003018FE"/>
    <w:rsid w:val="00302451"/>
    <w:rsid w:val="003025A5"/>
    <w:rsid w:val="00302878"/>
    <w:rsid w:val="00303866"/>
    <w:rsid w:val="00307AEB"/>
    <w:rsid w:val="00310B14"/>
    <w:rsid w:val="00310FEA"/>
    <w:rsid w:val="003123E6"/>
    <w:rsid w:val="00312517"/>
    <w:rsid w:val="00312FF7"/>
    <w:rsid w:val="003148C2"/>
    <w:rsid w:val="003166EE"/>
    <w:rsid w:val="00321AB0"/>
    <w:rsid w:val="00322F8F"/>
    <w:rsid w:val="0032347E"/>
    <w:rsid w:val="00325AD0"/>
    <w:rsid w:val="00326FE0"/>
    <w:rsid w:val="0032781A"/>
    <w:rsid w:val="00330D14"/>
    <w:rsid w:val="00331696"/>
    <w:rsid w:val="003319BB"/>
    <w:rsid w:val="00332B8B"/>
    <w:rsid w:val="003338F3"/>
    <w:rsid w:val="003348FA"/>
    <w:rsid w:val="0033507E"/>
    <w:rsid w:val="0033554B"/>
    <w:rsid w:val="00335F01"/>
    <w:rsid w:val="003363AF"/>
    <w:rsid w:val="00336FC0"/>
    <w:rsid w:val="00340274"/>
    <w:rsid w:val="003408C5"/>
    <w:rsid w:val="00341DC0"/>
    <w:rsid w:val="00342BF7"/>
    <w:rsid w:val="003455C1"/>
    <w:rsid w:val="003457E4"/>
    <w:rsid w:val="003461DF"/>
    <w:rsid w:val="003475ED"/>
    <w:rsid w:val="00347B3D"/>
    <w:rsid w:val="00350247"/>
    <w:rsid w:val="00350610"/>
    <w:rsid w:val="00350EDC"/>
    <w:rsid w:val="003512E6"/>
    <w:rsid w:val="00355293"/>
    <w:rsid w:val="0035540D"/>
    <w:rsid w:val="00355841"/>
    <w:rsid w:val="00357130"/>
    <w:rsid w:val="003617FD"/>
    <w:rsid w:val="00361940"/>
    <w:rsid w:val="00364433"/>
    <w:rsid w:val="00367FFE"/>
    <w:rsid w:val="0037000B"/>
    <w:rsid w:val="0037054D"/>
    <w:rsid w:val="00371528"/>
    <w:rsid w:val="003741CD"/>
    <w:rsid w:val="00375E46"/>
    <w:rsid w:val="00375EB4"/>
    <w:rsid w:val="00377BE9"/>
    <w:rsid w:val="00377E6D"/>
    <w:rsid w:val="00380496"/>
    <w:rsid w:val="00380673"/>
    <w:rsid w:val="00380DAA"/>
    <w:rsid w:val="003819CD"/>
    <w:rsid w:val="00383138"/>
    <w:rsid w:val="00383582"/>
    <w:rsid w:val="00384BFA"/>
    <w:rsid w:val="003853D5"/>
    <w:rsid w:val="00385435"/>
    <w:rsid w:val="003856E3"/>
    <w:rsid w:val="00390B03"/>
    <w:rsid w:val="00390D68"/>
    <w:rsid w:val="00391480"/>
    <w:rsid w:val="00391E9A"/>
    <w:rsid w:val="0039218C"/>
    <w:rsid w:val="00392A2F"/>
    <w:rsid w:val="00392AA6"/>
    <w:rsid w:val="003953E3"/>
    <w:rsid w:val="003965B5"/>
    <w:rsid w:val="00396E1B"/>
    <w:rsid w:val="003973E9"/>
    <w:rsid w:val="003A0142"/>
    <w:rsid w:val="003A0937"/>
    <w:rsid w:val="003A11DA"/>
    <w:rsid w:val="003A1B2E"/>
    <w:rsid w:val="003A27E8"/>
    <w:rsid w:val="003A4BA2"/>
    <w:rsid w:val="003A4DFD"/>
    <w:rsid w:val="003A533D"/>
    <w:rsid w:val="003A5426"/>
    <w:rsid w:val="003B04DF"/>
    <w:rsid w:val="003B1A72"/>
    <w:rsid w:val="003B478D"/>
    <w:rsid w:val="003B58FB"/>
    <w:rsid w:val="003B6D8F"/>
    <w:rsid w:val="003B6FE4"/>
    <w:rsid w:val="003B722E"/>
    <w:rsid w:val="003B72BD"/>
    <w:rsid w:val="003B7A64"/>
    <w:rsid w:val="003C0BD3"/>
    <w:rsid w:val="003C10AB"/>
    <w:rsid w:val="003C4822"/>
    <w:rsid w:val="003C6309"/>
    <w:rsid w:val="003C6AB5"/>
    <w:rsid w:val="003C6EFD"/>
    <w:rsid w:val="003C7DCA"/>
    <w:rsid w:val="003D370A"/>
    <w:rsid w:val="003D4E38"/>
    <w:rsid w:val="003D5315"/>
    <w:rsid w:val="003D7E9B"/>
    <w:rsid w:val="003E03A8"/>
    <w:rsid w:val="003E076B"/>
    <w:rsid w:val="003E17D9"/>
    <w:rsid w:val="003E18B9"/>
    <w:rsid w:val="003E274E"/>
    <w:rsid w:val="003E3E9D"/>
    <w:rsid w:val="003E4C0A"/>
    <w:rsid w:val="003E51B2"/>
    <w:rsid w:val="003E5CC0"/>
    <w:rsid w:val="003E637F"/>
    <w:rsid w:val="003E6D14"/>
    <w:rsid w:val="003E770D"/>
    <w:rsid w:val="003E7C27"/>
    <w:rsid w:val="003F1462"/>
    <w:rsid w:val="003F1C5F"/>
    <w:rsid w:val="003F2B89"/>
    <w:rsid w:val="003F2EC8"/>
    <w:rsid w:val="003F32ED"/>
    <w:rsid w:val="003F3B28"/>
    <w:rsid w:val="003F47D9"/>
    <w:rsid w:val="003F4C6A"/>
    <w:rsid w:val="003F57F7"/>
    <w:rsid w:val="003F6FE6"/>
    <w:rsid w:val="003F78DF"/>
    <w:rsid w:val="00400F00"/>
    <w:rsid w:val="00401638"/>
    <w:rsid w:val="00402C8C"/>
    <w:rsid w:val="00402D93"/>
    <w:rsid w:val="00403094"/>
    <w:rsid w:val="00403D84"/>
    <w:rsid w:val="00404406"/>
    <w:rsid w:val="0040553C"/>
    <w:rsid w:val="004058B0"/>
    <w:rsid w:val="0040683E"/>
    <w:rsid w:val="00406E92"/>
    <w:rsid w:val="00411AE7"/>
    <w:rsid w:val="00411C5C"/>
    <w:rsid w:val="00412A7C"/>
    <w:rsid w:val="004166D7"/>
    <w:rsid w:val="00416EE6"/>
    <w:rsid w:val="004207AF"/>
    <w:rsid w:val="00421B61"/>
    <w:rsid w:val="00421C1F"/>
    <w:rsid w:val="0042268D"/>
    <w:rsid w:val="00422A7A"/>
    <w:rsid w:val="00424543"/>
    <w:rsid w:val="00426C00"/>
    <w:rsid w:val="00427A60"/>
    <w:rsid w:val="0043013D"/>
    <w:rsid w:val="004310FE"/>
    <w:rsid w:val="004311B6"/>
    <w:rsid w:val="004313B2"/>
    <w:rsid w:val="0043219F"/>
    <w:rsid w:val="00432860"/>
    <w:rsid w:val="004333FF"/>
    <w:rsid w:val="0043448C"/>
    <w:rsid w:val="00437BCD"/>
    <w:rsid w:val="00437C39"/>
    <w:rsid w:val="00441E49"/>
    <w:rsid w:val="0044311E"/>
    <w:rsid w:val="004441B3"/>
    <w:rsid w:val="004442E2"/>
    <w:rsid w:val="00445647"/>
    <w:rsid w:val="00445DF4"/>
    <w:rsid w:val="004467AA"/>
    <w:rsid w:val="00450B5E"/>
    <w:rsid w:val="0045293C"/>
    <w:rsid w:val="00453352"/>
    <w:rsid w:val="00453982"/>
    <w:rsid w:val="00453C91"/>
    <w:rsid w:val="00455A1E"/>
    <w:rsid w:val="004571B8"/>
    <w:rsid w:val="0046243E"/>
    <w:rsid w:val="004632ED"/>
    <w:rsid w:val="004646D5"/>
    <w:rsid w:val="00464FFC"/>
    <w:rsid w:val="0046554A"/>
    <w:rsid w:val="004659E1"/>
    <w:rsid w:val="00472E7A"/>
    <w:rsid w:val="004740DD"/>
    <w:rsid w:val="00475601"/>
    <w:rsid w:val="00475AC3"/>
    <w:rsid w:val="004760C6"/>
    <w:rsid w:val="00476546"/>
    <w:rsid w:val="00476889"/>
    <w:rsid w:val="00477C3E"/>
    <w:rsid w:val="00481841"/>
    <w:rsid w:val="004821BB"/>
    <w:rsid w:val="004823AD"/>
    <w:rsid w:val="00482E26"/>
    <w:rsid w:val="00483873"/>
    <w:rsid w:val="00483E7D"/>
    <w:rsid w:val="0048432B"/>
    <w:rsid w:val="00484D8C"/>
    <w:rsid w:val="00484DCC"/>
    <w:rsid w:val="00485331"/>
    <w:rsid w:val="0048568C"/>
    <w:rsid w:val="00485B8D"/>
    <w:rsid w:val="004862DD"/>
    <w:rsid w:val="00487460"/>
    <w:rsid w:val="0049071F"/>
    <w:rsid w:val="00490963"/>
    <w:rsid w:val="0049179B"/>
    <w:rsid w:val="004927AA"/>
    <w:rsid w:val="0049296A"/>
    <w:rsid w:val="00492B96"/>
    <w:rsid w:val="00493BF4"/>
    <w:rsid w:val="00495042"/>
    <w:rsid w:val="004954FF"/>
    <w:rsid w:val="00496F09"/>
    <w:rsid w:val="004972C1"/>
    <w:rsid w:val="004A00AA"/>
    <w:rsid w:val="004A1264"/>
    <w:rsid w:val="004A1B2E"/>
    <w:rsid w:val="004A256D"/>
    <w:rsid w:val="004A31ED"/>
    <w:rsid w:val="004A3DA0"/>
    <w:rsid w:val="004A6A0D"/>
    <w:rsid w:val="004B0809"/>
    <w:rsid w:val="004B379D"/>
    <w:rsid w:val="004B66B1"/>
    <w:rsid w:val="004B670A"/>
    <w:rsid w:val="004B6C1C"/>
    <w:rsid w:val="004C4291"/>
    <w:rsid w:val="004C5210"/>
    <w:rsid w:val="004C7063"/>
    <w:rsid w:val="004D7264"/>
    <w:rsid w:val="004E027C"/>
    <w:rsid w:val="004E12BA"/>
    <w:rsid w:val="004E1C5D"/>
    <w:rsid w:val="004E2098"/>
    <w:rsid w:val="004E2C11"/>
    <w:rsid w:val="004E34FC"/>
    <w:rsid w:val="004E47A6"/>
    <w:rsid w:val="004E5615"/>
    <w:rsid w:val="004E5980"/>
    <w:rsid w:val="004E5C48"/>
    <w:rsid w:val="004E7F1B"/>
    <w:rsid w:val="004F1F20"/>
    <w:rsid w:val="004F3B26"/>
    <w:rsid w:val="004F3C0D"/>
    <w:rsid w:val="004F53B3"/>
    <w:rsid w:val="004F618D"/>
    <w:rsid w:val="00500CC4"/>
    <w:rsid w:val="0050525A"/>
    <w:rsid w:val="0050607B"/>
    <w:rsid w:val="00506BDB"/>
    <w:rsid w:val="00506F10"/>
    <w:rsid w:val="00507F23"/>
    <w:rsid w:val="00510AC2"/>
    <w:rsid w:val="0051168B"/>
    <w:rsid w:val="00513425"/>
    <w:rsid w:val="0051400A"/>
    <w:rsid w:val="0051477A"/>
    <w:rsid w:val="00514C95"/>
    <w:rsid w:val="00515071"/>
    <w:rsid w:val="005166D6"/>
    <w:rsid w:val="00517C9E"/>
    <w:rsid w:val="005243EF"/>
    <w:rsid w:val="00524F3D"/>
    <w:rsid w:val="00525C5C"/>
    <w:rsid w:val="00526003"/>
    <w:rsid w:val="00526339"/>
    <w:rsid w:val="00527E65"/>
    <w:rsid w:val="005316FE"/>
    <w:rsid w:val="0053527C"/>
    <w:rsid w:val="0053579B"/>
    <w:rsid w:val="005368B5"/>
    <w:rsid w:val="0054084E"/>
    <w:rsid w:val="0054090F"/>
    <w:rsid w:val="00541531"/>
    <w:rsid w:val="0054240D"/>
    <w:rsid w:val="00542C47"/>
    <w:rsid w:val="005432A3"/>
    <w:rsid w:val="005437F6"/>
    <w:rsid w:val="005447CF"/>
    <w:rsid w:val="00544ACD"/>
    <w:rsid w:val="00544C64"/>
    <w:rsid w:val="00544F14"/>
    <w:rsid w:val="005454E4"/>
    <w:rsid w:val="005464F9"/>
    <w:rsid w:val="00551183"/>
    <w:rsid w:val="00551D77"/>
    <w:rsid w:val="00554543"/>
    <w:rsid w:val="0055557D"/>
    <w:rsid w:val="00556235"/>
    <w:rsid w:val="0056024D"/>
    <w:rsid w:val="005661EF"/>
    <w:rsid w:val="00566D26"/>
    <w:rsid w:val="00567AF9"/>
    <w:rsid w:val="00567BFC"/>
    <w:rsid w:val="00570505"/>
    <w:rsid w:val="00571466"/>
    <w:rsid w:val="00571B03"/>
    <w:rsid w:val="00571FF9"/>
    <w:rsid w:val="00572138"/>
    <w:rsid w:val="005724D1"/>
    <w:rsid w:val="00574430"/>
    <w:rsid w:val="005749CD"/>
    <w:rsid w:val="00574D2C"/>
    <w:rsid w:val="00576696"/>
    <w:rsid w:val="0058019A"/>
    <w:rsid w:val="00580497"/>
    <w:rsid w:val="00581E3F"/>
    <w:rsid w:val="0058262E"/>
    <w:rsid w:val="00582F70"/>
    <w:rsid w:val="00584E05"/>
    <w:rsid w:val="00585818"/>
    <w:rsid w:val="005858D3"/>
    <w:rsid w:val="00585A9E"/>
    <w:rsid w:val="00586024"/>
    <w:rsid w:val="005874BF"/>
    <w:rsid w:val="0059267A"/>
    <w:rsid w:val="00594A18"/>
    <w:rsid w:val="00594CB2"/>
    <w:rsid w:val="005965EF"/>
    <w:rsid w:val="005968A6"/>
    <w:rsid w:val="005A03C2"/>
    <w:rsid w:val="005A1CA1"/>
    <w:rsid w:val="005A5AD5"/>
    <w:rsid w:val="005A698D"/>
    <w:rsid w:val="005A7E8E"/>
    <w:rsid w:val="005B24F7"/>
    <w:rsid w:val="005B2B19"/>
    <w:rsid w:val="005B4433"/>
    <w:rsid w:val="005B4BE8"/>
    <w:rsid w:val="005B51C6"/>
    <w:rsid w:val="005B652C"/>
    <w:rsid w:val="005B698C"/>
    <w:rsid w:val="005B69A6"/>
    <w:rsid w:val="005B6BE3"/>
    <w:rsid w:val="005B6C4F"/>
    <w:rsid w:val="005B7B3F"/>
    <w:rsid w:val="005C03CB"/>
    <w:rsid w:val="005C2382"/>
    <w:rsid w:val="005C2EDA"/>
    <w:rsid w:val="005C2F4F"/>
    <w:rsid w:val="005C38B6"/>
    <w:rsid w:val="005C3FC1"/>
    <w:rsid w:val="005C4C65"/>
    <w:rsid w:val="005C6456"/>
    <w:rsid w:val="005D0A3F"/>
    <w:rsid w:val="005D2876"/>
    <w:rsid w:val="005D3049"/>
    <w:rsid w:val="005D347E"/>
    <w:rsid w:val="005D423E"/>
    <w:rsid w:val="005D578B"/>
    <w:rsid w:val="005E14A4"/>
    <w:rsid w:val="005E2509"/>
    <w:rsid w:val="005E29AD"/>
    <w:rsid w:val="005E75AD"/>
    <w:rsid w:val="005F075D"/>
    <w:rsid w:val="005F2CE7"/>
    <w:rsid w:val="005F3931"/>
    <w:rsid w:val="005F4384"/>
    <w:rsid w:val="005F43BA"/>
    <w:rsid w:val="005F4F0A"/>
    <w:rsid w:val="005F536C"/>
    <w:rsid w:val="005F5A1A"/>
    <w:rsid w:val="005F7653"/>
    <w:rsid w:val="006001B9"/>
    <w:rsid w:val="00600D90"/>
    <w:rsid w:val="00602953"/>
    <w:rsid w:val="00602FE1"/>
    <w:rsid w:val="006060FC"/>
    <w:rsid w:val="0060611A"/>
    <w:rsid w:val="00606B59"/>
    <w:rsid w:val="0060787F"/>
    <w:rsid w:val="00612D02"/>
    <w:rsid w:val="006137AD"/>
    <w:rsid w:val="00613D78"/>
    <w:rsid w:val="00617B8E"/>
    <w:rsid w:val="00617CCC"/>
    <w:rsid w:val="006204F9"/>
    <w:rsid w:val="006210AA"/>
    <w:rsid w:val="00621214"/>
    <w:rsid w:val="00623259"/>
    <w:rsid w:val="00623974"/>
    <w:rsid w:val="00624866"/>
    <w:rsid w:val="006249D7"/>
    <w:rsid w:val="00624D99"/>
    <w:rsid w:val="006260DD"/>
    <w:rsid w:val="00626186"/>
    <w:rsid w:val="00627CEA"/>
    <w:rsid w:val="00631BC6"/>
    <w:rsid w:val="006323EB"/>
    <w:rsid w:val="00632900"/>
    <w:rsid w:val="00632B65"/>
    <w:rsid w:val="00634A05"/>
    <w:rsid w:val="00635E4F"/>
    <w:rsid w:val="00636C2D"/>
    <w:rsid w:val="00637160"/>
    <w:rsid w:val="0063782F"/>
    <w:rsid w:val="00640A69"/>
    <w:rsid w:val="006416D5"/>
    <w:rsid w:val="00641B57"/>
    <w:rsid w:val="006437DD"/>
    <w:rsid w:val="00643BE0"/>
    <w:rsid w:val="00645C77"/>
    <w:rsid w:val="00645E62"/>
    <w:rsid w:val="00645F2B"/>
    <w:rsid w:val="00647425"/>
    <w:rsid w:val="00650C15"/>
    <w:rsid w:val="006548C7"/>
    <w:rsid w:val="00654FC8"/>
    <w:rsid w:val="0065553E"/>
    <w:rsid w:val="00655AAB"/>
    <w:rsid w:val="00655CB3"/>
    <w:rsid w:val="00655F59"/>
    <w:rsid w:val="0065604C"/>
    <w:rsid w:val="00656282"/>
    <w:rsid w:val="006573EF"/>
    <w:rsid w:val="00657505"/>
    <w:rsid w:val="00657A8A"/>
    <w:rsid w:val="006610A8"/>
    <w:rsid w:val="00661411"/>
    <w:rsid w:val="00661933"/>
    <w:rsid w:val="00663B3E"/>
    <w:rsid w:val="006653B6"/>
    <w:rsid w:val="0066619A"/>
    <w:rsid w:val="00667110"/>
    <w:rsid w:val="006674B4"/>
    <w:rsid w:val="00667C8E"/>
    <w:rsid w:val="006704E0"/>
    <w:rsid w:val="0067168A"/>
    <w:rsid w:val="00671C3D"/>
    <w:rsid w:val="00672037"/>
    <w:rsid w:val="00672174"/>
    <w:rsid w:val="00673921"/>
    <w:rsid w:val="0067429B"/>
    <w:rsid w:val="00674ACA"/>
    <w:rsid w:val="006769EB"/>
    <w:rsid w:val="006776F4"/>
    <w:rsid w:val="00680CBD"/>
    <w:rsid w:val="006829B1"/>
    <w:rsid w:val="0068422A"/>
    <w:rsid w:val="00684BCB"/>
    <w:rsid w:val="00685FF7"/>
    <w:rsid w:val="006861DA"/>
    <w:rsid w:val="00686D48"/>
    <w:rsid w:val="00690AB8"/>
    <w:rsid w:val="00690C6A"/>
    <w:rsid w:val="0069109A"/>
    <w:rsid w:val="00692713"/>
    <w:rsid w:val="00692D96"/>
    <w:rsid w:val="006945BF"/>
    <w:rsid w:val="006957B0"/>
    <w:rsid w:val="006A02FF"/>
    <w:rsid w:val="006A078E"/>
    <w:rsid w:val="006A13E0"/>
    <w:rsid w:val="006A20C3"/>
    <w:rsid w:val="006A2882"/>
    <w:rsid w:val="006A2F77"/>
    <w:rsid w:val="006A3D84"/>
    <w:rsid w:val="006A4472"/>
    <w:rsid w:val="006A44C9"/>
    <w:rsid w:val="006A761F"/>
    <w:rsid w:val="006B0198"/>
    <w:rsid w:val="006B0AAC"/>
    <w:rsid w:val="006B2E60"/>
    <w:rsid w:val="006B3B48"/>
    <w:rsid w:val="006B7026"/>
    <w:rsid w:val="006C1A5D"/>
    <w:rsid w:val="006C1E6B"/>
    <w:rsid w:val="006C267A"/>
    <w:rsid w:val="006C3F05"/>
    <w:rsid w:val="006C4EA7"/>
    <w:rsid w:val="006C57AD"/>
    <w:rsid w:val="006C584B"/>
    <w:rsid w:val="006C64BB"/>
    <w:rsid w:val="006C6E7E"/>
    <w:rsid w:val="006C75C1"/>
    <w:rsid w:val="006C7ADD"/>
    <w:rsid w:val="006D0E8F"/>
    <w:rsid w:val="006D2984"/>
    <w:rsid w:val="006D4214"/>
    <w:rsid w:val="006D50BE"/>
    <w:rsid w:val="006D5251"/>
    <w:rsid w:val="006D64CD"/>
    <w:rsid w:val="006E1CA7"/>
    <w:rsid w:val="006E4A26"/>
    <w:rsid w:val="006E5952"/>
    <w:rsid w:val="006F0E4A"/>
    <w:rsid w:val="006F0EAD"/>
    <w:rsid w:val="006F31A7"/>
    <w:rsid w:val="006F689F"/>
    <w:rsid w:val="006F6FE3"/>
    <w:rsid w:val="006F7058"/>
    <w:rsid w:val="006F7FB4"/>
    <w:rsid w:val="00702BFF"/>
    <w:rsid w:val="007050BB"/>
    <w:rsid w:val="0070605D"/>
    <w:rsid w:val="0070667C"/>
    <w:rsid w:val="00707DAC"/>
    <w:rsid w:val="00707F48"/>
    <w:rsid w:val="00710242"/>
    <w:rsid w:val="00711AD5"/>
    <w:rsid w:val="00713176"/>
    <w:rsid w:val="00713C40"/>
    <w:rsid w:val="00714919"/>
    <w:rsid w:val="00716D66"/>
    <w:rsid w:val="007176E4"/>
    <w:rsid w:val="0072001F"/>
    <w:rsid w:val="00721132"/>
    <w:rsid w:val="007229B3"/>
    <w:rsid w:val="00722B79"/>
    <w:rsid w:val="00723882"/>
    <w:rsid w:val="007238A7"/>
    <w:rsid w:val="007262B5"/>
    <w:rsid w:val="00726CA9"/>
    <w:rsid w:val="00727177"/>
    <w:rsid w:val="007279BD"/>
    <w:rsid w:val="00727C35"/>
    <w:rsid w:val="00727D8C"/>
    <w:rsid w:val="00731523"/>
    <w:rsid w:val="0073159C"/>
    <w:rsid w:val="00731813"/>
    <w:rsid w:val="00731A3C"/>
    <w:rsid w:val="00732035"/>
    <w:rsid w:val="007338BC"/>
    <w:rsid w:val="00734E3C"/>
    <w:rsid w:val="00734F6C"/>
    <w:rsid w:val="007350C4"/>
    <w:rsid w:val="00735EBD"/>
    <w:rsid w:val="007426F2"/>
    <w:rsid w:val="00742CB2"/>
    <w:rsid w:val="00743520"/>
    <w:rsid w:val="00743D0D"/>
    <w:rsid w:val="00743FB3"/>
    <w:rsid w:val="00746400"/>
    <w:rsid w:val="007469CE"/>
    <w:rsid w:val="007472E8"/>
    <w:rsid w:val="00747553"/>
    <w:rsid w:val="0075049E"/>
    <w:rsid w:val="00751249"/>
    <w:rsid w:val="00751FF3"/>
    <w:rsid w:val="00752BBC"/>
    <w:rsid w:val="00752BFB"/>
    <w:rsid w:val="007561A5"/>
    <w:rsid w:val="00761B0C"/>
    <w:rsid w:val="0076312A"/>
    <w:rsid w:val="0076433C"/>
    <w:rsid w:val="00765BA0"/>
    <w:rsid w:val="00765EFC"/>
    <w:rsid w:val="00765EFE"/>
    <w:rsid w:val="00765F08"/>
    <w:rsid w:val="00766484"/>
    <w:rsid w:val="007670C7"/>
    <w:rsid w:val="00770C00"/>
    <w:rsid w:val="007711FC"/>
    <w:rsid w:val="00771AAE"/>
    <w:rsid w:val="0077297A"/>
    <w:rsid w:val="00772BB8"/>
    <w:rsid w:val="00773D6A"/>
    <w:rsid w:val="0077418F"/>
    <w:rsid w:val="007746F6"/>
    <w:rsid w:val="00774A87"/>
    <w:rsid w:val="007765CC"/>
    <w:rsid w:val="0077686D"/>
    <w:rsid w:val="00776E92"/>
    <w:rsid w:val="007777F4"/>
    <w:rsid w:val="00777AD7"/>
    <w:rsid w:val="00780376"/>
    <w:rsid w:val="007804C3"/>
    <w:rsid w:val="00781B5D"/>
    <w:rsid w:val="00781BD9"/>
    <w:rsid w:val="00781F34"/>
    <w:rsid w:val="00783AA6"/>
    <w:rsid w:val="00783EA2"/>
    <w:rsid w:val="0078451F"/>
    <w:rsid w:val="007845ED"/>
    <w:rsid w:val="007847CD"/>
    <w:rsid w:val="00785D1D"/>
    <w:rsid w:val="00787AE9"/>
    <w:rsid w:val="00787BED"/>
    <w:rsid w:val="00787F37"/>
    <w:rsid w:val="0079063E"/>
    <w:rsid w:val="00793CF2"/>
    <w:rsid w:val="00793E24"/>
    <w:rsid w:val="00794A3A"/>
    <w:rsid w:val="00797873"/>
    <w:rsid w:val="007A04DE"/>
    <w:rsid w:val="007A150E"/>
    <w:rsid w:val="007A3B27"/>
    <w:rsid w:val="007A4BF8"/>
    <w:rsid w:val="007A78F4"/>
    <w:rsid w:val="007A7A41"/>
    <w:rsid w:val="007A7E7C"/>
    <w:rsid w:val="007B0356"/>
    <w:rsid w:val="007B33F7"/>
    <w:rsid w:val="007B3B17"/>
    <w:rsid w:val="007B43B3"/>
    <w:rsid w:val="007B56EF"/>
    <w:rsid w:val="007B5E51"/>
    <w:rsid w:val="007B5E7D"/>
    <w:rsid w:val="007B66BE"/>
    <w:rsid w:val="007B764A"/>
    <w:rsid w:val="007C1549"/>
    <w:rsid w:val="007C2D0D"/>
    <w:rsid w:val="007C4200"/>
    <w:rsid w:val="007C5496"/>
    <w:rsid w:val="007C5D27"/>
    <w:rsid w:val="007C5E47"/>
    <w:rsid w:val="007C694D"/>
    <w:rsid w:val="007C6DCD"/>
    <w:rsid w:val="007C7977"/>
    <w:rsid w:val="007C7B40"/>
    <w:rsid w:val="007C7FE2"/>
    <w:rsid w:val="007D0532"/>
    <w:rsid w:val="007D115B"/>
    <w:rsid w:val="007D144B"/>
    <w:rsid w:val="007D1524"/>
    <w:rsid w:val="007D208C"/>
    <w:rsid w:val="007D31F7"/>
    <w:rsid w:val="007D4975"/>
    <w:rsid w:val="007D4CD8"/>
    <w:rsid w:val="007D60AB"/>
    <w:rsid w:val="007D65D5"/>
    <w:rsid w:val="007E0A3B"/>
    <w:rsid w:val="007E0E09"/>
    <w:rsid w:val="007E105B"/>
    <w:rsid w:val="007E1756"/>
    <w:rsid w:val="007E19B9"/>
    <w:rsid w:val="007E2097"/>
    <w:rsid w:val="007E2D28"/>
    <w:rsid w:val="007E411B"/>
    <w:rsid w:val="007E5715"/>
    <w:rsid w:val="007E5D4C"/>
    <w:rsid w:val="007E5F9A"/>
    <w:rsid w:val="007E6D39"/>
    <w:rsid w:val="007E75EA"/>
    <w:rsid w:val="007F0EC6"/>
    <w:rsid w:val="007F30AA"/>
    <w:rsid w:val="007F3DC2"/>
    <w:rsid w:val="007F4418"/>
    <w:rsid w:val="007F50C7"/>
    <w:rsid w:val="007F5BF7"/>
    <w:rsid w:val="007F5F72"/>
    <w:rsid w:val="007F6467"/>
    <w:rsid w:val="007F69BE"/>
    <w:rsid w:val="008003E3"/>
    <w:rsid w:val="00803112"/>
    <w:rsid w:val="0080410B"/>
    <w:rsid w:val="008057AA"/>
    <w:rsid w:val="00805E0A"/>
    <w:rsid w:val="0080672E"/>
    <w:rsid w:val="008072B6"/>
    <w:rsid w:val="0081027B"/>
    <w:rsid w:val="00811CAB"/>
    <w:rsid w:val="008134A0"/>
    <w:rsid w:val="008169A5"/>
    <w:rsid w:val="00817644"/>
    <w:rsid w:val="008178F1"/>
    <w:rsid w:val="008179E7"/>
    <w:rsid w:val="00820378"/>
    <w:rsid w:val="00823081"/>
    <w:rsid w:val="00824D96"/>
    <w:rsid w:val="00824E0C"/>
    <w:rsid w:val="008265ED"/>
    <w:rsid w:val="00826DDB"/>
    <w:rsid w:val="00830298"/>
    <w:rsid w:val="00830A8B"/>
    <w:rsid w:val="00830F6C"/>
    <w:rsid w:val="00832936"/>
    <w:rsid w:val="0083443A"/>
    <w:rsid w:val="00835277"/>
    <w:rsid w:val="00835C83"/>
    <w:rsid w:val="00837C63"/>
    <w:rsid w:val="008402CD"/>
    <w:rsid w:val="008438BE"/>
    <w:rsid w:val="008439FE"/>
    <w:rsid w:val="0084607F"/>
    <w:rsid w:val="008460CF"/>
    <w:rsid w:val="00847AF1"/>
    <w:rsid w:val="0085024C"/>
    <w:rsid w:val="00851804"/>
    <w:rsid w:val="00851C98"/>
    <w:rsid w:val="00851F98"/>
    <w:rsid w:val="0085220F"/>
    <w:rsid w:val="00853990"/>
    <w:rsid w:val="00853DA7"/>
    <w:rsid w:val="008546B9"/>
    <w:rsid w:val="00854E47"/>
    <w:rsid w:val="00855AC0"/>
    <w:rsid w:val="00860A07"/>
    <w:rsid w:val="00860EDD"/>
    <w:rsid w:val="00860F99"/>
    <w:rsid w:val="0086265C"/>
    <w:rsid w:val="008641A5"/>
    <w:rsid w:val="00867EBA"/>
    <w:rsid w:val="00870906"/>
    <w:rsid w:val="00872B0E"/>
    <w:rsid w:val="00872D57"/>
    <w:rsid w:val="00874750"/>
    <w:rsid w:val="00875130"/>
    <w:rsid w:val="008802ED"/>
    <w:rsid w:val="008803BE"/>
    <w:rsid w:val="00881474"/>
    <w:rsid w:val="00881FED"/>
    <w:rsid w:val="008842D1"/>
    <w:rsid w:val="0088523F"/>
    <w:rsid w:val="008862FD"/>
    <w:rsid w:val="00886D86"/>
    <w:rsid w:val="0088788A"/>
    <w:rsid w:val="00890076"/>
    <w:rsid w:val="0089065B"/>
    <w:rsid w:val="00890EBD"/>
    <w:rsid w:val="00892A7D"/>
    <w:rsid w:val="00894244"/>
    <w:rsid w:val="0089548A"/>
    <w:rsid w:val="008964DA"/>
    <w:rsid w:val="008973CF"/>
    <w:rsid w:val="008A1F08"/>
    <w:rsid w:val="008A4523"/>
    <w:rsid w:val="008A658F"/>
    <w:rsid w:val="008B0152"/>
    <w:rsid w:val="008B02DA"/>
    <w:rsid w:val="008B0840"/>
    <w:rsid w:val="008B0DBA"/>
    <w:rsid w:val="008B3C07"/>
    <w:rsid w:val="008B4941"/>
    <w:rsid w:val="008B4CC2"/>
    <w:rsid w:val="008B5984"/>
    <w:rsid w:val="008B619C"/>
    <w:rsid w:val="008C15AF"/>
    <w:rsid w:val="008C3BE0"/>
    <w:rsid w:val="008C3CB3"/>
    <w:rsid w:val="008C57F2"/>
    <w:rsid w:val="008C6157"/>
    <w:rsid w:val="008C77C7"/>
    <w:rsid w:val="008D01C5"/>
    <w:rsid w:val="008D0301"/>
    <w:rsid w:val="008D09C6"/>
    <w:rsid w:val="008D259E"/>
    <w:rsid w:val="008D55AF"/>
    <w:rsid w:val="008D5696"/>
    <w:rsid w:val="008D5F54"/>
    <w:rsid w:val="008E00EB"/>
    <w:rsid w:val="008E0891"/>
    <w:rsid w:val="008E0901"/>
    <w:rsid w:val="008E0DD5"/>
    <w:rsid w:val="008E116B"/>
    <w:rsid w:val="008E2BFF"/>
    <w:rsid w:val="008E3220"/>
    <w:rsid w:val="008E4C9F"/>
    <w:rsid w:val="008E510B"/>
    <w:rsid w:val="008E53F5"/>
    <w:rsid w:val="008F1CC7"/>
    <w:rsid w:val="008F4F62"/>
    <w:rsid w:val="008F552E"/>
    <w:rsid w:val="008F5BE8"/>
    <w:rsid w:val="008F5EC7"/>
    <w:rsid w:val="008F7FBC"/>
    <w:rsid w:val="009000C1"/>
    <w:rsid w:val="00900AED"/>
    <w:rsid w:val="009032D8"/>
    <w:rsid w:val="009032DC"/>
    <w:rsid w:val="00903333"/>
    <w:rsid w:val="009047C6"/>
    <w:rsid w:val="00905572"/>
    <w:rsid w:val="00905F7A"/>
    <w:rsid w:val="00906C5D"/>
    <w:rsid w:val="00907B14"/>
    <w:rsid w:val="00910669"/>
    <w:rsid w:val="00913614"/>
    <w:rsid w:val="00916135"/>
    <w:rsid w:val="009161B8"/>
    <w:rsid w:val="009174FF"/>
    <w:rsid w:val="00920908"/>
    <w:rsid w:val="00921571"/>
    <w:rsid w:val="00921A12"/>
    <w:rsid w:val="009232FB"/>
    <w:rsid w:val="009244AC"/>
    <w:rsid w:val="00924DE0"/>
    <w:rsid w:val="0092640A"/>
    <w:rsid w:val="0093003C"/>
    <w:rsid w:val="009318DD"/>
    <w:rsid w:val="009318F3"/>
    <w:rsid w:val="00931996"/>
    <w:rsid w:val="00932909"/>
    <w:rsid w:val="0093390F"/>
    <w:rsid w:val="009341BE"/>
    <w:rsid w:val="0093532B"/>
    <w:rsid w:val="00936261"/>
    <w:rsid w:val="00936903"/>
    <w:rsid w:val="00936E3D"/>
    <w:rsid w:val="0093793F"/>
    <w:rsid w:val="00940A06"/>
    <w:rsid w:val="00941B95"/>
    <w:rsid w:val="00943C5C"/>
    <w:rsid w:val="00944B12"/>
    <w:rsid w:val="00944DA8"/>
    <w:rsid w:val="00944FD1"/>
    <w:rsid w:val="009453A4"/>
    <w:rsid w:val="009461F7"/>
    <w:rsid w:val="00946341"/>
    <w:rsid w:val="0094706F"/>
    <w:rsid w:val="009473E5"/>
    <w:rsid w:val="00947ABE"/>
    <w:rsid w:val="00950806"/>
    <w:rsid w:val="00950BB1"/>
    <w:rsid w:val="0095184B"/>
    <w:rsid w:val="00952945"/>
    <w:rsid w:val="00952E16"/>
    <w:rsid w:val="00953F40"/>
    <w:rsid w:val="009542F2"/>
    <w:rsid w:val="0095510C"/>
    <w:rsid w:val="009606F1"/>
    <w:rsid w:val="00960C4A"/>
    <w:rsid w:val="00961016"/>
    <w:rsid w:val="009622DD"/>
    <w:rsid w:val="00962A29"/>
    <w:rsid w:val="00963A74"/>
    <w:rsid w:val="00965694"/>
    <w:rsid w:val="00965C69"/>
    <w:rsid w:val="00966187"/>
    <w:rsid w:val="00971CFC"/>
    <w:rsid w:val="00973E72"/>
    <w:rsid w:val="009740C7"/>
    <w:rsid w:val="00974219"/>
    <w:rsid w:val="0097664B"/>
    <w:rsid w:val="00980B0A"/>
    <w:rsid w:val="00980EC9"/>
    <w:rsid w:val="009816F9"/>
    <w:rsid w:val="00981B33"/>
    <w:rsid w:val="009825B4"/>
    <w:rsid w:val="00982E5B"/>
    <w:rsid w:val="0098339C"/>
    <w:rsid w:val="0098360D"/>
    <w:rsid w:val="00983E78"/>
    <w:rsid w:val="009858D1"/>
    <w:rsid w:val="00986119"/>
    <w:rsid w:val="00986B77"/>
    <w:rsid w:val="009874DF"/>
    <w:rsid w:val="0099054C"/>
    <w:rsid w:val="00990863"/>
    <w:rsid w:val="00992172"/>
    <w:rsid w:val="00993C92"/>
    <w:rsid w:val="00995B3F"/>
    <w:rsid w:val="00995CFD"/>
    <w:rsid w:val="00996727"/>
    <w:rsid w:val="00997671"/>
    <w:rsid w:val="009976D8"/>
    <w:rsid w:val="009A0CFB"/>
    <w:rsid w:val="009A1722"/>
    <w:rsid w:val="009A1A8A"/>
    <w:rsid w:val="009A2314"/>
    <w:rsid w:val="009A31C2"/>
    <w:rsid w:val="009A6BCA"/>
    <w:rsid w:val="009A6CA0"/>
    <w:rsid w:val="009A76D2"/>
    <w:rsid w:val="009A7948"/>
    <w:rsid w:val="009A7CD0"/>
    <w:rsid w:val="009A7EE8"/>
    <w:rsid w:val="009B0A31"/>
    <w:rsid w:val="009B1112"/>
    <w:rsid w:val="009B1142"/>
    <w:rsid w:val="009B1D5C"/>
    <w:rsid w:val="009B2DE7"/>
    <w:rsid w:val="009B309A"/>
    <w:rsid w:val="009B3292"/>
    <w:rsid w:val="009B3E04"/>
    <w:rsid w:val="009B3FC6"/>
    <w:rsid w:val="009B58E6"/>
    <w:rsid w:val="009B658B"/>
    <w:rsid w:val="009C01F6"/>
    <w:rsid w:val="009C1893"/>
    <w:rsid w:val="009C2A39"/>
    <w:rsid w:val="009C4A96"/>
    <w:rsid w:val="009C5B08"/>
    <w:rsid w:val="009D04FC"/>
    <w:rsid w:val="009D050C"/>
    <w:rsid w:val="009D1113"/>
    <w:rsid w:val="009D12D5"/>
    <w:rsid w:val="009D1346"/>
    <w:rsid w:val="009D2985"/>
    <w:rsid w:val="009D337A"/>
    <w:rsid w:val="009D501D"/>
    <w:rsid w:val="009E0272"/>
    <w:rsid w:val="009E1064"/>
    <w:rsid w:val="009E1375"/>
    <w:rsid w:val="009E29E6"/>
    <w:rsid w:val="009E3A83"/>
    <w:rsid w:val="009E50C0"/>
    <w:rsid w:val="009E5CEF"/>
    <w:rsid w:val="009E7511"/>
    <w:rsid w:val="009F034C"/>
    <w:rsid w:val="009F14DB"/>
    <w:rsid w:val="009F2C37"/>
    <w:rsid w:val="009F3728"/>
    <w:rsid w:val="009F3F9E"/>
    <w:rsid w:val="009F4002"/>
    <w:rsid w:val="009F47B1"/>
    <w:rsid w:val="009F490B"/>
    <w:rsid w:val="009F4A9C"/>
    <w:rsid w:val="009F4B51"/>
    <w:rsid w:val="00A01B6E"/>
    <w:rsid w:val="00A02F76"/>
    <w:rsid w:val="00A0668A"/>
    <w:rsid w:val="00A06A3D"/>
    <w:rsid w:val="00A06C86"/>
    <w:rsid w:val="00A0748A"/>
    <w:rsid w:val="00A079D6"/>
    <w:rsid w:val="00A10535"/>
    <w:rsid w:val="00A10865"/>
    <w:rsid w:val="00A130B8"/>
    <w:rsid w:val="00A132CC"/>
    <w:rsid w:val="00A13564"/>
    <w:rsid w:val="00A13ECC"/>
    <w:rsid w:val="00A178A0"/>
    <w:rsid w:val="00A2214C"/>
    <w:rsid w:val="00A226A2"/>
    <w:rsid w:val="00A23438"/>
    <w:rsid w:val="00A23F06"/>
    <w:rsid w:val="00A24FD3"/>
    <w:rsid w:val="00A25AC0"/>
    <w:rsid w:val="00A25FE2"/>
    <w:rsid w:val="00A267A0"/>
    <w:rsid w:val="00A26AA6"/>
    <w:rsid w:val="00A271F8"/>
    <w:rsid w:val="00A304B3"/>
    <w:rsid w:val="00A30D4F"/>
    <w:rsid w:val="00A3277B"/>
    <w:rsid w:val="00A32B1A"/>
    <w:rsid w:val="00A34113"/>
    <w:rsid w:val="00A35485"/>
    <w:rsid w:val="00A36D5D"/>
    <w:rsid w:val="00A37F56"/>
    <w:rsid w:val="00A4046D"/>
    <w:rsid w:val="00A46155"/>
    <w:rsid w:val="00A517D6"/>
    <w:rsid w:val="00A535FA"/>
    <w:rsid w:val="00A53635"/>
    <w:rsid w:val="00A53D9C"/>
    <w:rsid w:val="00A544BD"/>
    <w:rsid w:val="00A56214"/>
    <w:rsid w:val="00A57948"/>
    <w:rsid w:val="00A6038B"/>
    <w:rsid w:val="00A6223D"/>
    <w:rsid w:val="00A62ADD"/>
    <w:rsid w:val="00A63661"/>
    <w:rsid w:val="00A7086C"/>
    <w:rsid w:val="00A70C6A"/>
    <w:rsid w:val="00A7255E"/>
    <w:rsid w:val="00A73EBA"/>
    <w:rsid w:val="00A74A9B"/>
    <w:rsid w:val="00A750C6"/>
    <w:rsid w:val="00A76C15"/>
    <w:rsid w:val="00A80B2D"/>
    <w:rsid w:val="00A81370"/>
    <w:rsid w:val="00A81408"/>
    <w:rsid w:val="00A82655"/>
    <w:rsid w:val="00A8403D"/>
    <w:rsid w:val="00A85F66"/>
    <w:rsid w:val="00A85F70"/>
    <w:rsid w:val="00A863AE"/>
    <w:rsid w:val="00A8644A"/>
    <w:rsid w:val="00A901C6"/>
    <w:rsid w:val="00A91194"/>
    <w:rsid w:val="00A913D7"/>
    <w:rsid w:val="00A93128"/>
    <w:rsid w:val="00A94B05"/>
    <w:rsid w:val="00A95605"/>
    <w:rsid w:val="00A96D14"/>
    <w:rsid w:val="00A976B5"/>
    <w:rsid w:val="00AA0A5A"/>
    <w:rsid w:val="00AA1193"/>
    <w:rsid w:val="00AA2063"/>
    <w:rsid w:val="00AA530D"/>
    <w:rsid w:val="00AA54D7"/>
    <w:rsid w:val="00AA6A93"/>
    <w:rsid w:val="00AA6E87"/>
    <w:rsid w:val="00AA7752"/>
    <w:rsid w:val="00AB259B"/>
    <w:rsid w:val="00AB5B46"/>
    <w:rsid w:val="00AB5C62"/>
    <w:rsid w:val="00AB5FE4"/>
    <w:rsid w:val="00AB6514"/>
    <w:rsid w:val="00AB6E26"/>
    <w:rsid w:val="00AC08C2"/>
    <w:rsid w:val="00AC1E82"/>
    <w:rsid w:val="00AC2429"/>
    <w:rsid w:val="00AC2B51"/>
    <w:rsid w:val="00AC321F"/>
    <w:rsid w:val="00AC5319"/>
    <w:rsid w:val="00AC5C63"/>
    <w:rsid w:val="00AC5EDE"/>
    <w:rsid w:val="00AC7295"/>
    <w:rsid w:val="00AC79DB"/>
    <w:rsid w:val="00AD0220"/>
    <w:rsid w:val="00AD0604"/>
    <w:rsid w:val="00AD1226"/>
    <w:rsid w:val="00AD2234"/>
    <w:rsid w:val="00AD39D7"/>
    <w:rsid w:val="00AD3B18"/>
    <w:rsid w:val="00AD592D"/>
    <w:rsid w:val="00AD5B1A"/>
    <w:rsid w:val="00AD5F4D"/>
    <w:rsid w:val="00AD7766"/>
    <w:rsid w:val="00AE04C7"/>
    <w:rsid w:val="00AE122D"/>
    <w:rsid w:val="00AE2A57"/>
    <w:rsid w:val="00AE33E6"/>
    <w:rsid w:val="00AE4E77"/>
    <w:rsid w:val="00AE63E7"/>
    <w:rsid w:val="00AE6CDB"/>
    <w:rsid w:val="00AE71F3"/>
    <w:rsid w:val="00AE7A54"/>
    <w:rsid w:val="00AF0291"/>
    <w:rsid w:val="00AF5159"/>
    <w:rsid w:val="00AF6F5E"/>
    <w:rsid w:val="00AF6FC8"/>
    <w:rsid w:val="00AF70CB"/>
    <w:rsid w:val="00AF7710"/>
    <w:rsid w:val="00AF787D"/>
    <w:rsid w:val="00B01822"/>
    <w:rsid w:val="00B05948"/>
    <w:rsid w:val="00B06342"/>
    <w:rsid w:val="00B10664"/>
    <w:rsid w:val="00B10E15"/>
    <w:rsid w:val="00B113D0"/>
    <w:rsid w:val="00B11B02"/>
    <w:rsid w:val="00B12528"/>
    <w:rsid w:val="00B12F67"/>
    <w:rsid w:val="00B1307D"/>
    <w:rsid w:val="00B14924"/>
    <w:rsid w:val="00B15466"/>
    <w:rsid w:val="00B155E3"/>
    <w:rsid w:val="00B176B0"/>
    <w:rsid w:val="00B177A3"/>
    <w:rsid w:val="00B217BB"/>
    <w:rsid w:val="00B22D88"/>
    <w:rsid w:val="00B2392A"/>
    <w:rsid w:val="00B239D3"/>
    <w:rsid w:val="00B24B4F"/>
    <w:rsid w:val="00B26970"/>
    <w:rsid w:val="00B27ADD"/>
    <w:rsid w:val="00B3000E"/>
    <w:rsid w:val="00B32F07"/>
    <w:rsid w:val="00B3336E"/>
    <w:rsid w:val="00B336FD"/>
    <w:rsid w:val="00B35A0E"/>
    <w:rsid w:val="00B365C4"/>
    <w:rsid w:val="00B400C8"/>
    <w:rsid w:val="00B41374"/>
    <w:rsid w:val="00B417FF"/>
    <w:rsid w:val="00B47C8D"/>
    <w:rsid w:val="00B5031A"/>
    <w:rsid w:val="00B512FD"/>
    <w:rsid w:val="00B523DB"/>
    <w:rsid w:val="00B534BB"/>
    <w:rsid w:val="00B53753"/>
    <w:rsid w:val="00B54D45"/>
    <w:rsid w:val="00B54FE4"/>
    <w:rsid w:val="00B55BE5"/>
    <w:rsid w:val="00B568E7"/>
    <w:rsid w:val="00B56B69"/>
    <w:rsid w:val="00B5715D"/>
    <w:rsid w:val="00B60435"/>
    <w:rsid w:val="00B616AE"/>
    <w:rsid w:val="00B61964"/>
    <w:rsid w:val="00B640A6"/>
    <w:rsid w:val="00B64578"/>
    <w:rsid w:val="00B64FA4"/>
    <w:rsid w:val="00B65300"/>
    <w:rsid w:val="00B656DB"/>
    <w:rsid w:val="00B65A3F"/>
    <w:rsid w:val="00B7023F"/>
    <w:rsid w:val="00B707A0"/>
    <w:rsid w:val="00B70B44"/>
    <w:rsid w:val="00B72224"/>
    <w:rsid w:val="00B750AE"/>
    <w:rsid w:val="00B758B8"/>
    <w:rsid w:val="00B75AD3"/>
    <w:rsid w:val="00B76553"/>
    <w:rsid w:val="00B77C2C"/>
    <w:rsid w:val="00B8109C"/>
    <w:rsid w:val="00B84EC3"/>
    <w:rsid w:val="00B853AB"/>
    <w:rsid w:val="00B8545E"/>
    <w:rsid w:val="00B85578"/>
    <w:rsid w:val="00B8664C"/>
    <w:rsid w:val="00B90048"/>
    <w:rsid w:val="00B90BAF"/>
    <w:rsid w:val="00B90C49"/>
    <w:rsid w:val="00B923E0"/>
    <w:rsid w:val="00B9282E"/>
    <w:rsid w:val="00B92844"/>
    <w:rsid w:val="00B9359A"/>
    <w:rsid w:val="00B95A28"/>
    <w:rsid w:val="00B95F56"/>
    <w:rsid w:val="00BA0ED2"/>
    <w:rsid w:val="00BA2579"/>
    <w:rsid w:val="00BA2C27"/>
    <w:rsid w:val="00BA2E13"/>
    <w:rsid w:val="00BA36EE"/>
    <w:rsid w:val="00BA7751"/>
    <w:rsid w:val="00BB05C8"/>
    <w:rsid w:val="00BB0B95"/>
    <w:rsid w:val="00BB213C"/>
    <w:rsid w:val="00BB2D60"/>
    <w:rsid w:val="00BB45F3"/>
    <w:rsid w:val="00BB54AA"/>
    <w:rsid w:val="00BB641E"/>
    <w:rsid w:val="00BB7DFD"/>
    <w:rsid w:val="00BC0885"/>
    <w:rsid w:val="00BC2E36"/>
    <w:rsid w:val="00BC33ED"/>
    <w:rsid w:val="00BC491E"/>
    <w:rsid w:val="00BC56DD"/>
    <w:rsid w:val="00BC5BFA"/>
    <w:rsid w:val="00BC6394"/>
    <w:rsid w:val="00BC69C7"/>
    <w:rsid w:val="00BD1E51"/>
    <w:rsid w:val="00BD20BB"/>
    <w:rsid w:val="00BD326F"/>
    <w:rsid w:val="00BD3541"/>
    <w:rsid w:val="00BD4E9B"/>
    <w:rsid w:val="00BD7C55"/>
    <w:rsid w:val="00BE12C9"/>
    <w:rsid w:val="00BE16AC"/>
    <w:rsid w:val="00BE184B"/>
    <w:rsid w:val="00BE36A7"/>
    <w:rsid w:val="00BE5BC4"/>
    <w:rsid w:val="00BE6D5C"/>
    <w:rsid w:val="00BE7EFA"/>
    <w:rsid w:val="00BF0893"/>
    <w:rsid w:val="00BF1FCE"/>
    <w:rsid w:val="00BF294A"/>
    <w:rsid w:val="00BF4206"/>
    <w:rsid w:val="00BF47CF"/>
    <w:rsid w:val="00C027D1"/>
    <w:rsid w:val="00C041B3"/>
    <w:rsid w:val="00C04CE4"/>
    <w:rsid w:val="00C06793"/>
    <w:rsid w:val="00C07AAC"/>
    <w:rsid w:val="00C1115B"/>
    <w:rsid w:val="00C118F3"/>
    <w:rsid w:val="00C12803"/>
    <w:rsid w:val="00C13272"/>
    <w:rsid w:val="00C14B2C"/>
    <w:rsid w:val="00C161C8"/>
    <w:rsid w:val="00C202E9"/>
    <w:rsid w:val="00C20F9B"/>
    <w:rsid w:val="00C21C98"/>
    <w:rsid w:val="00C25BEB"/>
    <w:rsid w:val="00C25F3D"/>
    <w:rsid w:val="00C27342"/>
    <w:rsid w:val="00C30A08"/>
    <w:rsid w:val="00C31393"/>
    <w:rsid w:val="00C3220D"/>
    <w:rsid w:val="00C34B80"/>
    <w:rsid w:val="00C35DA0"/>
    <w:rsid w:val="00C35EEB"/>
    <w:rsid w:val="00C36C89"/>
    <w:rsid w:val="00C40253"/>
    <w:rsid w:val="00C40825"/>
    <w:rsid w:val="00C41265"/>
    <w:rsid w:val="00C43E58"/>
    <w:rsid w:val="00C45195"/>
    <w:rsid w:val="00C45CBE"/>
    <w:rsid w:val="00C45ED3"/>
    <w:rsid w:val="00C470B6"/>
    <w:rsid w:val="00C4783B"/>
    <w:rsid w:val="00C47D81"/>
    <w:rsid w:val="00C5017D"/>
    <w:rsid w:val="00C501CF"/>
    <w:rsid w:val="00C510C6"/>
    <w:rsid w:val="00C51167"/>
    <w:rsid w:val="00C51197"/>
    <w:rsid w:val="00C513F0"/>
    <w:rsid w:val="00C54B00"/>
    <w:rsid w:val="00C561E9"/>
    <w:rsid w:val="00C565FB"/>
    <w:rsid w:val="00C60797"/>
    <w:rsid w:val="00C6110E"/>
    <w:rsid w:val="00C61320"/>
    <w:rsid w:val="00C61DC5"/>
    <w:rsid w:val="00C6227A"/>
    <w:rsid w:val="00C63956"/>
    <w:rsid w:val="00C63ABC"/>
    <w:rsid w:val="00C66368"/>
    <w:rsid w:val="00C66C45"/>
    <w:rsid w:val="00C67F1F"/>
    <w:rsid w:val="00C7078A"/>
    <w:rsid w:val="00C70DD5"/>
    <w:rsid w:val="00C7192C"/>
    <w:rsid w:val="00C71CF9"/>
    <w:rsid w:val="00C720B6"/>
    <w:rsid w:val="00C720F8"/>
    <w:rsid w:val="00C72D6A"/>
    <w:rsid w:val="00C75895"/>
    <w:rsid w:val="00C76DE6"/>
    <w:rsid w:val="00C8152B"/>
    <w:rsid w:val="00C8164B"/>
    <w:rsid w:val="00C81A51"/>
    <w:rsid w:val="00C81E24"/>
    <w:rsid w:val="00C82033"/>
    <w:rsid w:val="00C82B10"/>
    <w:rsid w:val="00C82E18"/>
    <w:rsid w:val="00C8336C"/>
    <w:rsid w:val="00C83405"/>
    <w:rsid w:val="00C83E95"/>
    <w:rsid w:val="00C845C0"/>
    <w:rsid w:val="00C85728"/>
    <w:rsid w:val="00C90613"/>
    <w:rsid w:val="00C92B3A"/>
    <w:rsid w:val="00C933BE"/>
    <w:rsid w:val="00C957E2"/>
    <w:rsid w:val="00C972C8"/>
    <w:rsid w:val="00C97854"/>
    <w:rsid w:val="00CA236C"/>
    <w:rsid w:val="00CA4F36"/>
    <w:rsid w:val="00CA55BE"/>
    <w:rsid w:val="00CA7EA2"/>
    <w:rsid w:val="00CB1329"/>
    <w:rsid w:val="00CB325D"/>
    <w:rsid w:val="00CB3E85"/>
    <w:rsid w:val="00CB4A3D"/>
    <w:rsid w:val="00CB5076"/>
    <w:rsid w:val="00CB54A7"/>
    <w:rsid w:val="00CB5A92"/>
    <w:rsid w:val="00CB5B09"/>
    <w:rsid w:val="00CB5BE4"/>
    <w:rsid w:val="00CB623A"/>
    <w:rsid w:val="00CB66B2"/>
    <w:rsid w:val="00CB74A0"/>
    <w:rsid w:val="00CB76D5"/>
    <w:rsid w:val="00CC1467"/>
    <w:rsid w:val="00CC2186"/>
    <w:rsid w:val="00CC4FD2"/>
    <w:rsid w:val="00CC5AA7"/>
    <w:rsid w:val="00CC6CF4"/>
    <w:rsid w:val="00CD3A1F"/>
    <w:rsid w:val="00CD3AA8"/>
    <w:rsid w:val="00CD4653"/>
    <w:rsid w:val="00CD7358"/>
    <w:rsid w:val="00CD7E4E"/>
    <w:rsid w:val="00CE0B67"/>
    <w:rsid w:val="00CE1005"/>
    <w:rsid w:val="00CE1FBE"/>
    <w:rsid w:val="00CE2644"/>
    <w:rsid w:val="00CE4C01"/>
    <w:rsid w:val="00CE4C9B"/>
    <w:rsid w:val="00CE4FDE"/>
    <w:rsid w:val="00CE561B"/>
    <w:rsid w:val="00CE6117"/>
    <w:rsid w:val="00CE66D0"/>
    <w:rsid w:val="00CF06C6"/>
    <w:rsid w:val="00CF0934"/>
    <w:rsid w:val="00CF0B71"/>
    <w:rsid w:val="00CF6F99"/>
    <w:rsid w:val="00D0089D"/>
    <w:rsid w:val="00D02713"/>
    <w:rsid w:val="00D031D1"/>
    <w:rsid w:val="00D03C34"/>
    <w:rsid w:val="00D04C8D"/>
    <w:rsid w:val="00D04F83"/>
    <w:rsid w:val="00D05A4A"/>
    <w:rsid w:val="00D05FF7"/>
    <w:rsid w:val="00D067B4"/>
    <w:rsid w:val="00D07383"/>
    <w:rsid w:val="00D07BAE"/>
    <w:rsid w:val="00D11039"/>
    <w:rsid w:val="00D13000"/>
    <w:rsid w:val="00D13473"/>
    <w:rsid w:val="00D13E85"/>
    <w:rsid w:val="00D14C46"/>
    <w:rsid w:val="00D1644C"/>
    <w:rsid w:val="00D172C4"/>
    <w:rsid w:val="00D1754F"/>
    <w:rsid w:val="00D20A5A"/>
    <w:rsid w:val="00D20EF2"/>
    <w:rsid w:val="00D2183C"/>
    <w:rsid w:val="00D21FEF"/>
    <w:rsid w:val="00D2230C"/>
    <w:rsid w:val="00D22387"/>
    <w:rsid w:val="00D23BE9"/>
    <w:rsid w:val="00D253DE"/>
    <w:rsid w:val="00D27022"/>
    <w:rsid w:val="00D30913"/>
    <w:rsid w:val="00D30A54"/>
    <w:rsid w:val="00D31414"/>
    <w:rsid w:val="00D3249F"/>
    <w:rsid w:val="00D32912"/>
    <w:rsid w:val="00D34A0C"/>
    <w:rsid w:val="00D36417"/>
    <w:rsid w:val="00D37752"/>
    <w:rsid w:val="00D40128"/>
    <w:rsid w:val="00D402EF"/>
    <w:rsid w:val="00D41111"/>
    <w:rsid w:val="00D418D5"/>
    <w:rsid w:val="00D43CC1"/>
    <w:rsid w:val="00D43F04"/>
    <w:rsid w:val="00D4520C"/>
    <w:rsid w:val="00D465E9"/>
    <w:rsid w:val="00D47050"/>
    <w:rsid w:val="00D47489"/>
    <w:rsid w:val="00D50285"/>
    <w:rsid w:val="00D50837"/>
    <w:rsid w:val="00D508EF"/>
    <w:rsid w:val="00D54023"/>
    <w:rsid w:val="00D549DF"/>
    <w:rsid w:val="00D55449"/>
    <w:rsid w:val="00D55C94"/>
    <w:rsid w:val="00D5678A"/>
    <w:rsid w:val="00D57024"/>
    <w:rsid w:val="00D578BE"/>
    <w:rsid w:val="00D57E11"/>
    <w:rsid w:val="00D6121D"/>
    <w:rsid w:val="00D61F01"/>
    <w:rsid w:val="00D62660"/>
    <w:rsid w:val="00D62BF9"/>
    <w:rsid w:val="00D63595"/>
    <w:rsid w:val="00D6452E"/>
    <w:rsid w:val="00D64DA1"/>
    <w:rsid w:val="00D64F74"/>
    <w:rsid w:val="00D65229"/>
    <w:rsid w:val="00D66160"/>
    <w:rsid w:val="00D701BC"/>
    <w:rsid w:val="00D706A0"/>
    <w:rsid w:val="00D71FF0"/>
    <w:rsid w:val="00D72580"/>
    <w:rsid w:val="00D73080"/>
    <w:rsid w:val="00D74C92"/>
    <w:rsid w:val="00D75AB0"/>
    <w:rsid w:val="00D75C6C"/>
    <w:rsid w:val="00D80F54"/>
    <w:rsid w:val="00D820C1"/>
    <w:rsid w:val="00D855A8"/>
    <w:rsid w:val="00D85A0B"/>
    <w:rsid w:val="00D8650D"/>
    <w:rsid w:val="00D87C68"/>
    <w:rsid w:val="00D90EB3"/>
    <w:rsid w:val="00D912A9"/>
    <w:rsid w:val="00D91B79"/>
    <w:rsid w:val="00D92751"/>
    <w:rsid w:val="00D940E4"/>
    <w:rsid w:val="00D94B4D"/>
    <w:rsid w:val="00D95DE0"/>
    <w:rsid w:val="00D969A5"/>
    <w:rsid w:val="00D97680"/>
    <w:rsid w:val="00DA0327"/>
    <w:rsid w:val="00DA1473"/>
    <w:rsid w:val="00DA181C"/>
    <w:rsid w:val="00DA3293"/>
    <w:rsid w:val="00DA4BD3"/>
    <w:rsid w:val="00DA4EE1"/>
    <w:rsid w:val="00DA4F14"/>
    <w:rsid w:val="00DA552D"/>
    <w:rsid w:val="00DA62F6"/>
    <w:rsid w:val="00DA73A6"/>
    <w:rsid w:val="00DA79CA"/>
    <w:rsid w:val="00DB0E0D"/>
    <w:rsid w:val="00DB18A1"/>
    <w:rsid w:val="00DB1F0F"/>
    <w:rsid w:val="00DB2FC9"/>
    <w:rsid w:val="00DB6D48"/>
    <w:rsid w:val="00DC1067"/>
    <w:rsid w:val="00DC41FB"/>
    <w:rsid w:val="00DC4DA9"/>
    <w:rsid w:val="00DC63B1"/>
    <w:rsid w:val="00DC73B0"/>
    <w:rsid w:val="00DD237E"/>
    <w:rsid w:val="00DD47F0"/>
    <w:rsid w:val="00DD5B98"/>
    <w:rsid w:val="00DD61C7"/>
    <w:rsid w:val="00DD7672"/>
    <w:rsid w:val="00DD7D78"/>
    <w:rsid w:val="00DE1192"/>
    <w:rsid w:val="00DE125F"/>
    <w:rsid w:val="00DE2F90"/>
    <w:rsid w:val="00DE38F5"/>
    <w:rsid w:val="00DE40D9"/>
    <w:rsid w:val="00DE438E"/>
    <w:rsid w:val="00DE4393"/>
    <w:rsid w:val="00DE482D"/>
    <w:rsid w:val="00DE4F50"/>
    <w:rsid w:val="00DE56EB"/>
    <w:rsid w:val="00DE5DD9"/>
    <w:rsid w:val="00DE6209"/>
    <w:rsid w:val="00DE79AF"/>
    <w:rsid w:val="00DF0248"/>
    <w:rsid w:val="00DF6B2C"/>
    <w:rsid w:val="00DF7102"/>
    <w:rsid w:val="00E00B72"/>
    <w:rsid w:val="00E01839"/>
    <w:rsid w:val="00E02784"/>
    <w:rsid w:val="00E043B7"/>
    <w:rsid w:val="00E05378"/>
    <w:rsid w:val="00E05B23"/>
    <w:rsid w:val="00E05F58"/>
    <w:rsid w:val="00E07374"/>
    <w:rsid w:val="00E10AFF"/>
    <w:rsid w:val="00E10E52"/>
    <w:rsid w:val="00E11DB6"/>
    <w:rsid w:val="00E125AD"/>
    <w:rsid w:val="00E139C5"/>
    <w:rsid w:val="00E1431D"/>
    <w:rsid w:val="00E153BC"/>
    <w:rsid w:val="00E15CE6"/>
    <w:rsid w:val="00E17588"/>
    <w:rsid w:val="00E200EC"/>
    <w:rsid w:val="00E2038B"/>
    <w:rsid w:val="00E21650"/>
    <w:rsid w:val="00E217C8"/>
    <w:rsid w:val="00E22789"/>
    <w:rsid w:val="00E232DD"/>
    <w:rsid w:val="00E237E3"/>
    <w:rsid w:val="00E23DFC"/>
    <w:rsid w:val="00E23F9D"/>
    <w:rsid w:val="00E24EC7"/>
    <w:rsid w:val="00E2598A"/>
    <w:rsid w:val="00E263FD"/>
    <w:rsid w:val="00E2777C"/>
    <w:rsid w:val="00E2785C"/>
    <w:rsid w:val="00E30C00"/>
    <w:rsid w:val="00E31A09"/>
    <w:rsid w:val="00E31AE5"/>
    <w:rsid w:val="00E338B1"/>
    <w:rsid w:val="00E33F58"/>
    <w:rsid w:val="00E34AB7"/>
    <w:rsid w:val="00E365D9"/>
    <w:rsid w:val="00E37A99"/>
    <w:rsid w:val="00E37D68"/>
    <w:rsid w:val="00E4011E"/>
    <w:rsid w:val="00E444E0"/>
    <w:rsid w:val="00E44791"/>
    <w:rsid w:val="00E451E0"/>
    <w:rsid w:val="00E45904"/>
    <w:rsid w:val="00E45B32"/>
    <w:rsid w:val="00E51C91"/>
    <w:rsid w:val="00E54711"/>
    <w:rsid w:val="00E54765"/>
    <w:rsid w:val="00E57C74"/>
    <w:rsid w:val="00E57FC3"/>
    <w:rsid w:val="00E60DBC"/>
    <w:rsid w:val="00E6268A"/>
    <w:rsid w:val="00E63C3B"/>
    <w:rsid w:val="00E64475"/>
    <w:rsid w:val="00E6464E"/>
    <w:rsid w:val="00E64A1F"/>
    <w:rsid w:val="00E67CD1"/>
    <w:rsid w:val="00E700DA"/>
    <w:rsid w:val="00E701FC"/>
    <w:rsid w:val="00E705A9"/>
    <w:rsid w:val="00E71E9D"/>
    <w:rsid w:val="00E73483"/>
    <w:rsid w:val="00E73531"/>
    <w:rsid w:val="00E7432F"/>
    <w:rsid w:val="00E74924"/>
    <w:rsid w:val="00E74C8C"/>
    <w:rsid w:val="00E75625"/>
    <w:rsid w:val="00E7566A"/>
    <w:rsid w:val="00E810D6"/>
    <w:rsid w:val="00E81DC9"/>
    <w:rsid w:val="00E82A5A"/>
    <w:rsid w:val="00E82E17"/>
    <w:rsid w:val="00E84254"/>
    <w:rsid w:val="00E8452F"/>
    <w:rsid w:val="00E86148"/>
    <w:rsid w:val="00E86EBE"/>
    <w:rsid w:val="00E877B5"/>
    <w:rsid w:val="00E923D4"/>
    <w:rsid w:val="00E92D08"/>
    <w:rsid w:val="00E93549"/>
    <w:rsid w:val="00E941C3"/>
    <w:rsid w:val="00E94A0A"/>
    <w:rsid w:val="00E96EE0"/>
    <w:rsid w:val="00E97FE1"/>
    <w:rsid w:val="00EA0732"/>
    <w:rsid w:val="00EA124C"/>
    <w:rsid w:val="00EA15FB"/>
    <w:rsid w:val="00EA1A65"/>
    <w:rsid w:val="00EA1E26"/>
    <w:rsid w:val="00EA3003"/>
    <w:rsid w:val="00EA4466"/>
    <w:rsid w:val="00EA47F0"/>
    <w:rsid w:val="00EA4E9E"/>
    <w:rsid w:val="00EA5E75"/>
    <w:rsid w:val="00EA6451"/>
    <w:rsid w:val="00EA66F4"/>
    <w:rsid w:val="00EA6E58"/>
    <w:rsid w:val="00EB05C4"/>
    <w:rsid w:val="00EB246F"/>
    <w:rsid w:val="00EB292D"/>
    <w:rsid w:val="00EB433C"/>
    <w:rsid w:val="00EB45C5"/>
    <w:rsid w:val="00EB4A48"/>
    <w:rsid w:val="00EB4DA9"/>
    <w:rsid w:val="00EB6245"/>
    <w:rsid w:val="00EB7BCA"/>
    <w:rsid w:val="00EC0FF7"/>
    <w:rsid w:val="00EC1D71"/>
    <w:rsid w:val="00EC1FBA"/>
    <w:rsid w:val="00EC4410"/>
    <w:rsid w:val="00EC4827"/>
    <w:rsid w:val="00EC48E2"/>
    <w:rsid w:val="00EC517B"/>
    <w:rsid w:val="00EC5E74"/>
    <w:rsid w:val="00EC7474"/>
    <w:rsid w:val="00ED5483"/>
    <w:rsid w:val="00ED55A3"/>
    <w:rsid w:val="00EE0E06"/>
    <w:rsid w:val="00EE1F9F"/>
    <w:rsid w:val="00EE3684"/>
    <w:rsid w:val="00EE3EFA"/>
    <w:rsid w:val="00EE57E0"/>
    <w:rsid w:val="00EE65D5"/>
    <w:rsid w:val="00EF2667"/>
    <w:rsid w:val="00EF3269"/>
    <w:rsid w:val="00EF48F0"/>
    <w:rsid w:val="00EF5D0B"/>
    <w:rsid w:val="00EF5D17"/>
    <w:rsid w:val="00F02DFE"/>
    <w:rsid w:val="00F043CE"/>
    <w:rsid w:val="00F04599"/>
    <w:rsid w:val="00F04938"/>
    <w:rsid w:val="00F04CF2"/>
    <w:rsid w:val="00F05824"/>
    <w:rsid w:val="00F06B76"/>
    <w:rsid w:val="00F06C81"/>
    <w:rsid w:val="00F102D7"/>
    <w:rsid w:val="00F103DE"/>
    <w:rsid w:val="00F110F2"/>
    <w:rsid w:val="00F1126C"/>
    <w:rsid w:val="00F12495"/>
    <w:rsid w:val="00F144B4"/>
    <w:rsid w:val="00F151F3"/>
    <w:rsid w:val="00F15D2C"/>
    <w:rsid w:val="00F15F45"/>
    <w:rsid w:val="00F20B53"/>
    <w:rsid w:val="00F21138"/>
    <w:rsid w:val="00F23414"/>
    <w:rsid w:val="00F23AF4"/>
    <w:rsid w:val="00F25B00"/>
    <w:rsid w:val="00F25C8A"/>
    <w:rsid w:val="00F273FA"/>
    <w:rsid w:val="00F27AB1"/>
    <w:rsid w:val="00F27D82"/>
    <w:rsid w:val="00F306E0"/>
    <w:rsid w:val="00F35315"/>
    <w:rsid w:val="00F35D52"/>
    <w:rsid w:val="00F35D60"/>
    <w:rsid w:val="00F37405"/>
    <w:rsid w:val="00F37484"/>
    <w:rsid w:val="00F37A7D"/>
    <w:rsid w:val="00F42745"/>
    <w:rsid w:val="00F42775"/>
    <w:rsid w:val="00F42C17"/>
    <w:rsid w:val="00F43DF2"/>
    <w:rsid w:val="00F460EF"/>
    <w:rsid w:val="00F46897"/>
    <w:rsid w:val="00F46FC1"/>
    <w:rsid w:val="00F5068F"/>
    <w:rsid w:val="00F51582"/>
    <w:rsid w:val="00F51D13"/>
    <w:rsid w:val="00F522D7"/>
    <w:rsid w:val="00F52459"/>
    <w:rsid w:val="00F55DF9"/>
    <w:rsid w:val="00F56098"/>
    <w:rsid w:val="00F5610B"/>
    <w:rsid w:val="00F565E5"/>
    <w:rsid w:val="00F571CF"/>
    <w:rsid w:val="00F57A09"/>
    <w:rsid w:val="00F61ABF"/>
    <w:rsid w:val="00F62770"/>
    <w:rsid w:val="00F62897"/>
    <w:rsid w:val="00F63787"/>
    <w:rsid w:val="00F6483E"/>
    <w:rsid w:val="00F64B50"/>
    <w:rsid w:val="00F64C44"/>
    <w:rsid w:val="00F65C9B"/>
    <w:rsid w:val="00F66E51"/>
    <w:rsid w:val="00F675E4"/>
    <w:rsid w:val="00F67BE0"/>
    <w:rsid w:val="00F71F52"/>
    <w:rsid w:val="00F767B4"/>
    <w:rsid w:val="00F77197"/>
    <w:rsid w:val="00F7797C"/>
    <w:rsid w:val="00F80501"/>
    <w:rsid w:val="00F8074A"/>
    <w:rsid w:val="00F80838"/>
    <w:rsid w:val="00F85057"/>
    <w:rsid w:val="00F85061"/>
    <w:rsid w:val="00F85092"/>
    <w:rsid w:val="00F86229"/>
    <w:rsid w:val="00F9032E"/>
    <w:rsid w:val="00F9085B"/>
    <w:rsid w:val="00F911D4"/>
    <w:rsid w:val="00F91663"/>
    <w:rsid w:val="00F91993"/>
    <w:rsid w:val="00F91D01"/>
    <w:rsid w:val="00F92CE9"/>
    <w:rsid w:val="00F92D7E"/>
    <w:rsid w:val="00F942E5"/>
    <w:rsid w:val="00F94DF0"/>
    <w:rsid w:val="00FA0E83"/>
    <w:rsid w:val="00FA1081"/>
    <w:rsid w:val="00FA17FA"/>
    <w:rsid w:val="00FA1D9E"/>
    <w:rsid w:val="00FA3922"/>
    <w:rsid w:val="00FA686E"/>
    <w:rsid w:val="00FA6B07"/>
    <w:rsid w:val="00FB25DA"/>
    <w:rsid w:val="00FB42B4"/>
    <w:rsid w:val="00FB5082"/>
    <w:rsid w:val="00FB5983"/>
    <w:rsid w:val="00FC329A"/>
    <w:rsid w:val="00FC59A0"/>
    <w:rsid w:val="00FC663A"/>
    <w:rsid w:val="00FC677C"/>
    <w:rsid w:val="00FC6D18"/>
    <w:rsid w:val="00FD0062"/>
    <w:rsid w:val="00FD1557"/>
    <w:rsid w:val="00FD2017"/>
    <w:rsid w:val="00FD462D"/>
    <w:rsid w:val="00FD550F"/>
    <w:rsid w:val="00FD5585"/>
    <w:rsid w:val="00FD5C05"/>
    <w:rsid w:val="00FD6E84"/>
    <w:rsid w:val="00FE05B5"/>
    <w:rsid w:val="00FE0E46"/>
    <w:rsid w:val="00FE1171"/>
    <w:rsid w:val="00FE20AC"/>
    <w:rsid w:val="00FE2BBC"/>
    <w:rsid w:val="00FE5310"/>
    <w:rsid w:val="00FE6BF3"/>
    <w:rsid w:val="00FE7533"/>
    <w:rsid w:val="00FF2A11"/>
    <w:rsid w:val="00FF66CB"/>
    <w:rsid w:val="00FF6AD8"/>
    <w:rsid w:val="00FF77E7"/>
    <w:rsid w:val="00FF7E14"/>
    <w:rsid w:val="022417C6"/>
    <w:rsid w:val="02C55027"/>
    <w:rsid w:val="05315B7C"/>
    <w:rsid w:val="06FBD853"/>
    <w:rsid w:val="07973F38"/>
    <w:rsid w:val="0987703E"/>
    <w:rsid w:val="0A96411A"/>
    <w:rsid w:val="0B1D550D"/>
    <w:rsid w:val="0C35361B"/>
    <w:rsid w:val="0CF6087C"/>
    <w:rsid w:val="0D35708C"/>
    <w:rsid w:val="0F420445"/>
    <w:rsid w:val="1088428A"/>
    <w:rsid w:val="10DB21E2"/>
    <w:rsid w:val="12E04445"/>
    <w:rsid w:val="142F11C2"/>
    <w:rsid w:val="14CC3A74"/>
    <w:rsid w:val="16914E2D"/>
    <w:rsid w:val="186843F8"/>
    <w:rsid w:val="189E096B"/>
    <w:rsid w:val="1CFC76A3"/>
    <w:rsid w:val="1D380FD0"/>
    <w:rsid w:val="1F240979"/>
    <w:rsid w:val="1F477B23"/>
    <w:rsid w:val="1F64731D"/>
    <w:rsid w:val="1F647B17"/>
    <w:rsid w:val="1F831ABC"/>
    <w:rsid w:val="20E0189C"/>
    <w:rsid w:val="22885F6E"/>
    <w:rsid w:val="22F55B51"/>
    <w:rsid w:val="23C1216A"/>
    <w:rsid w:val="2518593D"/>
    <w:rsid w:val="254E34A0"/>
    <w:rsid w:val="25601EBD"/>
    <w:rsid w:val="258E49CB"/>
    <w:rsid w:val="26DA6FEC"/>
    <w:rsid w:val="2794125F"/>
    <w:rsid w:val="28794119"/>
    <w:rsid w:val="2D9B4546"/>
    <w:rsid w:val="2E7B61AE"/>
    <w:rsid w:val="2F261770"/>
    <w:rsid w:val="31FB48A5"/>
    <w:rsid w:val="3203242A"/>
    <w:rsid w:val="323C7295"/>
    <w:rsid w:val="335B533E"/>
    <w:rsid w:val="341B3987"/>
    <w:rsid w:val="34561EF6"/>
    <w:rsid w:val="34DA33B0"/>
    <w:rsid w:val="350707B5"/>
    <w:rsid w:val="35955983"/>
    <w:rsid w:val="36364EB6"/>
    <w:rsid w:val="3891640A"/>
    <w:rsid w:val="398B4B86"/>
    <w:rsid w:val="3B5B4C64"/>
    <w:rsid w:val="3BA84001"/>
    <w:rsid w:val="3C436AD4"/>
    <w:rsid w:val="3D051C20"/>
    <w:rsid w:val="3D89004A"/>
    <w:rsid w:val="40E71DFB"/>
    <w:rsid w:val="411F17EE"/>
    <w:rsid w:val="427B7FF2"/>
    <w:rsid w:val="431B0ACA"/>
    <w:rsid w:val="433319AC"/>
    <w:rsid w:val="4549650D"/>
    <w:rsid w:val="46E26E86"/>
    <w:rsid w:val="471E51DE"/>
    <w:rsid w:val="47941C0E"/>
    <w:rsid w:val="47B16188"/>
    <w:rsid w:val="49B775FF"/>
    <w:rsid w:val="4DF63D1A"/>
    <w:rsid w:val="4E9C014F"/>
    <w:rsid w:val="4EA3009E"/>
    <w:rsid w:val="51207808"/>
    <w:rsid w:val="51DA5419"/>
    <w:rsid w:val="523531FD"/>
    <w:rsid w:val="52C134E6"/>
    <w:rsid w:val="531A69CF"/>
    <w:rsid w:val="53DF49F6"/>
    <w:rsid w:val="56BC32D2"/>
    <w:rsid w:val="57D63DB9"/>
    <w:rsid w:val="590A1D78"/>
    <w:rsid w:val="59315713"/>
    <w:rsid w:val="59E05EDB"/>
    <w:rsid w:val="59EF03B2"/>
    <w:rsid w:val="5B292DBA"/>
    <w:rsid w:val="5C746688"/>
    <w:rsid w:val="5C8F5A04"/>
    <w:rsid w:val="5CA85C82"/>
    <w:rsid w:val="5CBF2ADD"/>
    <w:rsid w:val="5D716637"/>
    <w:rsid w:val="5F2D71AB"/>
    <w:rsid w:val="60E47157"/>
    <w:rsid w:val="62291711"/>
    <w:rsid w:val="62EFB0AA"/>
    <w:rsid w:val="6308356F"/>
    <w:rsid w:val="633B2D78"/>
    <w:rsid w:val="641C2DD4"/>
    <w:rsid w:val="64BE584C"/>
    <w:rsid w:val="64C244A6"/>
    <w:rsid w:val="64C47566"/>
    <w:rsid w:val="66EC2438"/>
    <w:rsid w:val="682F0A28"/>
    <w:rsid w:val="69735C8B"/>
    <w:rsid w:val="6A036243"/>
    <w:rsid w:val="6A1E21CD"/>
    <w:rsid w:val="6AA10952"/>
    <w:rsid w:val="6AF22169"/>
    <w:rsid w:val="6B601E50"/>
    <w:rsid w:val="6C2E581A"/>
    <w:rsid w:val="6EB32B9D"/>
    <w:rsid w:val="6F7D496B"/>
    <w:rsid w:val="708E0452"/>
    <w:rsid w:val="71AD5A88"/>
    <w:rsid w:val="73340A2F"/>
    <w:rsid w:val="73E7122E"/>
    <w:rsid w:val="748660F6"/>
    <w:rsid w:val="76933EA6"/>
    <w:rsid w:val="77AC08AC"/>
    <w:rsid w:val="78EE0932"/>
    <w:rsid w:val="7A8D764F"/>
    <w:rsid w:val="7AED579E"/>
    <w:rsid w:val="7B2012DE"/>
    <w:rsid w:val="7B2D4D48"/>
    <w:rsid w:val="7C2224B4"/>
    <w:rsid w:val="7C497F7B"/>
    <w:rsid w:val="7C66286E"/>
    <w:rsid w:val="7C8A0A9D"/>
    <w:rsid w:val="7CAF6F1F"/>
    <w:rsid w:val="7D164206"/>
    <w:rsid w:val="7DDB4EBC"/>
    <w:rsid w:val="7F623D3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fillcolor="white">
      <v:fill color="white"/>
    </o:shapedefaults>
    <o:shapelayout v:ext="edit">
      <o:idmap v:ext="edit" data="1"/>
    </o:shapelayout>
  </w:shapeDefaults>
  <w:decimalSymbol w:val="."/>
  <w:listSeparator w:val=","/>
  <w14:docId w14:val="67311C4D"/>
  <w15:docId w15:val="{EC9B564C-7B06-46A3-9323-3D7C10293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uiPriority="0" w:qFormat="1"/>
    <w:lsdException w:name="List Bullet" w:uiPriority="0" w:qFormat="1"/>
    <w:lsdException w:name="List Number" w:semiHidden="1" w:uiPriority="0" w:unhideWhenUsed="1" w:qFormat="1"/>
    <w:lsdException w:name="List 2" w:semiHidden="1" w:uiPriority="0" w:unhideWhenUsed="1" w:qFormat="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509"/>
    <w:pPr>
      <w:spacing w:line="320" w:lineRule="exact"/>
    </w:pPr>
    <w:rPr>
      <w:rFonts w:ascii="Arial" w:eastAsia="Times New Roman" w:hAnsi="Arial"/>
      <w:sz w:val="24"/>
      <w:lang w:val="en-US" w:eastAsia="en-US"/>
    </w:rPr>
  </w:style>
  <w:style w:type="paragraph" w:styleId="Heading1">
    <w:name w:val="heading 1"/>
    <w:basedOn w:val="Normal"/>
    <w:next w:val="Normal"/>
    <w:link w:val="Heading1Char"/>
    <w:uiPriority w:val="9"/>
    <w:qFormat/>
    <w:rsid w:val="00C6110E"/>
    <w:pPr>
      <w:keepNext/>
      <w:keepLines/>
      <w:numPr>
        <w:numId w:val="1"/>
      </w:numPr>
      <w:spacing w:before="480" w:after="240" w:line="240" w:lineRule="atLeast"/>
      <w:outlineLvl w:val="0"/>
    </w:pPr>
    <w:rPr>
      <w:rFonts w:ascii="Calibri Light" w:hAnsi="Calibri Light"/>
      <w:b/>
      <w:color w:val="215868" w:themeColor="accent5" w:themeShade="80"/>
      <w:kern w:val="28"/>
      <w:sz w:val="32"/>
    </w:rPr>
  </w:style>
  <w:style w:type="paragraph" w:styleId="Heading2">
    <w:name w:val="heading 2"/>
    <w:basedOn w:val="Normal"/>
    <w:next w:val="Normal"/>
    <w:link w:val="Heading2Char"/>
    <w:uiPriority w:val="9"/>
    <w:qFormat/>
    <w:rsid w:val="00C6110E"/>
    <w:pPr>
      <w:keepNext/>
      <w:keepLines/>
      <w:numPr>
        <w:ilvl w:val="1"/>
        <w:numId w:val="1"/>
      </w:numPr>
      <w:spacing w:before="280" w:after="280" w:line="240" w:lineRule="atLeast"/>
      <w:outlineLvl w:val="1"/>
    </w:pPr>
    <w:rPr>
      <w:rFonts w:ascii="Calibri Light" w:hAnsi="Calibri Light"/>
      <w:b/>
      <w:color w:val="215868" w:themeColor="accent5" w:themeShade="80"/>
      <w:sz w:val="28"/>
    </w:rPr>
  </w:style>
  <w:style w:type="paragraph" w:styleId="Heading3">
    <w:name w:val="heading 3"/>
    <w:basedOn w:val="Normal"/>
    <w:next w:val="Normal"/>
    <w:link w:val="Heading3Char"/>
    <w:uiPriority w:val="9"/>
    <w:qFormat/>
    <w:rsid w:val="00C6110E"/>
    <w:pPr>
      <w:numPr>
        <w:ilvl w:val="2"/>
        <w:numId w:val="1"/>
      </w:numPr>
      <w:spacing w:before="240" w:after="240"/>
      <w:outlineLvl w:val="2"/>
    </w:pPr>
    <w:rPr>
      <w:rFonts w:ascii="Calibri Light" w:hAnsi="Calibri Light"/>
      <w:b/>
      <w:color w:val="215868" w:themeColor="accent5" w:themeShade="80"/>
    </w:rPr>
  </w:style>
  <w:style w:type="paragraph" w:styleId="Heading4">
    <w:name w:val="heading 4"/>
    <w:basedOn w:val="Normal"/>
    <w:next w:val="Normal"/>
    <w:link w:val="Heading4Char"/>
    <w:uiPriority w:val="9"/>
    <w:qFormat/>
    <w:rsid w:val="00663B3E"/>
    <w:pPr>
      <w:keepNext/>
      <w:numPr>
        <w:ilvl w:val="3"/>
        <w:numId w:val="1"/>
      </w:numPr>
      <w:spacing w:before="240" w:after="60" w:line="220" w:lineRule="exact"/>
      <w:jc w:val="both"/>
      <w:outlineLvl w:val="3"/>
    </w:pPr>
    <w:rPr>
      <w:rFonts w:ascii="Calibri Light" w:hAnsi="Calibri Light"/>
      <w:b/>
      <w:color w:val="215868" w:themeColor="accent5" w:themeShade="80"/>
    </w:rPr>
  </w:style>
  <w:style w:type="paragraph" w:styleId="Heading5">
    <w:name w:val="heading 5"/>
    <w:basedOn w:val="Normal"/>
    <w:next w:val="Normal"/>
    <w:link w:val="Heading5Char"/>
    <w:uiPriority w:val="9"/>
    <w:qFormat/>
    <w:rsid w:val="005661EF"/>
    <w:pPr>
      <w:numPr>
        <w:ilvl w:val="4"/>
        <w:numId w:val="1"/>
      </w:numPr>
      <w:spacing w:before="240" w:after="60" w:line="220" w:lineRule="exact"/>
      <w:jc w:val="both"/>
      <w:outlineLvl w:val="4"/>
      <w:pPrChange w:id="0" w:author="singh qmax" w:date="2020-07-17T07:12:00Z">
        <w:pPr>
          <w:numPr>
            <w:ilvl w:val="4"/>
            <w:numId w:val="1"/>
          </w:numPr>
          <w:spacing w:before="240" w:after="60" w:line="220" w:lineRule="exact"/>
          <w:jc w:val="both"/>
          <w:outlineLvl w:val="4"/>
        </w:pPr>
      </w:pPrChange>
    </w:pPr>
    <w:rPr>
      <w:rFonts w:asciiTheme="minorHAnsi" w:hAnsiTheme="minorHAnsi"/>
      <w:b/>
      <w:color w:val="215868" w:themeColor="accent5" w:themeShade="80"/>
      <w:sz w:val="22"/>
      <w:rPrChange w:id="0" w:author="singh qmax" w:date="2020-07-17T07:12:00Z">
        <w:rPr>
          <w:rFonts w:asciiTheme="minorHAnsi" w:hAnsiTheme="minorHAnsi"/>
          <w:sz w:val="22"/>
          <w:lang w:val="en-US" w:eastAsia="en-US" w:bidi="ar-SA"/>
        </w:rPr>
      </w:rPrChange>
    </w:rPr>
  </w:style>
  <w:style w:type="paragraph" w:styleId="Heading6">
    <w:name w:val="heading 6"/>
    <w:basedOn w:val="Normal"/>
    <w:next w:val="Normal"/>
    <w:link w:val="Heading6Char"/>
    <w:uiPriority w:val="9"/>
    <w:qFormat/>
    <w:rsid w:val="005E2509"/>
    <w:pPr>
      <w:numPr>
        <w:ilvl w:val="5"/>
        <w:numId w:val="1"/>
      </w:numPr>
      <w:spacing w:before="240" w:after="60" w:line="220" w:lineRule="exact"/>
      <w:jc w:val="both"/>
      <w:outlineLvl w:val="5"/>
    </w:pPr>
    <w:rPr>
      <w:i/>
      <w:sz w:val="22"/>
    </w:rPr>
  </w:style>
  <w:style w:type="paragraph" w:styleId="Heading7">
    <w:name w:val="heading 7"/>
    <w:basedOn w:val="Normal"/>
    <w:next w:val="Normal"/>
    <w:link w:val="Heading7Char"/>
    <w:uiPriority w:val="9"/>
    <w:qFormat/>
    <w:rsid w:val="005E2509"/>
    <w:pPr>
      <w:numPr>
        <w:ilvl w:val="6"/>
        <w:numId w:val="1"/>
      </w:numPr>
      <w:spacing w:before="240" w:after="60" w:line="220" w:lineRule="exact"/>
      <w:jc w:val="both"/>
      <w:outlineLvl w:val="6"/>
    </w:pPr>
    <w:rPr>
      <w:sz w:val="20"/>
    </w:rPr>
  </w:style>
  <w:style w:type="paragraph" w:styleId="Heading8">
    <w:name w:val="heading 8"/>
    <w:basedOn w:val="Normal"/>
    <w:next w:val="Normal"/>
    <w:link w:val="Heading8Char"/>
    <w:uiPriority w:val="9"/>
    <w:qFormat/>
    <w:rsid w:val="005E2509"/>
    <w:pPr>
      <w:numPr>
        <w:ilvl w:val="7"/>
        <w:numId w:val="1"/>
      </w:numPr>
      <w:spacing w:before="240" w:after="60" w:line="220" w:lineRule="exact"/>
      <w:jc w:val="both"/>
      <w:outlineLvl w:val="7"/>
    </w:pPr>
    <w:rPr>
      <w:i/>
      <w:sz w:val="20"/>
    </w:rPr>
  </w:style>
  <w:style w:type="paragraph" w:styleId="Heading9">
    <w:name w:val="heading 9"/>
    <w:basedOn w:val="Normal"/>
    <w:next w:val="Normal"/>
    <w:link w:val="Heading9Char"/>
    <w:uiPriority w:val="9"/>
    <w:qFormat/>
    <w:rsid w:val="005E2509"/>
    <w:pPr>
      <w:numPr>
        <w:ilvl w:val="8"/>
        <w:numId w:val="1"/>
      </w:numPr>
      <w:spacing w:before="240" w:after="60" w:line="220" w:lineRule="exact"/>
      <w:jc w:val="both"/>
      <w:outlineLvl w:val="8"/>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sid w:val="005E2509"/>
    <w:pPr>
      <w:spacing w:line="240" w:lineRule="auto"/>
    </w:pPr>
    <w:rPr>
      <w:rFonts w:ascii="Tahoma" w:hAnsi="Tahoma" w:cs="Tahoma"/>
      <w:sz w:val="16"/>
      <w:szCs w:val="16"/>
    </w:rPr>
  </w:style>
  <w:style w:type="paragraph" w:styleId="BodyText">
    <w:name w:val="Body Text"/>
    <w:basedOn w:val="Normal"/>
    <w:link w:val="BodyTextChar"/>
    <w:qFormat/>
    <w:rsid w:val="005E2509"/>
    <w:pPr>
      <w:spacing w:before="120" w:after="120" w:line="240" w:lineRule="atLeast"/>
      <w:jc w:val="both"/>
    </w:pPr>
    <w:rPr>
      <w:sz w:val="20"/>
      <w:szCs w:val="24"/>
    </w:rPr>
  </w:style>
  <w:style w:type="paragraph" w:styleId="BodyText2">
    <w:name w:val="Body Text 2"/>
    <w:basedOn w:val="Normal"/>
    <w:link w:val="BodyText2Char"/>
    <w:unhideWhenUsed/>
    <w:qFormat/>
    <w:rsid w:val="005E2509"/>
    <w:pPr>
      <w:spacing w:after="120" w:line="480" w:lineRule="auto"/>
      <w:jc w:val="both"/>
    </w:pPr>
    <w:rPr>
      <w:rFonts w:ascii="Calibri" w:hAnsi="Calibri"/>
      <w:sz w:val="22"/>
      <w:szCs w:val="22"/>
    </w:rPr>
  </w:style>
  <w:style w:type="paragraph" w:styleId="BodyText3">
    <w:name w:val="Body Text 3"/>
    <w:basedOn w:val="Normal"/>
    <w:link w:val="BodyText3Char"/>
    <w:uiPriority w:val="99"/>
    <w:unhideWhenUsed/>
    <w:qFormat/>
    <w:rsid w:val="005E2509"/>
    <w:pPr>
      <w:spacing w:after="120" w:line="276" w:lineRule="auto"/>
      <w:jc w:val="both"/>
    </w:pPr>
    <w:rPr>
      <w:rFonts w:ascii="Calibri" w:hAnsi="Calibri"/>
      <w:sz w:val="16"/>
      <w:szCs w:val="16"/>
    </w:rPr>
  </w:style>
  <w:style w:type="paragraph" w:styleId="BodyTextIndent">
    <w:name w:val="Body Text Indent"/>
    <w:basedOn w:val="Normal"/>
    <w:link w:val="BodyTextIndentChar"/>
    <w:qFormat/>
    <w:rsid w:val="005E2509"/>
    <w:pPr>
      <w:spacing w:after="120" w:line="240" w:lineRule="auto"/>
      <w:ind w:left="360"/>
      <w:jc w:val="both"/>
    </w:pPr>
    <w:rPr>
      <w:rFonts w:ascii="Times New Roman" w:hAnsi="Times New Roman"/>
      <w:sz w:val="20"/>
    </w:rPr>
  </w:style>
  <w:style w:type="paragraph" w:styleId="BodyTextIndent2">
    <w:name w:val="Body Text Indent 2"/>
    <w:basedOn w:val="Normal"/>
    <w:link w:val="BodyTextIndent2Char"/>
    <w:unhideWhenUsed/>
    <w:qFormat/>
    <w:rsid w:val="005E2509"/>
    <w:pPr>
      <w:spacing w:after="120" w:line="480" w:lineRule="auto"/>
      <w:ind w:left="360"/>
      <w:jc w:val="both"/>
    </w:pPr>
    <w:rPr>
      <w:rFonts w:ascii="Calibri" w:hAnsi="Calibri"/>
      <w:sz w:val="22"/>
      <w:szCs w:val="22"/>
    </w:rPr>
  </w:style>
  <w:style w:type="paragraph" w:styleId="BodyTextIndent3">
    <w:name w:val="Body Text Indent 3"/>
    <w:basedOn w:val="Normal"/>
    <w:link w:val="BodyTextIndent3Char"/>
    <w:unhideWhenUsed/>
    <w:qFormat/>
    <w:rsid w:val="005E2509"/>
    <w:pPr>
      <w:spacing w:after="120" w:line="276" w:lineRule="auto"/>
      <w:ind w:left="360"/>
      <w:jc w:val="both"/>
    </w:pPr>
    <w:rPr>
      <w:rFonts w:ascii="Calibri" w:hAnsi="Calibri"/>
      <w:sz w:val="16"/>
      <w:szCs w:val="16"/>
    </w:rPr>
  </w:style>
  <w:style w:type="paragraph" w:styleId="Caption">
    <w:name w:val="caption"/>
    <w:basedOn w:val="Normal"/>
    <w:next w:val="Normal"/>
    <w:uiPriority w:val="35"/>
    <w:unhideWhenUsed/>
    <w:qFormat/>
    <w:rsid w:val="005E2509"/>
    <w:pPr>
      <w:spacing w:after="200" w:line="240" w:lineRule="auto"/>
    </w:pPr>
    <w:rPr>
      <w:b/>
      <w:bCs/>
      <w:color w:val="4F81BD" w:themeColor="accent1"/>
      <w:sz w:val="18"/>
      <w:szCs w:val="18"/>
    </w:rPr>
  </w:style>
  <w:style w:type="paragraph" w:styleId="CommentText">
    <w:name w:val="annotation text"/>
    <w:basedOn w:val="Normal"/>
    <w:link w:val="CommentTextChar"/>
    <w:uiPriority w:val="99"/>
    <w:unhideWhenUsed/>
    <w:qFormat/>
    <w:rsid w:val="005E2509"/>
    <w:pPr>
      <w:spacing w:after="200" w:line="240" w:lineRule="auto"/>
      <w:jc w:val="both"/>
    </w:pPr>
    <w:rPr>
      <w:rFonts w:ascii="Calibri" w:hAnsi="Calibri"/>
      <w:sz w:val="20"/>
    </w:rPr>
  </w:style>
  <w:style w:type="paragraph" w:styleId="CommentSubject">
    <w:name w:val="annotation subject"/>
    <w:basedOn w:val="CommentText"/>
    <w:next w:val="CommentText"/>
    <w:link w:val="CommentSubjectChar"/>
    <w:qFormat/>
    <w:rsid w:val="005E2509"/>
    <w:pPr>
      <w:spacing w:after="0" w:line="360" w:lineRule="auto"/>
    </w:pPr>
    <w:rPr>
      <w:rFonts w:ascii="Trebuchet MS" w:hAnsi="Trebuchet MS"/>
      <w:b/>
      <w:bCs/>
    </w:rPr>
  </w:style>
  <w:style w:type="paragraph" w:styleId="DocumentMap">
    <w:name w:val="Document Map"/>
    <w:basedOn w:val="Normal"/>
    <w:link w:val="DocumentMapChar"/>
    <w:uiPriority w:val="99"/>
    <w:unhideWhenUsed/>
    <w:qFormat/>
    <w:rsid w:val="005E2509"/>
    <w:rPr>
      <w:rFonts w:ascii="Tahoma" w:hAnsi="Tahoma" w:cs="Tahoma"/>
      <w:sz w:val="16"/>
      <w:szCs w:val="16"/>
    </w:rPr>
  </w:style>
  <w:style w:type="paragraph" w:styleId="Footer">
    <w:name w:val="footer"/>
    <w:basedOn w:val="Normal"/>
    <w:link w:val="FooterChar"/>
    <w:uiPriority w:val="99"/>
    <w:qFormat/>
    <w:rsid w:val="005E2509"/>
    <w:pPr>
      <w:tabs>
        <w:tab w:val="center" w:pos="4680"/>
        <w:tab w:val="right" w:pos="9360"/>
      </w:tabs>
    </w:pPr>
    <w:rPr>
      <w:b/>
      <w:i/>
      <w:sz w:val="20"/>
    </w:rPr>
  </w:style>
  <w:style w:type="paragraph" w:styleId="Header">
    <w:name w:val="header"/>
    <w:basedOn w:val="Normal"/>
    <w:link w:val="HeaderChar"/>
    <w:uiPriority w:val="99"/>
    <w:qFormat/>
    <w:rsid w:val="005E2509"/>
    <w:pPr>
      <w:tabs>
        <w:tab w:val="center" w:pos="4680"/>
        <w:tab w:val="right" w:pos="9360"/>
      </w:tabs>
    </w:pPr>
    <w:rPr>
      <w:b/>
      <w:i/>
      <w:sz w:val="20"/>
    </w:rPr>
  </w:style>
  <w:style w:type="paragraph" w:styleId="Index1">
    <w:name w:val="index 1"/>
    <w:basedOn w:val="Normal"/>
    <w:next w:val="Normal"/>
    <w:uiPriority w:val="99"/>
    <w:unhideWhenUsed/>
    <w:qFormat/>
    <w:rsid w:val="005E2509"/>
    <w:pPr>
      <w:spacing w:line="240" w:lineRule="auto"/>
      <w:ind w:left="220" w:hanging="220"/>
      <w:jc w:val="both"/>
    </w:pPr>
    <w:rPr>
      <w:rFonts w:ascii="Calibri" w:hAnsi="Calibri"/>
      <w:sz w:val="22"/>
      <w:szCs w:val="22"/>
    </w:rPr>
  </w:style>
  <w:style w:type="paragraph" w:styleId="Index2">
    <w:name w:val="index 2"/>
    <w:basedOn w:val="Normal"/>
    <w:next w:val="Normal"/>
    <w:uiPriority w:val="99"/>
    <w:unhideWhenUsed/>
    <w:qFormat/>
    <w:rsid w:val="005E2509"/>
    <w:pPr>
      <w:spacing w:line="240" w:lineRule="auto"/>
      <w:ind w:left="400" w:hanging="200"/>
      <w:jc w:val="both"/>
    </w:pPr>
    <w:rPr>
      <w:sz w:val="20"/>
      <w:lang w:val="de-DE" w:eastAsia="ja-JP"/>
    </w:rPr>
  </w:style>
  <w:style w:type="paragraph" w:styleId="IndexHeading">
    <w:name w:val="index heading"/>
    <w:basedOn w:val="Normal"/>
    <w:next w:val="Index1"/>
    <w:uiPriority w:val="99"/>
    <w:semiHidden/>
    <w:qFormat/>
    <w:rsid w:val="005E2509"/>
    <w:pPr>
      <w:spacing w:line="240" w:lineRule="auto"/>
      <w:jc w:val="both"/>
    </w:pPr>
    <w:rPr>
      <w:rFonts w:ascii="Times New Roman" w:hAnsi="Times New Roman"/>
      <w:szCs w:val="24"/>
    </w:rPr>
  </w:style>
  <w:style w:type="paragraph" w:styleId="List">
    <w:name w:val="List"/>
    <w:basedOn w:val="Normal"/>
    <w:qFormat/>
    <w:rsid w:val="005E2509"/>
    <w:pPr>
      <w:numPr>
        <w:numId w:val="2"/>
      </w:numPr>
      <w:spacing w:line="240" w:lineRule="auto"/>
      <w:jc w:val="both"/>
    </w:pPr>
    <w:rPr>
      <w:rFonts w:ascii="Times New Roman" w:hAnsi="Times New Roman"/>
      <w:sz w:val="20"/>
    </w:rPr>
  </w:style>
  <w:style w:type="paragraph" w:styleId="List2">
    <w:name w:val="List 2"/>
    <w:basedOn w:val="Normal"/>
    <w:qFormat/>
    <w:rsid w:val="005E2509"/>
    <w:pPr>
      <w:spacing w:line="240" w:lineRule="auto"/>
      <w:ind w:left="566" w:hanging="283"/>
      <w:contextualSpacing/>
      <w:jc w:val="both"/>
    </w:pPr>
    <w:rPr>
      <w:rFonts w:ascii="Times New Roman" w:hAnsi="Times New Roman"/>
    </w:rPr>
  </w:style>
  <w:style w:type="paragraph" w:styleId="ListBullet">
    <w:name w:val="List Bullet"/>
    <w:basedOn w:val="Normal"/>
    <w:qFormat/>
    <w:rsid w:val="005E2509"/>
    <w:pPr>
      <w:spacing w:before="60" w:after="60" w:line="240" w:lineRule="auto"/>
      <w:jc w:val="both"/>
    </w:pPr>
    <w:rPr>
      <w:sz w:val="20"/>
      <w:lang w:val="de-DE" w:eastAsia="ja-JP"/>
    </w:rPr>
  </w:style>
  <w:style w:type="paragraph" w:styleId="ListBullet2">
    <w:name w:val="List Bullet 2"/>
    <w:basedOn w:val="Normal"/>
    <w:unhideWhenUsed/>
    <w:qFormat/>
    <w:rsid w:val="005E2509"/>
    <w:pPr>
      <w:numPr>
        <w:numId w:val="3"/>
      </w:numPr>
      <w:spacing w:after="200" w:line="276" w:lineRule="auto"/>
      <w:contextualSpacing/>
      <w:jc w:val="both"/>
    </w:pPr>
    <w:rPr>
      <w:rFonts w:ascii="Calibri" w:hAnsi="Calibri"/>
      <w:sz w:val="22"/>
      <w:szCs w:val="22"/>
    </w:rPr>
  </w:style>
  <w:style w:type="paragraph" w:styleId="ListBullet3">
    <w:name w:val="List Bullet 3"/>
    <w:basedOn w:val="Normal"/>
    <w:uiPriority w:val="99"/>
    <w:unhideWhenUsed/>
    <w:qFormat/>
    <w:rsid w:val="005E2509"/>
    <w:pPr>
      <w:numPr>
        <w:numId w:val="4"/>
      </w:numPr>
      <w:spacing w:after="200" w:line="276" w:lineRule="auto"/>
      <w:contextualSpacing/>
      <w:jc w:val="both"/>
    </w:pPr>
    <w:rPr>
      <w:rFonts w:ascii="Calibri" w:hAnsi="Calibri"/>
      <w:sz w:val="22"/>
      <w:szCs w:val="22"/>
    </w:rPr>
  </w:style>
  <w:style w:type="paragraph" w:styleId="ListBullet4">
    <w:name w:val="List Bullet 4"/>
    <w:basedOn w:val="Normal"/>
    <w:uiPriority w:val="99"/>
    <w:unhideWhenUsed/>
    <w:qFormat/>
    <w:rsid w:val="005E2509"/>
    <w:pPr>
      <w:numPr>
        <w:numId w:val="5"/>
      </w:numPr>
      <w:tabs>
        <w:tab w:val="clear" w:pos="1440"/>
        <w:tab w:val="left" w:pos="432"/>
      </w:tabs>
      <w:spacing w:after="200" w:line="276" w:lineRule="auto"/>
      <w:ind w:left="432" w:hanging="432"/>
      <w:contextualSpacing/>
      <w:jc w:val="both"/>
    </w:pPr>
    <w:rPr>
      <w:rFonts w:ascii="Calibri" w:hAnsi="Calibri"/>
      <w:sz w:val="22"/>
      <w:szCs w:val="22"/>
    </w:rPr>
  </w:style>
  <w:style w:type="paragraph" w:styleId="ListContinue">
    <w:name w:val="List Continue"/>
    <w:basedOn w:val="Normal"/>
    <w:uiPriority w:val="99"/>
    <w:unhideWhenUsed/>
    <w:qFormat/>
    <w:rsid w:val="005E2509"/>
    <w:pPr>
      <w:spacing w:after="120" w:line="276" w:lineRule="auto"/>
      <w:ind w:left="360"/>
      <w:contextualSpacing/>
      <w:jc w:val="both"/>
    </w:pPr>
    <w:rPr>
      <w:rFonts w:ascii="Calibri" w:hAnsi="Calibri"/>
      <w:sz w:val="22"/>
      <w:szCs w:val="22"/>
    </w:rPr>
  </w:style>
  <w:style w:type="paragraph" w:styleId="ListNumber">
    <w:name w:val="List Number"/>
    <w:basedOn w:val="Normal"/>
    <w:qFormat/>
    <w:rsid w:val="005E2509"/>
    <w:pPr>
      <w:numPr>
        <w:numId w:val="6"/>
      </w:numPr>
      <w:spacing w:line="240" w:lineRule="auto"/>
      <w:jc w:val="both"/>
    </w:pPr>
    <w:rPr>
      <w:rFonts w:ascii="Times New Roman" w:hAnsi="Times New Roman"/>
    </w:rPr>
  </w:style>
  <w:style w:type="paragraph" w:styleId="NormalWeb">
    <w:name w:val="Normal (Web)"/>
    <w:basedOn w:val="Normal"/>
    <w:link w:val="NormalWebChar"/>
    <w:uiPriority w:val="99"/>
    <w:unhideWhenUsed/>
    <w:qFormat/>
    <w:rsid w:val="005E2509"/>
    <w:pPr>
      <w:spacing w:before="100" w:beforeAutospacing="1" w:after="100" w:afterAutospacing="1" w:line="240" w:lineRule="auto"/>
    </w:pPr>
    <w:rPr>
      <w:rFonts w:ascii="Times New Roman" w:hAnsi="Times New Roman"/>
      <w:szCs w:val="24"/>
    </w:rPr>
  </w:style>
  <w:style w:type="paragraph" w:styleId="PlainText">
    <w:name w:val="Plain Text"/>
    <w:basedOn w:val="Normal"/>
    <w:link w:val="PlainTextChar"/>
    <w:uiPriority w:val="99"/>
    <w:qFormat/>
    <w:rsid w:val="005E2509"/>
    <w:pPr>
      <w:spacing w:line="240" w:lineRule="auto"/>
      <w:jc w:val="both"/>
    </w:pPr>
    <w:rPr>
      <w:rFonts w:ascii="Courier New" w:hAnsi="Courier New"/>
      <w:sz w:val="20"/>
    </w:rPr>
  </w:style>
  <w:style w:type="paragraph" w:styleId="Subtitle">
    <w:name w:val="Subtitle"/>
    <w:basedOn w:val="Normal"/>
    <w:link w:val="SubtitleChar"/>
    <w:uiPriority w:val="11"/>
    <w:qFormat/>
    <w:rsid w:val="005E2509"/>
    <w:pPr>
      <w:spacing w:line="240" w:lineRule="auto"/>
      <w:jc w:val="center"/>
    </w:pPr>
    <w:rPr>
      <w:rFonts w:ascii="Times New Roman" w:hAnsi="Times New Roman"/>
      <w:b/>
      <w:sz w:val="40"/>
    </w:rPr>
  </w:style>
  <w:style w:type="paragraph" w:styleId="Title">
    <w:name w:val="Title"/>
    <w:basedOn w:val="Normal"/>
    <w:link w:val="TitleChar"/>
    <w:qFormat/>
    <w:rsid w:val="005E2509"/>
    <w:pPr>
      <w:spacing w:before="240" w:after="720" w:line="240" w:lineRule="auto"/>
      <w:jc w:val="right"/>
    </w:pPr>
    <w:rPr>
      <w:b/>
      <w:kern w:val="28"/>
      <w:sz w:val="64"/>
    </w:rPr>
  </w:style>
  <w:style w:type="paragraph" w:styleId="TOAHeading">
    <w:name w:val="toa heading"/>
    <w:basedOn w:val="Heading10"/>
    <w:next w:val="Normal"/>
    <w:qFormat/>
    <w:rsid w:val="005E2509"/>
    <w:pPr>
      <w:suppressLineNumbers/>
      <w:ind w:left="0" w:firstLine="0"/>
    </w:pPr>
    <w:rPr>
      <w:b w:val="0"/>
      <w:bCs/>
      <w:sz w:val="32"/>
      <w:szCs w:val="32"/>
    </w:rPr>
  </w:style>
  <w:style w:type="paragraph" w:customStyle="1" w:styleId="Heading10">
    <w:name w:val="Heading1"/>
    <w:basedOn w:val="Normal"/>
    <w:next w:val="BodyText"/>
    <w:qFormat/>
    <w:rsid w:val="005E2509"/>
    <w:pPr>
      <w:keepNext/>
      <w:numPr>
        <w:numId w:val="7"/>
      </w:numPr>
      <w:spacing w:before="240" w:after="120" w:line="240" w:lineRule="auto"/>
    </w:pPr>
    <w:rPr>
      <w:rFonts w:eastAsia="Noto Sans CJK SC Regular" w:cs="Lohit Devanagari"/>
      <w:b/>
      <w:color w:val="215868" w:themeColor="accent5" w:themeShade="80"/>
      <w:sz w:val="28"/>
      <w:szCs w:val="28"/>
      <w:lang w:bidi="en-US"/>
    </w:rPr>
  </w:style>
  <w:style w:type="paragraph" w:styleId="TOC1">
    <w:name w:val="toc 1"/>
    <w:basedOn w:val="Normal"/>
    <w:next w:val="Normal"/>
    <w:uiPriority w:val="39"/>
    <w:qFormat/>
    <w:rsid w:val="005E250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qFormat/>
    <w:rsid w:val="005E2509"/>
    <w:pPr>
      <w:tabs>
        <w:tab w:val="right" w:leader="dot" w:pos="9360"/>
      </w:tabs>
      <w:spacing w:line="220" w:lineRule="exact"/>
      <w:ind w:left="270"/>
      <w:jc w:val="both"/>
    </w:pPr>
    <w:rPr>
      <w:sz w:val="22"/>
    </w:rPr>
  </w:style>
  <w:style w:type="paragraph" w:styleId="TOC3">
    <w:name w:val="toc 3"/>
    <w:basedOn w:val="Normal"/>
    <w:next w:val="Normal"/>
    <w:uiPriority w:val="39"/>
    <w:qFormat/>
    <w:rsid w:val="005E2509"/>
    <w:pPr>
      <w:tabs>
        <w:tab w:val="left" w:pos="1200"/>
        <w:tab w:val="right" w:leader="dot" w:pos="9360"/>
      </w:tabs>
      <w:ind w:left="480"/>
    </w:pPr>
    <w:rPr>
      <w:sz w:val="22"/>
    </w:rPr>
  </w:style>
  <w:style w:type="paragraph" w:styleId="TOC4">
    <w:name w:val="toc 4"/>
    <w:basedOn w:val="Normal"/>
    <w:next w:val="Normal"/>
    <w:uiPriority w:val="39"/>
    <w:qFormat/>
    <w:rsid w:val="005E2509"/>
    <w:pPr>
      <w:tabs>
        <w:tab w:val="right" w:leader="dot" w:pos="9360"/>
      </w:tabs>
      <w:ind w:left="720"/>
    </w:pPr>
  </w:style>
  <w:style w:type="paragraph" w:styleId="TOC5">
    <w:name w:val="toc 5"/>
    <w:basedOn w:val="Normal"/>
    <w:next w:val="Normal"/>
    <w:uiPriority w:val="39"/>
    <w:qFormat/>
    <w:rsid w:val="005E2509"/>
    <w:pPr>
      <w:tabs>
        <w:tab w:val="right" w:leader="dot" w:pos="9360"/>
      </w:tabs>
      <w:ind w:left="960"/>
    </w:pPr>
  </w:style>
  <w:style w:type="paragraph" w:styleId="TOC6">
    <w:name w:val="toc 6"/>
    <w:basedOn w:val="Normal"/>
    <w:next w:val="Normal"/>
    <w:uiPriority w:val="39"/>
    <w:qFormat/>
    <w:rsid w:val="005E2509"/>
    <w:pPr>
      <w:tabs>
        <w:tab w:val="right" w:leader="dot" w:pos="9360"/>
      </w:tabs>
      <w:ind w:left="1200"/>
    </w:pPr>
  </w:style>
  <w:style w:type="paragraph" w:styleId="TOC7">
    <w:name w:val="toc 7"/>
    <w:basedOn w:val="Normal"/>
    <w:next w:val="Normal"/>
    <w:uiPriority w:val="39"/>
    <w:qFormat/>
    <w:rsid w:val="005E2509"/>
    <w:pPr>
      <w:tabs>
        <w:tab w:val="right" w:leader="dot" w:pos="9360"/>
      </w:tabs>
      <w:ind w:left="1440"/>
    </w:pPr>
  </w:style>
  <w:style w:type="paragraph" w:styleId="TOC8">
    <w:name w:val="toc 8"/>
    <w:basedOn w:val="Normal"/>
    <w:next w:val="Normal"/>
    <w:uiPriority w:val="39"/>
    <w:qFormat/>
    <w:rsid w:val="005E2509"/>
    <w:pPr>
      <w:tabs>
        <w:tab w:val="right" w:leader="dot" w:pos="9360"/>
      </w:tabs>
      <w:ind w:left="1680"/>
    </w:pPr>
  </w:style>
  <w:style w:type="paragraph" w:styleId="TOC9">
    <w:name w:val="toc 9"/>
    <w:basedOn w:val="Normal"/>
    <w:next w:val="Normal"/>
    <w:uiPriority w:val="39"/>
    <w:qFormat/>
    <w:rsid w:val="005E2509"/>
    <w:pPr>
      <w:tabs>
        <w:tab w:val="right" w:leader="dot" w:pos="9360"/>
      </w:tabs>
      <w:ind w:left="1920"/>
    </w:pPr>
  </w:style>
  <w:style w:type="character" w:styleId="CommentReference">
    <w:name w:val="annotation reference"/>
    <w:uiPriority w:val="99"/>
    <w:semiHidden/>
    <w:qFormat/>
    <w:rsid w:val="005E2509"/>
    <w:rPr>
      <w:sz w:val="16"/>
      <w:szCs w:val="16"/>
    </w:rPr>
  </w:style>
  <w:style w:type="character" w:styleId="Emphasis">
    <w:name w:val="Emphasis"/>
    <w:uiPriority w:val="20"/>
    <w:qFormat/>
    <w:rsid w:val="005E2509"/>
    <w:rPr>
      <w:i/>
      <w:iCs/>
    </w:rPr>
  </w:style>
  <w:style w:type="character" w:styleId="FollowedHyperlink">
    <w:name w:val="FollowedHyperlink"/>
    <w:basedOn w:val="DefaultParagraphFont"/>
    <w:uiPriority w:val="99"/>
    <w:unhideWhenUsed/>
    <w:qFormat/>
    <w:rsid w:val="005E2509"/>
    <w:rPr>
      <w:color w:val="800080"/>
      <w:u w:val="single"/>
    </w:rPr>
  </w:style>
  <w:style w:type="character" w:styleId="FootnoteReference">
    <w:name w:val="footnote reference"/>
    <w:semiHidden/>
    <w:qFormat/>
    <w:rsid w:val="005E2509"/>
  </w:style>
  <w:style w:type="character" w:styleId="Hyperlink">
    <w:name w:val="Hyperlink"/>
    <w:basedOn w:val="DefaultParagraphFont"/>
    <w:uiPriority w:val="99"/>
    <w:qFormat/>
    <w:rsid w:val="005E2509"/>
    <w:rPr>
      <w:color w:val="0000FF"/>
      <w:u w:val="single"/>
    </w:rPr>
  </w:style>
  <w:style w:type="character" w:styleId="PageNumber">
    <w:name w:val="page number"/>
    <w:basedOn w:val="DefaultParagraphFont"/>
    <w:qFormat/>
    <w:rsid w:val="005E2509"/>
  </w:style>
  <w:style w:type="character" w:styleId="Strong">
    <w:name w:val="Strong"/>
    <w:uiPriority w:val="22"/>
    <w:qFormat/>
    <w:rsid w:val="005E2509"/>
    <w:rPr>
      <w:rFonts w:ascii="Tahoma" w:hAnsi="Tahoma" w:cs="Tahoma" w:hint="default"/>
      <w:b/>
      <w:bCs/>
      <w:color w:val="000000"/>
      <w:sz w:val="17"/>
      <w:szCs w:val="17"/>
    </w:rPr>
  </w:style>
  <w:style w:type="table" w:styleId="TableGrid">
    <w:name w:val="Table Grid"/>
    <w:basedOn w:val="TableNormal"/>
    <w:uiPriority w:val="39"/>
    <w:qFormat/>
    <w:rsid w:val="005E2509"/>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Grid-Accent5">
    <w:name w:val="Light Grid Accent 5"/>
    <w:basedOn w:val="TableNormal"/>
    <w:uiPriority w:val="62"/>
    <w:qFormat/>
    <w:rsid w:val="005E2509"/>
    <w:pPr>
      <w:spacing w:after="0" w:line="240" w:lineRule="auto"/>
    </w:p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MediumShading2-Accent6">
    <w:name w:val="Medium Shading 2 Accent 6"/>
    <w:basedOn w:val="TableNormal"/>
    <w:uiPriority w:val="64"/>
    <w:qFormat/>
    <w:rsid w:val="005E2509"/>
    <w:pPr>
      <w:spacing w:after="0" w:line="240" w:lineRule="auto"/>
    </w:p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1-Accent1">
    <w:name w:val="Medium Grid 1 Accent 1"/>
    <w:basedOn w:val="TableNormal"/>
    <w:uiPriority w:val="67"/>
    <w:qFormat/>
    <w:rsid w:val="005E2509"/>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3-Accent1">
    <w:name w:val="Medium Grid 3 Accent 1"/>
    <w:basedOn w:val="TableNormal"/>
    <w:uiPriority w:val="69"/>
    <w:qFormat/>
    <w:rsid w:val="005E250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4">
    <w:name w:val="Medium Grid 3 Accent 4"/>
    <w:basedOn w:val="TableNormal"/>
    <w:uiPriority w:val="69"/>
    <w:qFormat/>
    <w:rsid w:val="005E2509"/>
    <w:pPr>
      <w:spacing w:after="0" w:line="240" w:lineRule="auto"/>
    </w:p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rsid w:val="005E2509"/>
    <w:rPr>
      <w:rFonts w:ascii="Calibri" w:eastAsia="Calibri" w:hAnsi="Calibri"/>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ColorfulShading-Accent4">
    <w:name w:val="Colorful Shading Accent 4"/>
    <w:basedOn w:val="TableNormal"/>
    <w:uiPriority w:val="71"/>
    <w:qFormat/>
    <w:rsid w:val="005E2509"/>
    <w:pPr>
      <w:spacing w:after="0" w:line="240" w:lineRule="auto"/>
    </w:pPr>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qFormat/>
    <w:rsid w:val="005E2509"/>
    <w:pPr>
      <w:spacing w:after="0" w:line="240" w:lineRule="auto"/>
    </w:pPr>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0">
    <w:name w:val="bullet"/>
    <w:basedOn w:val="Normal"/>
    <w:qFormat/>
    <w:rsid w:val="005E2509"/>
    <w:rPr>
      <w:sz w:val="20"/>
    </w:rPr>
  </w:style>
  <w:style w:type="paragraph" w:customStyle="1" w:styleId="heading11">
    <w:name w:val="heading1"/>
    <w:basedOn w:val="Normal"/>
    <w:qFormat/>
    <w:rsid w:val="005E2509"/>
    <w:pPr>
      <w:tabs>
        <w:tab w:val="left" w:pos="450"/>
        <w:tab w:val="left" w:pos="1080"/>
        <w:tab w:val="left" w:pos="1800"/>
        <w:tab w:val="left" w:pos="2610"/>
      </w:tabs>
    </w:pPr>
  </w:style>
  <w:style w:type="paragraph" w:customStyle="1" w:styleId="level4">
    <w:name w:val="level 4"/>
    <w:basedOn w:val="Normal"/>
    <w:qFormat/>
    <w:rsid w:val="005E2509"/>
    <w:pPr>
      <w:spacing w:before="120" w:after="120"/>
      <w:ind w:left="634"/>
    </w:pPr>
  </w:style>
  <w:style w:type="paragraph" w:customStyle="1" w:styleId="level5">
    <w:name w:val="level 5"/>
    <w:basedOn w:val="Normal"/>
    <w:qFormat/>
    <w:rsid w:val="005E2509"/>
    <w:pPr>
      <w:tabs>
        <w:tab w:val="left" w:pos="2520"/>
      </w:tabs>
      <w:ind w:left="1440"/>
    </w:pPr>
  </w:style>
  <w:style w:type="paragraph" w:customStyle="1" w:styleId="TOCEntry">
    <w:name w:val="TOCEntry"/>
    <w:basedOn w:val="Normal"/>
    <w:qFormat/>
    <w:rsid w:val="005E2509"/>
    <w:pPr>
      <w:keepNext/>
      <w:keepLines/>
      <w:spacing w:before="120" w:after="240" w:line="240" w:lineRule="atLeast"/>
    </w:pPr>
    <w:rPr>
      <w:b/>
      <w:sz w:val="36"/>
    </w:rPr>
  </w:style>
  <w:style w:type="paragraph" w:customStyle="1" w:styleId="template">
    <w:name w:val="template"/>
    <w:basedOn w:val="Normal"/>
    <w:qFormat/>
    <w:rsid w:val="005E2509"/>
    <w:rPr>
      <w:i/>
      <w:sz w:val="22"/>
    </w:rPr>
  </w:style>
  <w:style w:type="paragraph" w:customStyle="1" w:styleId="level3text">
    <w:name w:val="level 3 text"/>
    <w:basedOn w:val="Normal"/>
    <w:qFormat/>
    <w:rsid w:val="005E2509"/>
    <w:pPr>
      <w:spacing w:line="220" w:lineRule="exact"/>
      <w:ind w:left="1350" w:hanging="716"/>
    </w:pPr>
    <w:rPr>
      <w:i/>
      <w:sz w:val="22"/>
    </w:rPr>
  </w:style>
  <w:style w:type="paragraph" w:customStyle="1" w:styleId="requirement">
    <w:name w:val="requirement"/>
    <w:basedOn w:val="level4"/>
    <w:qFormat/>
    <w:rsid w:val="005E2509"/>
    <w:pPr>
      <w:spacing w:before="0" w:after="0"/>
      <w:ind w:left="2348" w:hanging="994"/>
    </w:pPr>
    <w:rPr>
      <w:rFonts w:ascii="Times New Roman" w:hAnsi="Times New Roman"/>
    </w:rPr>
  </w:style>
  <w:style w:type="paragraph" w:customStyle="1" w:styleId="ByLine">
    <w:name w:val="ByLine"/>
    <w:basedOn w:val="Title"/>
    <w:qFormat/>
    <w:rsid w:val="005E2509"/>
    <w:rPr>
      <w:sz w:val="28"/>
    </w:rPr>
  </w:style>
  <w:style w:type="paragraph" w:customStyle="1" w:styleId="ChangeHistoryTitle">
    <w:name w:val="ChangeHistory Title"/>
    <w:basedOn w:val="Normal"/>
    <w:qFormat/>
    <w:rsid w:val="005E2509"/>
    <w:pPr>
      <w:keepNext/>
      <w:spacing w:before="60" w:after="60" w:line="240" w:lineRule="auto"/>
      <w:jc w:val="center"/>
    </w:pPr>
    <w:rPr>
      <w:b/>
      <w:sz w:val="36"/>
    </w:rPr>
  </w:style>
  <w:style w:type="paragraph" w:customStyle="1" w:styleId="SuperTitle">
    <w:name w:val="SuperTitle"/>
    <w:basedOn w:val="Title"/>
    <w:next w:val="Normal"/>
    <w:qFormat/>
    <w:rsid w:val="005E2509"/>
    <w:pPr>
      <w:pBdr>
        <w:top w:val="single" w:sz="48" w:space="1" w:color="auto"/>
      </w:pBdr>
      <w:spacing w:before="960" w:after="0"/>
    </w:pPr>
    <w:rPr>
      <w:sz w:val="28"/>
    </w:rPr>
  </w:style>
  <w:style w:type="paragraph" w:customStyle="1" w:styleId="line">
    <w:name w:val="line"/>
    <w:basedOn w:val="Title"/>
    <w:qFormat/>
    <w:rsid w:val="005E2509"/>
    <w:pPr>
      <w:pBdr>
        <w:top w:val="single" w:sz="36" w:space="1" w:color="auto"/>
      </w:pBdr>
      <w:spacing w:after="0"/>
    </w:pPr>
    <w:rPr>
      <w:sz w:val="40"/>
    </w:rPr>
  </w:style>
  <w:style w:type="character" w:customStyle="1" w:styleId="DocumentMapChar">
    <w:name w:val="Document Map Char"/>
    <w:basedOn w:val="DefaultParagraphFont"/>
    <w:link w:val="DocumentMap"/>
    <w:uiPriority w:val="99"/>
    <w:semiHidden/>
    <w:qFormat/>
    <w:rsid w:val="005E2509"/>
    <w:rPr>
      <w:rFonts w:ascii="Tahoma" w:hAnsi="Tahoma" w:cs="Tahoma"/>
      <w:sz w:val="16"/>
      <w:szCs w:val="16"/>
    </w:rPr>
  </w:style>
  <w:style w:type="character" w:customStyle="1" w:styleId="FooterChar">
    <w:name w:val="Footer Char"/>
    <w:basedOn w:val="DefaultParagraphFont"/>
    <w:link w:val="Footer"/>
    <w:uiPriority w:val="99"/>
    <w:qFormat/>
    <w:rsid w:val="005E2509"/>
    <w:rPr>
      <w:rFonts w:ascii="Times" w:hAnsi="Times"/>
      <w:b/>
      <w:i/>
    </w:rPr>
  </w:style>
  <w:style w:type="character" w:customStyle="1" w:styleId="BalloonTextChar">
    <w:name w:val="Balloon Text Char"/>
    <w:basedOn w:val="DefaultParagraphFont"/>
    <w:link w:val="BalloonText"/>
    <w:uiPriority w:val="99"/>
    <w:semiHidden/>
    <w:qFormat/>
    <w:rsid w:val="005E2509"/>
    <w:rPr>
      <w:rFonts w:ascii="Tahoma" w:hAnsi="Tahoma" w:cs="Tahoma"/>
      <w:sz w:val="16"/>
      <w:szCs w:val="16"/>
    </w:rPr>
  </w:style>
  <w:style w:type="character" w:customStyle="1" w:styleId="tgc">
    <w:name w:val="_tgc"/>
    <w:basedOn w:val="DefaultParagraphFont"/>
    <w:qFormat/>
    <w:rsid w:val="005E2509"/>
  </w:style>
  <w:style w:type="paragraph" w:customStyle="1" w:styleId="Title-2">
    <w:name w:val="Title-2"/>
    <w:basedOn w:val="Normal"/>
    <w:qFormat/>
    <w:rsid w:val="005E2509"/>
    <w:pPr>
      <w:spacing w:before="240" w:line="240" w:lineRule="auto"/>
      <w:jc w:val="both"/>
    </w:pPr>
    <w:rPr>
      <w:rFonts w:ascii="Times New Roman" w:hAnsi="Times New Roman"/>
      <w:b/>
      <w:szCs w:val="24"/>
    </w:rPr>
  </w:style>
  <w:style w:type="character" w:customStyle="1" w:styleId="HeaderChar">
    <w:name w:val="Header Char"/>
    <w:basedOn w:val="DefaultParagraphFont"/>
    <w:link w:val="Header"/>
    <w:uiPriority w:val="99"/>
    <w:qFormat/>
    <w:rsid w:val="005E2509"/>
    <w:rPr>
      <w:rFonts w:ascii="Times" w:hAnsi="Times"/>
      <w:b/>
      <w:i/>
      <w:lang w:bidi="ar-SA"/>
    </w:rPr>
  </w:style>
  <w:style w:type="paragraph" w:customStyle="1" w:styleId="Default">
    <w:name w:val="Default"/>
    <w:qFormat/>
    <w:rsid w:val="005E2509"/>
    <w:pPr>
      <w:autoSpaceDE w:val="0"/>
      <w:autoSpaceDN w:val="0"/>
      <w:adjustRightInd w:val="0"/>
    </w:pPr>
    <w:rPr>
      <w:rFonts w:ascii="Arial" w:eastAsia="Times New Roman" w:hAnsi="Arial" w:cs="Arial"/>
      <w:color w:val="000000"/>
      <w:sz w:val="24"/>
      <w:szCs w:val="24"/>
      <w:lang w:val="en-US" w:eastAsia="en-US"/>
    </w:rPr>
  </w:style>
  <w:style w:type="character" w:customStyle="1" w:styleId="mw-headline">
    <w:name w:val="mw-headline"/>
    <w:basedOn w:val="DefaultParagraphFont"/>
    <w:qFormat/>
    <w:rsid w:val="005E2509"/>
  </w:style>
  <w:style w:type="paragraph" w:customStyle="1" w:styleId="TOCHeading1">
    <w:name w:val="TOC Heading1"/>
    <w:basedOn w:val="Heading1"/>
    <w:next w:val="Normal"/>
    <w:uiPriority w:val="39"/>
    <w:unhideWhenUsed/>
    <w:qFormat/>
    <w:rsid w:val="005E2509"/>
    <w:pPr>
      <w:numPr>
        <w:numId w:val="0"/>
      </w:numPr>
      <w:spacing w:after="0" w:line="276" w:lineRule="auto"/>
      <w:outlineLvl w:val="9"/>
    </w:pPr>
    <w:rPr>
      <w:rFonts w:ascii="Cambria" w:hAnsi="Cambria"/>
      <w:bCs/>
      <w:color w:val="365F91"/>
      <w:kern w:val="0"/>
      <w:sz w:val="28"/>
      <w:szCs w:val="28"/>
    </w:rPr>
  </w:style>
  <w:style w:type="paragraph" w:customStyle="1" w:styleId="ListParagraph1">
    <w:name w:val="List Paragraph1"/>
    <w:basedOn w:val="Normal"/>
    <w:link w:val="ListParagraphChar"/>
    <w:uiPriority w:val="34"/>
    <w:qFormat/>
    <w:rsid w:val="005E2509"/>
    <w:pPr>
      <w:ind w:left="720"/>
    </w:pPr>
  </w:style>
  <w:style w:type="character" w:customStyle="1" w:styleId="apple-converted-space">
    <w:name w:val="apple-converted-space"/>
    <w:basedOn w:val="DefaultParagraphFont"/>
    <w:qFormat/>
    <w:rsid w:val="005E2509"/>
  </w:style>
  <w:style w:type="character" w:customStyle="1" w:styleId="A1">
    <w:name w:val="A1"/>
    <w:uiPriority w:val="99"/>
    <w:qFormat/>
    <w:rsid w:val="005E2509"/>
    <w:rPr>
      <w:rFonts w:cs="SAP"/>
      <w:color w:val="000000"/>
      <w:sz w:val="18"/>
      <w:szCs w:val="18"/>
    </w:rPr>
  </w:style>
  <w:style w:type="character" w:customStyle="1" w:styleId="A3">
    <w:name w:val="A3"/>
    <w:uiPriority w:val="99"/>
    <w:qFormat/>
    <w:rsid w:val="005E2509"/>
    <w:rPr>
      <w:rFonts w:cs="SAP"/>
      <w:color w:val="000000"/>
      <w:sz w:val="16"/>
      <w:szCs w:val="16"/>
    </w:rPr>
  </w:style>
  <w:style w:type="paragraph" w:customStyle="1" w:styleId="Pa0">
    <w:name w:val="Pa0"/>
    <w:basedOn w:val="Default"/>
    <w:next w:val="Default"/>
    <w:uiPriority w:val="99"/>
    <w:qFormat/>
    <w:rsid w:val="005E2509"/>
    <w:pPr>
      <w:spacing w:after="40" w:line="241" w:lineRule="atLeast"/>
    </w:pPr>
    <w:rPr>
      <w:rFonts w:ascii="SAP" w:eastAsia="Calibri" w:hAnsi="SAP" w:cs="Times New Roman"/>
      <w:color w:val="auto"/>
    </w:rPr>
  </w:style>
  <w:style w:type="character" w:customStyle="1" w:styleId="A2">
    <w:name w:val="A2"/>
    <w:uiPriority w:val="99"/>
    <w:qFormat/>
    <w:rsid w:val="005E2509"/>
    <w:rPr>
      <w:rFonts w:ascii="Zapf Dingbats ITC" w:hAnsi="Zapf Dingbats ITC" w:cs="Zapf Dingbats ITC"/>
      <w:color w:val="000000"/>
      <w:sz w:val="9"/>
      <w:szCs w:val="9"/>
    </w:rPr>
  </w:style>
  <w:style w:type="character" w:customStyle="1" w:styleId="A7">
    <w:name w:val="A7"/>
    <w:uiPriority w:val="99"/>
    <w:qFormat/>
    <w:rsid w:val="005E2509"/>
    <w:rPr>
      <w:rFonts w:cs="SAP"/>
      <w:color w:val="000000"/>
      <w:sz w:val="19"/>
      <w:szCs w:val="19"/>
    </w:rPr>
  </w:style>
  <w:style w:type="character" w:customStyle="1" w:styleId="header1">
    <w:name w:val="header1"/>
    <w:qFormat/>
    <w:rsid w:val="005E2509"/>
    <w:rPr>
      <w:rFonts w:ascii="Arial" w:hAnsi="Arial" w:cs="Arial" w:hint="default"/>
      <w:b/>
      <w:bCs/>
      <w:color w:val="F78A0B"/>
      <w:sz w:val="24"/>
      <w:szCs w:val="24"/>
    </w:rPr>
  </w:style>
  <w:style w:type="character" w:customStyle="1" w:styleId="g-header1">
    <w:name w:val="g-header1"/>
    <w:qFormat/>
    <w:rsid w:val="005E2509"/>
    <w:rPr>
      <w:rFonts w:ascii="Arial" w:hAnsi="Arial" w:cs="Arial" w:hint="default"/>
      <w:b/>
      <w:bCs/>
      <w:color w:val="6CAB38"/>
      <w:sz w:val="21"/>
      <w:szCs w:val="21"/>
    </w:rPr>
  </w:style>
  <w:style w:type="paragraph" w:customStyle="1" w:styleId="content">
    <w:name w:val="content"/>
    <w:basedOn w:val="Normal"/>
    <w:qFormat/>
    <w:rsid w:val="005E2509"/>
    <w:pPr>
      <w:spacing w:before="100" w:beforeAutospacing="1" w:after="100" w:afterAutospacing="1" w:line="240" w:lineRule="auto"/>
      <w:jc w:val="both"/>
    </w:pPr>
    <w:rPr>
      <w:rFonts w:ascii="Verdana" w:hAnsi="Verdana"/>
      <w:color w:val="9F9FFF"/>
      <w:sz w:val="15"/>
      <w:szCs w:val="15"/>
    </w:rPr>
  </w:style>
  <w:style w:type="character" w:customStyle="1" w:styleId="Heading1Char">
    <w:name w:val="Heading 1 Char"/>
    <w:link w:val="Heading1"/>
    <w:qFormat/>
    <w:rsid w:val="00C6110E"/>
    <w:rPr>
      <w:rFonts w:ascii="Calibri Light" w:eastAsia="Times New Roman" w:hAnsi="Calibri Light"/>
      <w:b/>
      <w:color w:val="215868" w:themeColor="accent5" w:themeShade="80"/>
      <w:kern w:val="28"/>
      <w:sz w:val="32"/>
      <w:lang w:val="en-US" w:eastAsia="en-US"/>
    </w:rPr>
  </w:style>
  <w:style w:type="character" w:customStyle="1" w:styleId="BodyTextChar">
    <w:name w:val="Body Text Char"/>
    <w:basedOn w:val="DefaultParagraphFont"/>
    <w:link w:val="BodyText"/>
    <w:qFormat/>
    <w:rsid w:val="005E2509"/>
    <w:rPr>
      <w:rFonts w:ascii="Arial" w:hAnsi="Arial"/>
      <w:szCs w:val="24"/>
    </w:rPr>
  </w:style>
  <w:style w:type="paragraph" w:customStyle="1" w:styleId="Bullet">
    <w:name w:val="Bullet"/>
    <w:basedOn w:val="Normal"/>
    <w:link w:val="BulletCharChar"/>
    <w:qFormat/>
    <w:rsid w:val="005E2509"/>
    <w:pPr>
      <w:numPr>
        <w:numId w:val="8"/>
      </w:numPr>
      <w:spacing w:before="60" w:after="60" w:line="240" w:lineRule="auto"/>
      <w:jc w:val="both"/>
    </w:pPr>
    <w:rPr>
      <w:sz w:val="20"/>
      <w:szCs w:val="18"/>
    </w:rPr>
  </w:style>
  <w:style w:type="paragraph" w:customStyle="1" w:styleId="TableText">
    <w:name w:val="Table Text"/>
    <w:basedOn w:val="Normal"/>
    <w:link w:val="TableTextChar"/>
    <w:qFormat/>
    <w:rsid w:val="005E2509"/>
    <w:pPr>
      <w:spacing w:before="40" w:after="40" w:line="240" w:lineRule="auto"/>
      <w:jc w:val="both"/>
    </w:pPr>
    <w:rPr>
      <w:rFonts w:ascii="Arial Narrow" w:hAnsi="Arial Narrow"/>
      <w:spacing w:val="-5"/>
      <w:sz w:val="20"/>
    </w:rPr>
  </w:style>
  <w:style w:type="character" w:customStyle="1" w:styleId="TableTextChar">
    <w:name w:val="Table Text Char"/>
    <w:link w:val="TableText"/>
    <w:qFormat/>
    <w:rsid w:val="005E2509"/>
    <w:rPr>
      <w:rFonts w:ascii="Arial Narrow" w:hAnsi="Arial Narrow"/>
      <w:spacing w:val="-5"/>
    </w:rPr>
  </w:style>
  <w:style w:type="paragraph" w:customStyle="1" w:styleId="TableBullet">
    <w:name w:val="Table Bullet"/>
    <w:basedOn w:val="Bullet"/>
    <w:qFormat/>
    <w:rsid w:val="005E2509"/>
  </w:style>
  <w:style w:type="table" w:customStyle="1" w:styleId="TableVertical">
    <w:name w:val="Table Vertical"/>
    <w:basedOn w:val="TableNormal"/>
    <w:qFormat/>
    <w:rsid w:val="005E2509"/>
    <w:pPr>
      <w:spacing w:before="20" w:after="20"/>
    </w:pPr>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Pr/>
      <w:tcPr>
        <w:shd w:val="clear" w:color="auto" w:fill="99CCFF"/>
      </w:tcPr>
    </w:tblStylePr>
  </w:style>
  <w:style w:type="table" w:customStyle="1" w:styleId="TableHorizontal">
    <w:name w:val="Table Horizontal"/>
    <w:basedOn w:val="TableNormal"/>
    <w:qFormat/>
    <w:rsid w:val="005E2509"/>
    <w:pPr>
      <w:spacing w:before="20" w:after="20"/>
    </w:pPr>
    <w:rPr>
      <w:rFonts w:ascii="Arial Narrow" w:hAnsi="Arial Narrow"/>
    </w:r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Pr/>
      <w:tcPr>
        <w:shd w:val="clear" w:color="auto" w:fill="99CCFF"/>
      </w:tcPr>
    </w:tblStylePr>
  </w:style>
  <w:style w:type="character" w:customStyle="1" w:styleId="BulletCharChar">
    <w:name w:val="Bullet Char Char"/>
    <w:link w:val="Bullet"/>
    <w:qFormat/>
    <w:rsid w:val="005E2509"/>
    <w:rPr>
      <w:rFonts w:ascii="Arial" w:eastAsia="Times New Roman" w:hAnsi="Arial"/>
      <w:szCs w:val="18"/>
      <w:lang w:val="en-US" w:eastAsia="en-US"/>
    </w:rPr>
  </w:style>
  <w:style w:type="character" w:customStyle="1" w:styleId="Heading2Char">
    <w:name w:val="Heading 2 Char"/>
    <w:link w:val="Heading2"/>
    <w:uiPriority w:val="9"/>
    <w:qFormat/>
    <w:rsid w:val="00C6110E"/>
    <w:rPr>
      <w:rFonts w:ascii="Calibri Light" w:eastAsia="Times New Roman" w:hAnsi="Calibri Light"/>
      <w:b/>
      <w:color w:val="215868" w:themeColor="accent5" w:themeShade="80"/>
      <w:sz w:val="28"/>
      <w:lang w:val="en-US" w:eastAsia="en-US"/>
    </w:rPr>
  </w:style>
  <w:style w:type="character" w:customStyle="1" w:styleId="Heading3Char">
    <w:name w:val="Heading 3 Char"/>
    <w:link w:val="Heading3"/>
    <w:uiPriority w:val="9"/>
    <w:qFormat/>
    <w:rsid w:val="00C6110E"/>
    <w:rPr>
      <w:rFonts w:ascii="Calibri Light" w:eastAsia="Times New Roman" w:hAnsi="Calibri Light"/>
      <w:b/>
      <w:color w:val="215868" w:themeColor="accent5" w:themeShade="80"/>
      <w:sz w:val="24"/>
      <w:lang w:val="en-US" w:eastAsia="en-US"/>
    </w:rPr>
  </w:style>
  <w:style w:type="paragraph" w:customStyle="1" w:styleId="Heading0">
    <w:name w:val="Heading 0"/>
    <w:basedOn w:val="Normal"/>
    <w:qFormat/>
    <w:rsid w:val="005E2509"/>
    <w:pPr>
      <w:pageBreakBefore/>
      <w:pBdr>
        <w:top w:val="single" w:sz="24" w:space="1" w:color="003366"/>
        <w:left w:val="single" w:sz="24" w:space="4" w:color="003366"/>
        <w:bottom w:val="single" w:sz="24" w:space="1" w:color="003366"/>
        <w:right w:val="single" w:sz="24" w:space="4" w:color="003366"/>
      </w:pBdr>
      <w:shd w:val="clear" w:color="auto" w:fill="003366"/>
      <w:spacing w:line="240" w:lineRule="auto"/>
      <w:jc w:val="both"/>
    </w:pPr>
    <w:rPr>
      <w:rFonts w:ascii="Arial Black" w:hAnsi="Arial Black"/>
      <w:szCs w:val="24"/>
    </w:rPr>
  </w:style>
  <w:style w:type="paragraph" w:customStyle="1" w:styleId="NoSpacing1">
    <w:name w:val="No Spacing1"/>
    <w:link w:val="NoSpacingChar"/>
    <w:uiPriority w:val="1"/>
    <w:qFormat/>
    <w:rsid w:val="005E2509"/>
    <w:pPr>
      <w:spacing w:after="40" w:line="276" w:lineRule="auto"/>
    </w:pPr>
    <w:rPr>
      <w:rFonts w:ascii="Calibri" w:eastAsia="Times New Roman" w:hAnsi="Calibri"/>
      <w:sz w:val="22"/>
      <w:szCs w:val="22"/>
      <w:lang w:val="en-US" w:eastAsia="en-US"/>
    </w:rPr>
  </w:style>
  <w:style w:type="character" w:customStyle="1" w:styleId="NoSpacingChar">
    <w:name w:val="No Spacing Char"/>
    <w:link w:val="NoSpacing1"/>
    <w:uiPriority w:val="1"/>
    <w:qFormat/>
    <w:rsid w:val="005E2509"/>
    <w:rPr>
      <w:rFonts w:ascii="Calibri" w:hAnsi="Calibri"/>
      <w:sz w:val="22"/>
      <w:szCs w:val="22"/>
    </w:rPr>
  </w:style>
  <w:style w:type="paragraph" w:customStyle="1" w:styleId="ProposalHeading3Justified">
    <w:name w:val="Proposal Heading 3 + Justified"/>
    <w:basedOn w:val="Normal"/>
    <w:qFormat/>
    <w:rsid w:val="005E2509"/>
    <w:pPr>
      <w:keepNext/>
      <w:numPr>
        <w:ilvl w:val="2"/>
        <w:numId w:val="9"/>
      </w:numPr>
      <w:spacing w:before="240" w:after="120" w:line="240" w:lineRule="auto"/>
      <w:jc w:val="both"/>
      <w:outlineLvl w:val="1"/>
    </w:pPr>
    <w:rPr>
      <w:rFonts w:ascii="Verdana" w:eastAsia="MS Mincho" w:hAnsi="Verdana" w:cs="Arial Bold"/>
      <w:b/>
      <w:bCs/>
      <w:color w:val="003366"/>
      <w:szCs w:val="26"/>
      <w:lang w:eastAsia="ja-JP"/>
    </w:rPr>
  </w:style>
  <w:style w:type="paragraph" w:customStyle="1" w:styleId="ListBulletL2">
    <w:name w:val="List Bullet L2"/>
    <w:basedOn w:val="Normal"/>
    <w:qFormat/>
    <w:rsid w:val="005E2509"/>
    <w:pPr>
      <w:numPr>
        <w:numId w:val="10"/>
      </w:numPr>
      <w:spacing w:before="40" w:after="40" w:line="240" w:lineRule="auto"/>
      <w:jc w:val="both"/>
    </w:pPr>
    <w:rPr>
      <w:rFonts w:ascii="Century Gothic" w:hAnsi="Century Gothic"/>
      <w:sz w:val="20"/>
    </w:rPr>
  </w:style>
  <w:style w:type="character" w:customStyle="1" w:styleId="Heading5Char">
    <w:name w:val="Heading 5 Char"/>
    <w:link w:val="Heading5"/>
    <w:uiPriority w:val="9"/>
    <w:qFormat/>
    <w:rsid w:val="005661EF"/>
    <w:rPr>
      <w:rFonts w:asciiTheme="minorHAnsi" w:eastAsia="Times New Roman" w:hAnsiTheme="minorHAnsi"/>
      <w:b/>
      <w:color w:val="215868" w:themeColor="accent5" w:themeShade="80"/>
      <w:sz w:val="22"/>
      <w:lang w:val="en-US" w:eastAsia="en-US"/>
    </w:rPr>
  </w:style>
  <w:style w:type="character" w:customStyle="1" w:styleId="Heading4Char">
    <w:name w:val="Heading 4 Char"/>
    <w:link w:val="Heading4"/>
    <w:uiPriority w:val="9"/>
    <w:qFormat/>
    <w:rsid w:val="00663B3E"/>
    <w:rPr>
      <w:rFonts w:ascii="Calibri Light" w:eastAsia="Times New Roman" w:hAnsi="Calibri Light"/>
      <w:b/>
      <w:color w:val="215868" w:themeColor="accent5" w:themeShade="80"/>
      <w:sz w:val="24"/>
      <w:lang w:val="en-US" w:eastAsia="en-US"/>
    </w:rPr>
  </w:style>
  <w:style w:type="character" w:customStyle="1" w:styleId="Heading6Char">
    <w:name w:val="Heading 6 Char"/>
    <w:link w:val="Heading6"/>
    <w:uiPriority w:val="9"/>
    <w:qFormat/>
    <w:rsid w:val="005E2509"/>
    <w:rPr>
      <w:rFonts w:ascii="Arial" w:eastAsia="Times New Roman" w:hAnsi="Arial"/>
      <w:i/>
      <w:sz w:val="22"/>
      <w:lang w:val="en-US" w:eastAsia="en-US"/>
    </w:rPr>
  </w:style>
  <w:style w:type="character" w:customStyle="1" w:styleId="Heading7Char">
    <w:name w:val="Heading 7 Char"/>
    <w:link w:val="Heading7"/>
    <w:uiPriority w:val="9"/>
    <w:qFormat/>
    <w:rsid w:val="005E2509"/>
    <w:rPr>
      <w:rFonts w:ascii="Arial" w:eastAsia="Times New Roman" w:hAnsi="Arial"/>
      <w:lang w:val="en-US" w:eastAsia="en-US"/>
    </w:rPr>
  </w:style>
  <w:style w:type="character" w:customStyle="1" w:styleId="Heading8Char">
    <w:name w:val="Heading 8 Char"/>
    <w:link w:val="Heading8"/>
    <w:uiPriority w:val="9"/>
    <w:qFormat/>
    <w:rsid w:val="005E2509"/>
    <w:rPr>
      <w:rFonts w:ascii="Arial" w:eastAsia="Times New Roman" w:hAnsi="Arial"/>
      <w:i/>
      <w:lang w:val="en-US" w:eastAsia="en-US"/>
    </w:rPr>
  </w:style>
  <w:style w:type="character" w:customStyle="1" w:styleId="Heading9Char">
    <w:name w:val="Heading 9 Char"/>
    <w:link w:val="Heading9"/>
    <w:uiPriority w:val="9"/>
    <w:qFormat/>
    <w:rsid w:val="005E2509"/>
    <w:rPr>
      <w:rFonts w:ascii="Arial" w:eastAsia="Times New Roman" w:hAnsi="Arial"/>
      <w:i/>
      <w:sz w:val="18"/>
      <w:lang w:val="en-US" w:eastAsia="en-US"/>
    </w:rPr>
  </w:style>
  <w:style w:type="character" w:customStyle="1" w:styleId="TitleChar">
    <w:name w:val="Title Char"/>
    <w:link w:val="Title"/>
    <w:qFormat/>
    <w:rsid w:val="005E2509"/>
    <w:rPr>
      <w:rFonts w:ascii="Arial" w:hAnsi="Arial"/>
      <w:b/>
      <w:kern w:val="28"/>
      <w:sz w:val="64"/>
    </w:rPr>
  </w:style>
  <w:style w:type="paragraph" w:customStyle="1" w:styleId="Normal11pt">
    <w:name w:val="Normal + 11 pt"/>
    <w:basedOn w:val="Normal"/>
    <w:next w:val="TOCHeading1"/>
    <w:link w:val="Normal11ptChar"/>
    <w:qFormat/>
    <w:rsid w:val="005E2509"/>
    <w:pPr>
      <w:numPr>
        <w:numId w:val="11"/>
      </w:numPr>
      <w:spacing w:line="240" w:lineRule="auto"/>
      <w:jc w:val="both"/>
    </w:pPr>
    <w:rPr>
      <w:rFonts w:ascii="Times New Roman" w:hAnsi="Times New Roman"/>
      <w:lang w:eastAsia="zh-TW"/>
    </w:rPr>
  </w:style>
  <w:style w:type="character" w:customStyle="1" w:styleId="Normal11ptChar">
    <w:name w:val="Normal + 11 pt Char"/>
    <w:link w:val="Normal11pt"/>
    <w:qFormat/>
    <w:rsid w:val="005E2509"/>
    <w:rPr>
      <w:rFonts w:eastAsia="Times New Roman"/>
      <w:sz w:val="24"/>
      <w:lang w:val="en-US" w:eastAsia="zh-TW"/>
    </w:rPr>
  </w:style>
  <w:style w:type="character" w:customStyle="1" w:styleId="BodyTextIndentChar">
    <w:name w:val="Body Text Indent Char"/>
    <w:basedOn w:val="DefaultParagraphFont"/>
    <w:link w:val="BodyTextIndent"/>
    <w:qFormat/>
    <w:rsid w:val="005E2509"/>
  </w:style>
  <w:style w:type="character" w:customStyle="1" w:styleId="PlaceholderText1">
    <w:name w:val="Placeholder Text1"/>
    <w:uiPriority w:val="99"/>
    <w:semiHidden/>
    <w:qFormat/>
    <w:rsid w:val="005E2509"/>
    <w:rPr>
      <w:color w:val="808080"/>
    </w:rPr>
  </w:style>
  <w:style w:type="paragraph" w:customStyle="1" w:styleId="xl35">
    <w:name w:val="xl35"/>
    <w:basedOn w:val="Normal"/>
    <w:qFormat/>
    <w:rsid w:val="005E2509"/>
    <w:pPr>
      <w:spacing w:before="100" w:beforeAutospacing="1" w:after="100" w:afterAutospacing="1" w:line="240" w:lineRule="auto"/>
      <w:jc w:val="center"/>
    </w:pPr>
    <w:rPr>
      <w:rFonts w:eastAsia="Arial Unicode MS" w:cs="Arial"/>
      <w:b/>
      <w:bCs/>
      <w:szCs w:val="24"/>
    </w:rPr>
  </w:style>
  <w:style w:type="paragraph" w:customStyle="1" w:styleId="BodyText1">
    <w:name w:val="Body Text1"/>
    <w:qFormat/>
    <w:rsid w:val="005E2509"/>
    <w:pPr>
      <w:spacing w:after="40" w:line="276" w:lineRule="auto"/>
      <w:ind w:firstLine="480"/>
      <w:jc w:val="both"/>
    </w:pPr>
    <w:rPr>
      <w:rFonts w:ascii="Times" w:eastAsia="Times New Roman" w:hAnsi="Times"/>
      <w:sz w:val="24"/>
      <w:lang w:val="en-US" w:eastAsia="en-US"/>
    </w:rPr>
  </w:style>
  <w:style w:type="paragraph" w:customStyle="1" w:styleId="CaseBullet">
    <w:name w:val="Case Bullet"/>
    <w:basedOn w:val="Normal"/>
    <w:qFormat/>
    <w:rsid w:val="005E2509"/>
    <w:pPr>
      <w:numPr>
        <w:numId w:val="12"/>
      </w:numPr>
      <w:spacing w:line="240" w:lineRule="auto"/>
      <w:jc w:val="both"/>
    </w:pPr>
  </w:style>
  <w:style w:type="paragraph" w:customStyle="1" w:styleId="numberbullets">
    <w:name w:val="number bullets"/>
    <w:basedOn w:val="Normal"/>
    <w:qFormat/>
    <w:rsid w:val="005E2509"/>
    <w:pPr>
      <w:tabs>
        <w:tab w:val="left" w:pos="720"/>
      </w:tabs>
      <w:autoSpaceDE w:val="0"/>
      <w:autoSpaceDN w:val="0"/>
      <w:adjustRightInd w:val="0"/>
      <w:spacing w:before="120" w:after="120" w:line="276" w:lineRule="auto"/>
      <w:ind w:left="720" w:hanging="360"/>
      <w:jc w:val="both"/>
    </w:pPr>
    <w:rPr>
      <w:rFonts w:ascii="Century" w:eastAsia="MS Mincho" w:hAnsi="Century"/>
      <w:sz w:val="22"/>
      <w:lang w:val="en-GB"/>
    </w:rPr>
  </w:style>
  <w:style w:type="paragraph" w:customStyle="1" w:styleId="indentexperience">
    <w:name w:val="indent experience"/>
    <w:basedOn w:val="Normal"/>
    <w:qFormat/>
    <w:rsid w:val="005E2509"/>
    <w:pPr>
      <w:tabs>
        <w:tab w:val="left" w:pos="-1080"/>
        <w:tab w:val="left" w:pos="0"/>
        <w:tab w:val="left" w:pos="1440"/>
        <w:tab w:val="left" w:pos="2167"/>
      </w:tabs>
      <w:spacing w:line="240" w:lineRule="auto"/>
      <w:ind w:left="1440" w:hanging="360"/>
      <w:jc w:val="both"/>
    </w:pPr>
    <w:rPr>
      <w:rFonts w:ascii="Times New Roman" w:hAnsi="Times New Roman"/>
      <w:sz w:val="22"/>
      <w:szCs w:val="24"/>
    </w:rPr>
  </w:style>
  <w:style w:type="character" w:customStyle="1" w:styleId="BodyText3Char">
    <w:name w:val="Body Text 3 Char"/>
    <w:basedOn w:val="DefaultParagraphFont"/>
    <w:link w:val="BodyText3"/>
    <w:uiPriority w:val="99"/>
    <w:semiHidden/>
    <w:qFormat/>
    <w:rsid w:val="005E2509"/>
    <w:rPr>
      <w:rFonts w:ascii="Calibri" w:hAnsi="Calibri"/>
      <w:sz w:val="16"/>
      <w:szCs w:val="16"/>
    </w:rPr>
  </w:style>
  <w:style w:type="character" w:customStyle="1" w:styleId="CommentTextChar">
    <w:name w:val="Comment Text Char"/>
    <w:basedOn w:val="DefaultParagraphFont"/>
    <w:link w:val="CommentText"/>
    <w:uiPriority w:val="99"/>
    <w:semiHidden/>
    <w:qFormat/>
    <w:rsid w:val="005E2509"/>
    <w:rPr>
      <w:rFonts w:ascii="Calibri" w:hAnsi="Calibri"/>
    </w:rPr>
  </w:style>
  <w:style w:type="character" w:customStyle="1" w:styleId="CommentSubjectChar">
    <w:name w:val="Comment Subject Char"/>
    <w:basedOn w:val="CommentTextChar"/>
    <w:link w:val="CommentSubject"/>
    <w:qFormat/>
    <w:rsid w:val="005E2509"/>
    <w:rPr>
      <w:rFonts w:ascii="Trebuchet MS" w:hAnsi="Trebuchet MS"/>
      <w:b/>
      <w:bCs/>
    </w:rPr>
  </w:style>
  <w:style w:type="paragraph" w:customStyle="1" w:styleId="GlossaryList">
    <w:name w:val="Glossary List"/>
    <w:basedOn w:val="Normal"/>
    <w:qFormat/>
    <w:rsid w:val="005E2509"/>
    <w:pPr>
      <w:autoSpaceDE w:val="0"/>
      <w:autoSpaceDN w:val="0"/>
      <w:adjustRightInd w:val="0"/>
      <w:spacing w:line="240" w:lineRule="auto"/>
      <w:jc w:val="both"/>
    </w:pPr>
    <w:rPr>
      <w:rFonts w:ascii="Tahoma" w:hAnsi="Tahoma" w:cs="Tahoma"/>
      <w:b/>
      <w:bCs/>
      <w:sz w:val="22"/>
      <w:szCs w:val="48"/>
    </w:rPr>
  </w:style>
  <w:style w:type="paragraph" w:customStyle="1" w:styleId="experience">
    <w:name w:val="experience"/>
    <w:basedOn w:val="Normal"/>
    <w:qFormat/>
    <w:rsid w:val="005E2509"/>
    <w:pPr>
      <w:tabs>
        <w:tab w:val="left" w:pos="360"/>
      </w:tabs>
      <w:spacing w:line="240" w:lineRule="auto"/>
      <w:ind w:left="360" w:hanging="360"/>
      <w:jc w:val="both"/>
    </w:pPr>
    <w:rPr>
      <w:rFonts w:ascii="Times New Roman" w:hAnsi="Times New Roman"/>
      <w:sz w:val="22"/>
      <w:szCs w:val="24"/>
    </w:rPr>
  </w:style>
  <w:style w:type="paragraph" w:customStyle="1" w:styleId="BodyText0">
    <w:name w:val="BodyText"/>
    <w:basedOn w:val="Normal"/>
    <w:qFormat/>
    <w:rsid w:val="005E2509"/>
    <w:pPr>
      <w:overflowPunct w:val="0"/>
      <w:autoSpaceDE w:val="0"/>
      <w:autoSpaceDN w:val="0"/>
      <w:adjustRightInd w:val="0"/>
      <w:spacing w:line="240" w:lineRule="auto"/>
      <w:ind w:left="720"/>
      <w:jc w:val="both"/>
      <w:textAlignment w:val="baseline"/>
    </w:pPr>
    <w:rPr>
      <w:lang w:val="en-GB"/>
    </w:rPr>
  </w:style>
  <w:style w:type="character" w:customStyle="1" w:styleId="BodyTextIndent3Char">
    <w:name w:val="Body Text Indent 3 Char"/>
    <w:basedOn w:val="DefaultParagraphFont"/>
    <w:link w:val="BodyTextIndent3"/>
    <w:qFormat/>
    <w:rsid w:val="005E2509"/>
    <w:rPr>
      <w:rFonts w:ascii="Calibri" w:hAnsi="Calibri"/>
      <w:sz w:val="16"/>
      <w:szCs w:val="16"/>
    </w:rPr>
  </w:style>
  <w:style w:type="paragraph" w:customStyle="1" w:styleId="para">
    <w:name w:val="para"/>
    <w:basedOn w:val="Normal"/>
    <w:qFormat/>
    <w:rsid w:val="005E2509"/>
    <w:pPr>
      <w:spacing w:line="240" w:lineRule="auto"/>
      <w:ind w:left="360"/>
      <w:jc w:val="both"/>
    </w:pPr>
    <w:rPr>
      <w:rFonts w:ascii="Tahoma" w:hAnsi="Tahoma"/>
      <w:sz w:val="22"/>
      <w:lang w:val="en-GB"/>
    </w:rPr>
  </w:style>
  <w:style w:type="paragraph" w:customStyle="1" w:styleId="Bullet1">
    <w:name w:val="Bullet 1"/>
    <w:basedOn w:val="Normal"/>
    <w:next w:val="Normal"/>
    <w:qFormat/>
    <w:rsid w:val="005E2509"/>
    <w:pPr>
      <w:keepLines/>
      <w:tabs>
        <w:tab w:val="left" w:pos="1584"/>
      </w:tabs>
      <w:spacing w:before="120" w:after="120" w:line="276" w:lineRule="auto"/>
      <w:ind w:left="1584" w:hanging="360"/>
      <w:jc w:val="both"/>
    </w:pPr>
    <w:rPr>
      <w:rFonts w:ascii="Century" w:hAnsi="Century"/>
      <w:kern w:val="2"/>
      <w:sz w:val="22"/>
      <w:lang w:val="en-GB"/>
    </w:rPr>
  </w:style>
  <w:style w:type="character" w:customStyle="1" w:styleId="BodyText2Char">
    <w:name w:val="Body Text 2 Char"/>
    <w:basedOn w:val="DefaultParagraphFont"/>
    <w:link w:val="BodyText2"/>
    <w:qFormat/>
    <w:rsid w:val="005E2509"/>
    <w:rPr>
      <w:rFonts w:ascii="Calibri" w:hAnsi="Calibri"/>
      <w:sz w:val="22"/>
      <w:szCs w:val="22"/>
    </w:rPr>
  </w:style>
  <w:style w:type="character" w:customStyle="1" w:styleId="BodyTextIndent2Char">
    <w:name w:val="Body Text Indent 2 Char"/>
    <w:basedOn w:val="DefaultParagraphFont"/>
    <w:link w:val="BodyTextIndent2"/>
    <w:qFormat/>
    <w:rsid w:val="005E2509"/>
    <w:rPr>
      <w:rFonts w:ascii="Calibri" w:hAnsi="Calibri"/>
      <w:sz w:val="22"/>
      <w:szCs w:val="22"/>
    </w:rPr>
  </w:style>
  <w:style w:type="paragraph" w:customStyle="1" w:styleId="BodyText2Paragraph1Heading">
    <w:name w:val="Body Text 2 Paragraph 1 Heading"/>
    <w:basedOn w:val="Normal"/>
    <w:qFormat/>
    <w:rsid w:val="005E2509"/>
    <w:pPr>
      <w:spacing w:line="276" w:lineRule="auto"/>
      <w:ind w:left="180" w:firstLine="360"/>
      <w:jc w:val="both"/>
    </w:pPr>
    <w:rPr>
      <w:rFonts w:cs="Arial"/>
      <w:b/>
      <w:sz w:val="22"/>
      <w:u w:val="single"/>
      <w:lang w:val="en-GB"/>
    </w:rPr>
  </w:style>
  <w:style w:type="character" w:customStyle="1" w:styleId="PlainTextChar">
    <w:name w:val="Plain Text Char"/>
    <w:basedOn w:val="DefaultParagraphFont"/>
    <w:link w:val="PlainText"/>
    <w:uiPriority w:val="99"/>
    <w:qFormat/>
    <w:rsid w:val="005E2509"/>
    <w:rPr>
      <w:rFonts w:ascii="Courier New" w:hAnsi="Courier New"/>
    </w:rPr>
  </w:style>
  <w:style w:type="paragraph" w:customStyle="1" w:styleId="IBMBody">
    <w:name w:val="IBM Body"/>
    <w:basedOn w:val="Normal"/>
    <w:qFormat/>
    <w:rsid w:val="005E2509"/>
    <w:pPr>
      <w:spacing w:line="300" w:lineRule="exact"/>
      <w:ind w:right="249"/>
      <w:jc w:val="both"/>
    </w:pPr>
    <w:rPr>
      <w:sz w:val="18"/>
      <w:lang w:val="en-GB"/>
    </w:rPr>
  </w:style>
  <w:style w:type="character" w:customStyle="1" w:styleId="SubtitleChar">
    <w:name w:val="Subtitle Char"/>
    <w:basedOn w:val="DefaultParagraphFont"/>
    <w:link w:val="Subtitle"/>
    <w:uiPriority w:val="11"/>
    <w:qFormat/>
    <w:rsid w:val="005E2509"/>
    <w:rPr>
      <w:b/>
      <w:sz w:val="40"/>
    </w:rPr>
  </w:style>
  <w:style w:type="paragraph" w:customStyle="1" w:styleId="Style1">
    <w:name w:val="Style1"/>
    <w:basedOn w:val="Heading1"/>
    <w:qFormat/>
    <w:rsid w:val="005E2509"/>
    <w:pPr>
      <w:keepLines w:val="0"/>
      <w:numPr>
        <w:numId w:val="0"/>
      </w:numPr>
      <w:spacing w:before="0" w:after="0" w:line="276" w:lineRule="auto"/>
      <w:ind w:left="1080" w:hanging="360"/>
      <w:contextualSpacing/>
    </w:pPr>
    <w:rPr>
      <w:rFonts w:cs="Arial"/>
      <w:bCs/>
      <w:smallCaps/>
      <w:color w:val="FFFFFF" w:themeColor="background1"/>
      <w:kern w:val="0"/>
      <w:sz w:val="24"/>
    </w:rPr>
  </w:style>
  <w:style w:type="paragraph" w:customStyle="1" w:styleId="HeadingA">
    <w:name w:val="Heading A"/>
    <w:basedOn w:val="Heading1"/>
    <w:next w:val="BodyText"/>
    <w:qFormat/>
    <w:rsid w:val="005E2509"/>
    <w:pPr>
      <w:keepLines w:val="0"/>
      <w:numPr>
        <w:numId w:val="0"/>
      </w:numPr>
      <w:tabs>
        <w:tab w:val="left" w:pos="1008"/>
      </w:tabs>
      <w:spacing w:before="0" w:after="0" w:line="276" w:lineRule="auto"/>
      <w:ind w:left="1080" w:hanging="360"/>
      <w:contextualSpacing/>
    </w:pPr>
    <w:rPr>
      <w:rFonts w:ascii="Times New Roman" w:hAnsi="Times New Roman" w:cs="Arial"/>
      <w:bCs/>
      <w:smallCaps/>
      <w:color w:val="FFFFFF" w:themeColor="background1"/>
      <w:kern w:val="0"/>
      <w:sz w:val="24"/>
    </w:rPr>
  </w:style>
  <w:style w:type="paragraph" w:customStyle="1" w:styleId="HeadingB">
    <w:name w:val="Heading B"/>
    <w:basedOn w:val="Heading2"/>
    <w:next w:val="BodyText"/>
    <w:qFormat/>
    <w:rsid w:val="005E2509"/>
    <w:pPr>
      <w:keepLines w:val="0"/>
      <w:numPr>
        <w:numId w:val="13"/>
      </w:numPr>
      <w:tabs>
        <w:tab w:val="left" w:pos="-1440"/>
        <w:tab w:val="left" w:pos="-1080"/>
        <w:tab w:val="left" w:pos="-720"/>
        <w:tab w:val="left" w:pos="0"/>
        <w:tab w:val="left" w:pos="432"/>
        <w:tab w:val="left" w:pos="720"/>
        <w:tab w:val="left" w:pos="93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20" w:line="240" w:lineRule="auto"/>
      <w:jc w:val="both"/>
    </w:pPr>
    <w:rPr>
      <w:rFonts w:ascii="Times New Roman" w:eastAsia="Calibri" w:hAnsi="Times New Roman"/>
      <w:caps/>
      <w:smallCaps/>
      <w:sz w:val="22"/>
    </w:rPr>
  </w:style>
  <w:style w:type="paragraph" w:customStyle="1" w:styleId="HeaderB">
    <w:name w:val="Header B"/>
    <w:basedOn w:val="Normal"/>
    <w:qFormat/>
    <w:rsid w:val="005E2509"/>
    <w:pPr>
      <w:spacing w:line="240" w:lineRule="auto"/>
      <w:jc w:val="both"/>
    </w:pPr>
    <w:rPr>
      <w:rFonts w:ascii="Times New Roman" w:hAnsi="Times New Roman"/>
    </w:rPr>
  </w:style>
  <w:style w:type="paragraph" w:customStyle="1" w:styleId="HeadingC">
    <w:name w:val="Heading C"/>
    <w:basedOn w:val="Heading2"/>
    <w:qFormat/>
    <w:rsid w:val="005E2509"/>
    <w:pPr>
      <w:keepLines w:val="0"/>
      <w:numPr>
        <w:numId w:val="14"/>
      </w:numPr>
      <w:tabs>
        <w:tab w:val="left" w:pos="480"/>
        <w:tab w:val="left" w:pos="936"/>
        <w:tab w:val="right" w:pos="1008"/>
      </w:tabs>
      <w:spacing w:before="0" w:after="120" w:line="240" w:lineRule="auto"/>
      <w:jc w:val="both"/>
    </w:pPr>
    <w:rPr>
      <w:rFonts w:ascii="Times New Roman" w:eastAsia="Calibri" w:hAnsi="Times New Roman"/>
      <w:caps/>
      <w:smallCaps/>
      <w:sz w:val="22"/>
    </w:rPr>
  </w:style>
  <w:style w:type="paragraph" w:customStyle="1" w:styleId="HeadingD">
    <w:name w:val="Heading D"/>
    <w:basedOn w:val="Heading3"/>
    <w:qFormat/>
    <w:rsid w:val="005E2509"/>
    <w:pPr>
      <w:keepNext/>
      <w:keepLines/>
      <w:numPr>
        <w:numId w:val="14"/>
      </w:numPr>
      <w:tabs>
        <w:tab w:val="left" w:pos="480"/>
        <w:tab w:val="left" w:pos="720"/>
        <w:tab w:val="center" w:pos="1008"/>
        <w:tab w:val="left" w:pos="1080"/>
      </w:tabs>
      <w:spacing w:before="0" w:after="120" w:line="240" w:lineRule="auto"/>
      <w:ind w:left="720"/>
      <w:jc w:val="both"/>
    </w:pPr>
    <w:rPr>
      <w:rFonts w:ascii="Times New Roman" w:hAnsi="Times New Roman"/>
      <w:sz w:val="28"/>
    </w:rPr>
  </w:style>
  <w:style w:type="paragraph" w:customStyle="1" w:styleId="xl70">
    <w:name w:val="xl70"/>
    <w:basedOn w:val="Normal"/>
    <w:qFormat/>
    <w:rsid w:val="005E2509"/>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1">
    <w:name w:val="xl71"/>
    <w:basedOn w:val="Normal"/>
    <w:qFormat/>
    <w:rsid w:val="005E2509"/>
    <w:pPr>
      <w:pBdr>
        <w:top w:val="single" w:sz="4" w:space="0" w:color="auto"/>
        <w:left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2">
    <w:name w:val="xl72"/>
    <w:basedOn w:val="Normal"/>
    <w:qFormat/>
    <w:rsid w:val="005E2509"/>
    <w:pPr>
      <w:pBdr>
        <w:top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3">
    <w:name w:val="xl73"/>
    <w:basedOn w:val="Normal"/>
    <w:qFormat/>
    <w:rsid w:val="005E2509"/>
    <w:pPr>
      <w:pBdr>
        <w:top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4">
    <w:name w:val="xl74"/>
    <w:basedOn w:val="Normal"/>
    <w:qFormat/>
    <w:rsid w:val="005E2509"/>
    <w:pPr>
      <w:pBdr>
        <w:left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5">
    <w:name w:val="xl75"/>
    <w:basedOn w:val="Normal"/>
    <w:qFormat/>
    <w:rsid w:val="005E2509"/>
    <w:pPr>
      <w:pBdr>
        <w:bottom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6">
    <w:name w:val="xl76"/>
    <w:basedOn w:val="Normal"/>
    <w:qFormat/>
    <w:rsid w:val="005E2509"/>
    <w:pPr>
      <w:pBdr>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hAnsi="Times New Roman"/>
      <w:b/>
      <w:bCs/>
      <w:color w:val="FFFFFF"/>
      <w:sz w:val="22"/>
      <w:szCs w:val="22"/>
    </w:rPr>
  </w:style>
  <w:style w:type="paragraph" w:customStyle="1" w:styleId="xl77">
    <w:name w:val="xl77"/>
    <w:basedOn w:val="Normal"/>
    <w:qFormat/>
    <w:rsid w:val="005E2509"/>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both"/>
      <w:textAlignment w:val="center"/>
    </w:pPr>
    <w:rPr>
      <w:rFonts w:ascii="Times New Roman" w:hAnsi="Times New Roman"/>
      <w:b/>
      <w:bCs/>
      <w:color w:val="FFFFFF"/>
      <w:sz w:val="22"/>
      <w:szCs w:val="22"/>
    </w:rPr>
  </w:style>
  <w:style w:type="paragraph" w:customStyle="1" w:styleId="xl78">
    <w:name w:val="xl78"/>
    <w:basedOn w:val="Normal"/>
    <w:qFormat/>
    <w:rsid w:val="005E2509"/>
    <w:pPr>
      <w:spacing w:before="100" w:beforeAutospacing="1" w:after="100" w:afterAutospacing="1" w:line="240" w:lineRule="auto"/>
      <w:jc w:val="both"/>
      <w:textAlignment w:val="center"/>
    </w:pPr>
    <w:rPr>
      <w:rFonts w:ascii="Times New Roman" w:hAnsi="Times New Roman"/>
      <w:sz w:val="22"/>
      <w:szCs w:val="22"/>
    </w:rPr>
  </w:style>
  <w:style w:type="paragraph" w:customStyle="1" w:styleId="xl79">
    <w:name w:val="xl79"/>
    <w:basedOn w:val="Normal"/>
    <w:qFormat/>
    <w:rsid w:val="005E250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2"/>
      <w:szCs w:val="22"/>
    </w:rPr>
  </w:style>
  <w:style w:type="paragraph" w:customStyle="1" w:styleId="xl80">
    <w:name w:val="xl80"/>
    <w:basedOn w:val="Normal"/>
    <w:qFormat/>
    <w:rsid w:val="005E250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b/>
      <w:bCs/>
      <w:sz w:val="22"/>
      <w:szCs w:val="22"/>
    </w:rPr>
  </w:style>
  <w:style w:type="paragraph" w:customStyle="1" w:styleId="xl81">
    <w:name w:val="xl81"/>
    <w:basedOn w:val="Normal"/>
    <w:qFormat/>
    <w:rsid w:val="005E250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hAnsi="Times New Roman"/>
      <w:sz w:val="22"/>
      <w:szCs w:val="22"/>
    </w:rPr>
  </w:style>
  <w:style w:type="paragraph" w:customStyle="1" w:styleId="xl82">
    <w:name w:val="xl82"/>
    <w:basedOn w:val="Normal"/>
    <w:qFormat/>
    <w:rsid w:val="005E2509"/>
    <w:pPr>
      <w:spacing w:before="100" w:beforeAutospacing="1" w:after="100" w:afterAutospacing="1" w:line="240" w:lineRule="auto"/>
      <w:jc w:val="both"/>
      <w:textAlignment w:val="center"/>
    </w:pPr>
    <w:rPr>
      <w:rFonts w:ascii="Times New Roman" w:hAnsi="Times New Roman"/>
      <w:sz w:val="22"/>
      <w:szCs w:val="22"/>
    </w:rPr>
  </w:style>
  <w:style w:type="character" w:customStyle="1" w:styleId="dove">
    <w:name w:val="dove"/>
    <w:qFormat/>
    <w:rsid w:val="005E2509"/>
  </w:style>
  <w:style w:type="paragraph" w:customStyle="1" w:styleId="ListBulletL1">
    <w:name w:val="List Bullet L1"/>
    <w:basedOn w:val="Normal"/>
    <w:qFormat/>
    <w:rsid w:val="005E2509"/>
    <w:pPr>
      <w:numPr>
        <w:numId w:val="15"/>
      </w:numPr>
      <w:tabs>
        <w:tab w:val="left" w:pos="504"/>
      </w:tabs>
      <w:spacing w:before="60" w:line="240" w:lineRule="auto"/>
      <w:jc w:val="both"/>
    </w:pPr>
    <w:rPr>
      <w:rFonts w:ascii="Century Gothic" w:hAnsi="Century Gothic"/>
      <w:sz w:val="20"/>
    </w:rPr>
  </w:style>
  <w:style w:type="paragraph" w:customStyle="1" w:styleId="BodyTextbul">
    <w:name w:val="Body Text bul"/>
    <w:basedOn w:val="BodyText"/>
    <w:qFormat/>
    <w:rsid w:val="005E2509"/>
    <w:pPr>
      <w:numPr>
        <w:numId w:val="16"/>
      </w:numPr>
      <w:spacing w:before="60" w:after="0" w:line="240" w:lineRule="auto"/>
    </w:pPr>
    <w:rPr>
      <w:rFonts w:ascii="Times New Roman" w:hAnsi="Times New Roman"/>
      <w:sz w:val="22"/>
      <w:szCs w:val="20"/>
    </w:rPr>
  </w:style>
  <w:style w:type="paragraph" w:customStyle="1" w:styleId="BlockQuotation">
    <w:name w:val="Block Quotation"/>
    <w:basedOn w:val="Normal"/>
    <w:qFormat/>
    <w:rsid w:val="005E2509"/>
    <w:pPr>
      <w:pBdr>
        <w:top w:val="single" w:sz="12" w:space="12" w:color="FFFFFF"/>
        <w:left w:val="single" w:sz="6" w:space="12" w:color="FFFFFF"/>
        <w:bottom w:val="single" w:sz="6" w:space="12" w:color="FFFFFF"/>
        <w:right w:val="single" w:sz="6" w:space="12" w:color="FFFFFF"/>
      </w:pBdr>
      <w:shd w:val="pct10" w:color="auto" w:fill="FFFFFF"/>
      <w:spacing w:after="240" w:line="220" w:lineRule="atLeast"/>
      <w:ind w:left="1368" w:right="240"/>
      <w:jc w:val="both"/>
    </w:pPr>
    <w:rPr>
      <w:rFonts w:ascii="Arial Narrow" w:hAnsi="Arial Narrow" w:cs="Arial"/>
      <w:spacing w:val="-5"/>
      <w:sz w:val="20"/>
    </w:rPr>
  </w:style>
  <w:style w:type="paragraph" w:customStyle="1" w:styleId="CellHeader">
    <w:name w:val="CellHeader"/>
    <w:basedOn w:val="Normal"/>
    <w:qFormat/>
    <w:rsid w:val="005E2509"/>
    <w:pPr>
      <w:keepNext/>
      <w:spacing w:before="60" w:after="120" w:line="240" w:lineRule="auto"/>
      <w:jc w:val="both"/>
    </w:pPr>
    <w:rPr>
      <w:rFonts w:ascii="Arial Black" w:hAnsi="Arial Black" w:cs="Arial"/>
      <w:color w:val="333333"/>
      <w:sz w:val="16"/>
      <w:szCs w:val="22"/>
    </w:rPr>
  </w:style>
  <w:style w:type="paragraph" w:customStyle="1" w:styleId="CellBullet">
    <w:name w:val="Cell Bullet"/>
    <w:basedOn w:val="ListBullet"/>
    <w:qFormat/>
    <w:rsid w:val="005E2509"/>
    <w:pPr>
      <w:numPr>
        <w:numId w:val="17"/>
      </w:numPr>
      <w:tabs>
        <w:tab w:val="clear" w:pos="360"/>
        <w:tab w:val="left" w:pos="216"/>
      </w:tabs>
      <w:ind w:left="216" w:hanging="216"/>
    </w:pPr>
    <w:rPr>
      <w:rFonts w:eastAsia="Arial" w:cs="Arial"/>
      <w:color w:val="333333"/>
      <w:sz w:val="18"/>
      <w:szCs w:val="18"/>
      <w:lang w:val="en-CA" w:eastAsia="en-US"/>
    </w:rPr>
  </w:style>
  <w:style w:type="character" w:customStyle="1" w:styleId="RemoveIt">
    <w:name w:val="RemoveIt"/>
    <w:qFormat/>
    <w:rsid w:val="005E2509"/>
    <w:rPr>
      <w:rFonts w:ascii="Times New Roman" w:hAnsi="Times New Roman"/>
      <w:b/>
      <w:color w:val="FF0000"/>
      <w:sz w:val="32"/>
      <w:szCs w:val="32"/>
    </w:rPr>
  </w:style>
  <w:style w:type="paragraph" w:customStyle="1" w:styleId="ListNumberL1">
    <w:name w:val="List Number L1"/>
    <w:basedOn w:val="Normal"/>
    <w:qFormat/>
    <w:rsid w:val="005E2509"/>
    <w:pPr>
      <w:tabs>
        <w:tab w:val="left" w:pos="360"/>
      </w:tabs>
      <w:spacing w:before="60" w:after="60" w:line="240" w:lineRule="auto"/>
      <w:jc w:val="both"/>
    </w:pPr>
    <w:rPr>
      <w:rFonts w:ascii="Century Gothic" w:hAnsi="Century Gothic"/>
      <w:sz w:val="20"/>
    </w:rPr>
  </w:style>
  <w:style w:type="paragraph" w:customStyle="1" w:styleId="TableHeading">
    <w:name w:val="Table Heading"/>
    <w:basedOn w:val="Normal"/>
    <w:qFormat/>
    <w:rsid w:val="005E2509"/>
    <w:pPr>
      <w:spacing w:before="60" w:after="60" w:line="240" w:lineRule="auto"/>
      <w:jc w:val="both"/>
    </w:pPr>
    <w:rPr>
      <w:b/>
      <w:sz w:val="20"/>
    </w:rPr>
  </w:style>
  <w:style w:type="paragraph" w:customStyle="1" w:styleId="TableEntry">
    <w:name w:val="Table Entry"/>
    <w:basedOn w:val="Normal"/>
    <w:qFormat/>
    <w:rsid w:val="005E2509"/>
    <w:pPr>
      <w:spacing w:before="40" w:after="40" w:line="240" w:lineRule="auto"/>
      <w:jc w:val="both"/>
    </w:pPr>
    <w:rPr>
      <w:rFonts w:ascii="Century Gothic" w:hAnsi="Century Gothic"/>
      <w:sz w:val="20"/>
    </w:rPr>
  </w:style>
  <w:style w:type="paragraph" w:customStyle="1" w:styleId="BL1BulletList">
    <w:name w:val="BL1 Bullet List"/>
    <w:basedOn w:val="Normal"/>
    <w:qFormat/>
    <w:rsid w:val="005E2509"/>
    <w:pPr>
      <w:numPr>
        <w:numId w:val="18"/>
      </w:numPr>
      <w:spacing w:before="240" w:after="60" w:line="240" w:lineRule="auto"/>
      <w:jc w:val="both"/>
    </w:pPr>
    <w:rPr>
      <w:rFonts w:ascii="Century Gothic" w:hAnsi="Century Gothic"/>
      <w:sz w:val="20"/>
    </w:rPr>
  </w:style>
  <w:style w:type="paragraph" w:customStyle="1" w:styleId="ListBulletL3">
    <w:name w:val="List Bullet L3"/>
    <w:basedOn w:val="ListBulletL2"/>
    <w:link w:val="ListBulletL3Char"/>
    <w:qFormat/>
    <w:rsid w:val="005E2509"/>
    <w:pPr>
      <w:numPr>
        <w:numId w:val="19"/>
      </w:numPr>
      <w:spacing w:before="0" w:after="0"/>
    </w:pPr>
  </w:style>
  <w:style w:type="paragraph" w:customStyle="1" w:styleId="CharCharCharCharCharChar">
    <w:name w:val="Char Char Char Char Char Char"/>
    <w:basedOn w:val="Normal"/>
    <w:qFormat/>
    <w:rsid w:val="005E2509"/>
    <w:pPr>
      <w:spacing w:line="240" w:lineRule="exact"/>
      <w:jc w:val="both"/>
    </w:pPr>
    <w:rPr>
      <w:rFonts w:ascii="Verdana" w:hAnsi="Verdana"/>
      <w:sz w:val="20"/>
      <w:lang w:val="en-AU"/>
    </w:rPr>
  </w:style>
  <w:style w:type="paragraph" w:customStyle="1" w:styleId="ProposalHeading1">
    <w:name w:val="Proposal Heading 1"/>
    <w:basedOn w:val="Normal"/>
    <w:qFormat/>
    <w:rsid w:val="005E2509"/>
    <w:pPr>
      <w:keepNext/>
      <w:numPr>
        <w:numId w:val="20"/>
      </w:numPr>
      <w:pBdr>
        <w:bottom w:val="single" w:sz="12" w:space="1" w:color="003366"/>
      </w:pBdr>
      <w:tabs>
        <w:tab w:val="left" w:pos="0"/>
      </w:tabs>
      <w:spacing w:before="360" w:after="180" w:line="240" w:lineRule="auto"/>
      <w:ind w:right="180"/>
      <w:jc w:val="both"/>
    </w:pPr>
    <w:rPr>
      <w:rFonts w:eastAsia="MS Mincho" w:cs="Arial"/>
      <w:b/>
      <w:bCs/>
      <w:color w:val="003366"/>
      <w:sz w:val="28"/>
      <w:szCs w:val="28"/>
      <w:lang w:eastAsia="ja-JP"/>
    </w:rPr>
  </w:style>
  <w:style w:type="paragraph" w:customStyle="1" w:styleId="DelText">
    <w:name w:val="Del Text"/>
    <w:basedOn w:val="Normal"/>
    <w:qFormat/>
    <w:rsid w:val="005E2509"/>
    <w:pPr>
      <w:spacing w:before="120" w:after="60" w:line="240" w:lineRule="auto"/>
      <w:jc w:val="both"/>
    </w:pPr>
    <w:rPr>
      <w:sz w:val="20"/>
    </w:rPr>
  </w:style>
  <w:style w:type="paragraph" w:customStyle="1" w:styleId="BodyContent">
    <w:name w:val="Body Content"/>
    <w:basedOn w:val="NormalWeb"/>
    <w:link w:val="BodyContentChar"/>
    <w:qFormat/>
    <w:rsid w:val="005E2509"/>
    <w:pPr>
      <w:numPr>
        <w:numId w:val="21"/>
      </w:numPr>
      <w:tabs>
        <w:tab w:val="left" w:pos="90"/>
        <w:tab w:val="left" w:pos="270"/>
      </w:tabs>
      <w:spacing w:before="240" w:beforeAutospacing="0" w:after="240" w:afterAutospacing="0" w:line="276" w:lineRule="auto"/>
      <w:ind w:right="-180"/>
      <w:jc w:val="both"/>
    </w:pPr>
    <w:rPr>
      <w:rFonts w:ascii="Georgia" w:eastAsia="Calibri" w:hAnsi="Georgia"/>
      <w:color w:val="000000"/>
    </w:rPr>
  </w:style>
  <w:style w:type="paragraph" w:customStyle="1" w:styleId="TableHeading0">
    <w:name w:val="TableHeading"/>
    <w:qFormat/>
    <w:rsid w:val="005E2509"/>
    <w:pPr>
      <w:spacing w:before="60" w:after="60" w:line="276" w:lineRule="auto"/>
    </w:pPr>
    <w:rPr>
      <w:rFonts w:ascii="Arial" w:eastAsia="Times New Roman" w:hAnsi="Arial"/>
      <w:b/>
      <w:lang w:val="en-US" w:eastAsia="en-US"/>
    </w:rPr>
  </w:style>
  <w:style w:type="character" w:customStyle="1" w:styleId="NormalWebChar">
    <w:name w:val="Normal (Web) Char"/>
    <w:link w:val="NormalWeb"/>
    <w:uiPriority w:val="99"/>
    <w:qFormat/>
    <w:rsid w:val="005E2509"/>
    <w:rPr>
      <w:sz w:val="24"/>
      <w:szCs w:val="24"/>
    </w:rPr>
  </w:style>
  <w:style w:type="character" w:customStyle="1" w:styleId="BodyContentChar">
    <w:name w:val="Body Content Char"/>
    <w:link w:val="BodyContent"/>
    <w:qFormat/>
    <w:rsid w:val="005E2509"/>
    <w:rPr>
      <w:rFonts w:ascii="Georgia" w:eastAsia="Calibri" w:hAnsi="Georgia"/>
      <w:color w:val="000000"/>
      <w:sz w:val="24"/>
      <w:szCs w:val="24"/>
      <w:lang w:val="en-US" w:eastAsia="en-US"/>
    </w:rPr>
  </w:style>
  <w:style w:type="paragraph" w:customStyle="1" w:styleId="tableheading1">
    <w:name w:val="tableheading"/>
    <w:basedOn w:val="Normal"/>
    <w:qFormat/>
    <w:rsid w:val="005E2509"/>
    <w:pPr>
      <w:overflowPunct w:val="0"/>
      <w:autoSpaceDE w:val="0"/>
      <w:spacing w:line="240" w:lineRule="auto"/>
      <w:jc w:val="center"/>
    </w:pPr>
    <w:rPr>
      <w:rFonts w:ascii="Times New Roman" w:eastAsia="Calibri" w:hAnsi="Times New Roman"/>
      <w:b/>
      <w:bCs/>
      <w:i/>
      <w:iCs/>
      <w:sz w:val="20"/>
    </w:rPr>
  </w:style>
  <w:style w:type="paragraph" w:customStyle="1" w:styleId="tablenormal1">
    <w:name w:val="tablenormal1"/>
    <w:basedOn w:val="Normal"/>
    <w:qFormat/>
    <w:rsid w:val="005E2509"/>
    <w:pPr>
      <w:spacing w:before="30" w:after="30" w:line="240" w:lineRule="auto"/>
      <w:jc w:val="both"/>
    </w:pPr>
    <w:rPr>
      <w:rFonts w:ascii="Times New Roman" w:eastAsia="Calibri" w:hAnsi="Times New Roman"/>
      <w:sz w:val="22"/>
      <w:szCs w:val="22"/>
    </w:rPr>
  </w:style>
  <w:style w:type="paragraph" w:customStyle="1" w:styleId="Revision1">
    <w:name w:val="Revision1"/>
    <w:hidden/>
    <w:uiPriority w:val="99"/>
    <w:semiHidden/>
    <w:qFormat/>
    <w:rsid w:val="005E2509"/>
    <w:pPr>
      <w:spacing w:after="40" w:line="276" w:lineRule="auto"/>
    </w:pPr>
    <w:rPr>
      <w:rFonts w:ascii="Book Antiqua" w:eastAsia="Calibri" w:hAnsi="Book Antiqua"/>
      <w:sz w:val="22"/>
      <w:szCs w:val="22"/>
      <w:lang w:val="en-US" w:eastAsia="en-US"/>
    </w:rPr>
  </w:style>
  <w:style w:type="paragraph" w:customStyle="1" w:styleId="body">
    <w:name w:val="body"/>
    <w:basedOn w:val="Normal"/>
    <w:qFormat/>
    <w:rsid w:val="005E2509"/>
    <w:pPr>
      <w:spacing w:before="120" w:after="120" w:line="240" w:lineRule="auto"/>
      <w:ind w:left="630"/>
      <w:jc w:val="both"/>
    </w:pPr>
    <w:rPr>
      <w:rFonts w:ascii="Verdana" w:hAnsi="Verdana"/>
      <w:sz w:val="20"/>
    </w:rPr>
  </w:style>
  <w:style w:type="paragraph" w:customStyle="1" w:styleId="note">
    <w:name w:val="note"/>
    <w:basedOn w:val="Normal"/>
    <w:qFormat/>
    <w:rsid w:val="005E2509"/>
    <w:pPr>
      <w:numPr>
        <w:numId w:val="22"/>
      </w:numPr>
      <w:spacing w:line="240" w:lineRule="auto"/>
      <w:jc w:val="both"/>
    </w:pPr>
    <w:rPr>
      <w:rFonts w:ascii="Times New Roman" w:hAnsi="Times New Roman"/>
      <w:szCs w:val="24"/>
    </w:rPr>
  </w:style>
  <w:style w:type="paragraph" w:customStyle="1" w:styleId="body1">
    <w:name w:val="body1"/>
    <w:basedOn w:val="body"/>
    <w:qFormat/>
    <w:rsid w:val="005E2509"/>
    <w:pPr>
      <w:ind w:left="994"/>
    </w:pPr>
  </w:style>
  <w:style w:type="paragraph" w:customStyle="1" w:styleId="IPOSBody">
    <w:name w:val="IPOS Body"/>
    <w:basedOn w:val="Normal"/>
    <w:qFormat/>
    <w:rsid w:val="005E2509"/>
    <w:pPr>
      <w:spacing w:line="240" w:lineRule="auto"/>
      <w:jc w:val="both"/>
    </w:pPr>
    <w:rPr>
      <w:sz w:val="22"/>
    </w:rPr>
  </w:style>
  <w:style w:type="paragraph" w:customStyle="1" w:styleId="DefaultText">
    <w:name w:val="Default Text"/>
    <w:basedOn w:val="Normal"/>
    <w:qFormat/>
    <w:rsid w:val="005E2509"/>
    <w:pPr>
      <w:widowControl w:val="0"/>
      <w:spacing w:after="240" w:line="360" w:lineRule="auto"/>
      <w:jc w:val="both"/>
    </w:pPr>
    <w:rPr>
      <w:rFonts w:ascii="Times New Roman" w:hAnsi="Times New Roman"/>
      <w:szCs w:val="24"/>
    </w:rPr>
  </w:style>
  <w:style w:type="paragraph" w:customStyle="1" w:styleId="chiffre">
    <w:name w:val="chiffre"/>
    <w:basedOn w:val="Normal"/>
    <w:qFormat/>
    <w:rsid w:val="005E2509"/>
    <w:pPr>
      <w:tabs>
        <w:tab w:val="left" w:pos="1440"/>
      </w:tabs>
      <w:spacing w:before="60" w:after="120" w:line="240" w:lineRule="auto"/>
      <w:ind w:left="1440" w:hanging="360"/>
      <w:jc w:val="both"/>
    </w:pPr>
    <w:rPr>
      <w:rFonts w:ascii="SAPFolioLight" w:hAnsi="SAPFolioLight"/>
      <w:i/>
      <w:sz w:val="22"/>
      <w:lang w:val="fr-CA"/>
    </w:rPr>
  </w:style>
  <w:style w:type="paragraph" w:customStyle="1" w:styleId="Cell">
    <w:name w:val="Cell"/>
    <w:basedOn w:val="Normal"/>
    <w:qFormat/>
    <w:rsid w:val="005E2509"/>
    <w:pPr>
      <w:spacing w:before="60" w:after="120" w:line="240" w:lineRule="auto"/>
      <w:jc w:val="both"/>
    </w:pPr>
    <w:rPr>
      <w:rFonts w:cs="Arial"/>
      <w:color w:val="333333"/>
      <w:sz w:val="18"/>
      <w:szCs w:val="22"/>
      <w:lang w:val="en-CA"/>
    </w:rPr>
  </w:style>
  <w:style w:type="paragraph" w:customStyle="1" w:styleId="StyleHeading2Before9ptAfter9pt">
    <w:name w:val="Style Heading 2 + Before:  9 pt After:  9 pt"/>
    <w:basedOn w:val="Heading2"/>
    <w:qFormat/>
    <w:rsid w:val="005E2509"/>
    <w:pPr>
      <w:keepLines w:val="0"/>
      <w:tabs>
        <w:tab w:val="left" w:pos="846"/>
      </w:tabs>
      <w:spacing w:before="180" w:after="180" w:line="240" w:lineRule="auto"/>
      <w:ind w:left="846" w:hanging="576"/>
      <w:jc w:val="both"/>
    </w:pPr>
    <w:rPr>
      <w:rFonts w:ascii="Tahoma" w:eastAsia="Calibri" w:hAnsi="Tahoma"/>
      <w:bCs/>
      <w:iCs/>
      <w:caps/>
      <w:smallCaps/>
      <w:sz w:val="22"/>
      <w:lang w:val="en-AU"/>
    </w:rPr>
  </w:style>
  <w:style w:type="paragraph" w:customStyle="1" w:styleId="Body0">
    <w:name w:val="Body"/>
    <w:basedOn w:val="Normal"/>
    <w:qFormat/>
    <w:rsid w:val="005E2509"/>
    <w:pPr>
      <w:spacing w:after="140" w:line="290" w:lineRule="auto"/>
      <w:jc w:val="both"/>
    </w:pPr>
    <w:rPr>
      <w:kern w:val="20"/>
      <w:sz w:val="20"/>
      <w:lang w:val="en-AU"/>
    </w:rPr>
  </w:style>
  <w:style w:type="paragraph" w:customStyle="1" w:styleId="AppendixLetter">
    <w:name w:val="Appendix Letter"/>
    <w:basedOn w:val="Normal"/>
    <w:next w:val="Normal"/>
    <w:qFormat/>
    <w:rsid w:val="005E2509"/>
    <w:pPr>
      <w:numPr>
        <w:numId w:val="23"/>
      </w:numPr>
      <w:spacing w:before="60" w:after="240" w:line="240" w:lineRule="auto"/>
      <w:jc w:val="both"/>
    </w:pPr>
    <w:rPr>
      <w:rFonts w:ascii="SAPFolioLight" w:hAnsi="SAPFolioLight"/>
      <w:b/>
      <w:color w:val="000080"/>
      <w:sz w:val="32"/>
      <w:szCs w:val="32"/>
      <w:lang w:val="en-AU"/>
    </w:rPr>
  </w:style>
  <w:style w:type="paragraph" w:customStyle="1" w:styleId="Style2">
    <w:name w:val="Style2"/>
    <w:basedOn w:val="Heading1"/>
    <w:qFormat/>
    <w:rsid w:val="005E2509"/>
    <w:pPr>
      <w:keepLines w:val="0"/>
      <w:numPr>
        <w:numId w:val="24"/>
      </w:numPr>
      <w:pBdr>
        <w:bottom w:val="dotted" w:sz="4" w:space="1" w:color="auto"/>
      </w:pBdr>
      <w:shd w:val="clear" w:color="auto" w:fill="1F497D" w:themeFill="text2"/>
      <w:tabs>
        <w:tab w:val="left" w:pos="540"/>
      </w:tabs>
      <w:spacing w:before="0" w:line="276" w:lineRule="auto"/>
      <w:contextualSpacing/>
    </w:pPr>
    <w:rPr>
      <w:rFonts w:ascii="Tahoma" w:hAnsi="Tahoma" w:cs="Arial"/>
      <w:color w:val="FFFFFF" w:themeColor="background1"/>
      <w:kern w:val="0"/>
      <w:sz w:val="24"/>
      <w:lang w:val="en-AU"/>
    </w:rPr>
  </w:style>
  <w:style w:type="paragraph" w:customStyle="1" w:styleId="Style3">
    <w:name w:val="Style3"/>
    <w:basedOn w:val="Heading2"/>
    <w:qFormat/>
    <w:rsid w:val="005E2509"/>
    <w:pPr>
      <w:keepLines w:val="0"/>
      <w:numPr>
        <w:numId w:val="24"/>
      </w:numPr>
      <w:tabs>
        <w:tab w:val="left" w:pos="360"/>
      </w:tabs>
      <w:spacing w:before="240" w:after="60" w:line="240" w:lineRule="auto"/>
      <w:jc w:val="both"/>
    </w:pPr>
    <w:rPr>
      <w:rFonts w:ascii="Tahoma" w:eastAsia="Calibri" w:hAnsi="Tahoma"/>
      <w:i/>
      <w:caps/>
      <w:smallCaps/>
      <w:sz w:val="22"/>
    </w:rPr>
  </w:style>
  <w:style w:type="character" w:customStyle="1" w:styleId="ListBulletL3Char">
    <w:name w:val="List Bullet L3 Char"/>
    <w:link w:val="ListBulletL3"/>
    <w:qFormat/>
    <w:rsid w:val="005E2509"/>
    <w:rPr>
      <w:rFonts w:ascii="Century Gothic" w:eastAsia="Times New Roman" w:hAnsi="Century Gothic"/>
      <w:lang w:val="en-US" w:eastAsia="en-US"/>
    </w:rPr>
  </w:style>
  <w:style w:type="paragraph" w:customStyle="1" w:styleId="StyleTableHeader10pt">
    <w:name w:val="Style Table Header + 10 pt"/>
    <w:basedOn w:val="Normal"/>
    <w:qFormat/>
    <w:rsid w:val="005E2509"/>
    <w:pPr>
      <w:spacing w:before="60" w:line="240" w:lineRule="auto"/>
      <w:jc w:val="center"/>
    </w:pPr>
    <w:rPr>
      <w:b/>
      <w:bCs/>
      <w:spacing w:val="-5"/>
      <w:sz w:val="20"/>
    </w:rPr>
  </w:style>
  <w:style w:type="paragraph" w:customStyle="1" w:styleId="tableright">
    <w:name w:val="table_right"/>
    <w:basedOn w:val="Normal"/>
    <w:qFormat/>
    <w:rsid w:val="005E2509"/>
    <w:pPr>
      <w:spacing w:before="20" w:after="20" w:line="220" w:lineRule="exact"/>
      <w:jc w:val="both"/>
    </w:pPr>
    <w:rPr>
      <w:rFonts w:ascii="Times" w:hAnsi="Times"/>
      <w:sz w:val="22"/>
    </w:rPr>
  </w:style>
  <w:style w:type="table" w:customStyle="1" w:styleId="LightGrid-Accent11">
    <w:name w:val="Light Grid - Accent 11"/>
    <w:basedOn w:val="TableNormal"/>
    <w:uiPriority w:val="62"/>
    <w:qFormat/>
    <w:rsid w:val="005E2509"/>
    <w:pPr>
      <w:spacing w:after="40"/>
    </w:pPr>
    <w:rPr>
      <w:rFonts w:ascii="Calibri" w:eastAsia="Calibri" w:hAnsi="Calibri"/>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IntenseQuote1">
    <w:name w:val="Intense Quote1"/>
    <w:basedOn w:val="Normal"/>
    <w:next w:val="Normal"/>
    <w:link w:val="IntenseQuoteChar"/>
    <w:uiPriority w:val="30"/>
    <w:qFormat/>
    <w:rsid w:val="005E2509"/>
    <w:pPr>
      <w:pBdr>
        <w:bottom w:val="single" w:sz="4" w:space="4" w:color="4F81BD"/>
      </w:pBdr>
      <w:spacing w:before="200" w:after="280" w:line="240" w:lineRule="auto"/>
      <w:ind w:left="936" w:right="936"/>
      <w:jc w:val="both"/>
    </w:pPr>
    <w:rPr>
      <w:rFonts w:ascii="Calibri" w:eastAsia="Calibri" w:hAnsi="Calibri"/>
      <w:b/>
      <w:bCs/>
      <w:i/>
      <w:iCs/>
      <w:color w:val="4F81BD"/>
      <w:sz w:val="22"/>
      <w:szCs w:val="22"/>
    </w:rPr>
  </w:style>
  <w:style w:type="character" w:customStyle="1" w:styleId="IntenseQuoteChar">
    <w:name w:val="Intense Quote Char"/>
    <w:basedOn w:val="DefaultParagraphFont"/>
    <w:link w:val="IntenseQuote1"/>
    <w:uiPriority w:val="30"/>
    <w:qFormat/>
    <w:rsid w:val="005E2509"/>
    <w:rPr>
      <w:rFonts w:ascii="Calibri" w:eastAsia="Calibri" w:hAnsi="Calibri"/>
      <w:b/>
      <w:bCs/>
      <w:i/>
      <w:iCs/>
      <w:color w:val="4F81BD"/>
      <w:sz w:val="22"/>
      <w:szCs w:val="22"/>
    </w:rPr>
  </w:style>
  <w:style w:type="paragraph" w:customStyle="1" w:styleId="02BodyCopy">
    <w:name w:val="02_Body_Copy"/>
    <w:basedOn w:val="Normal"/>
    <w:link w:val="02BodyCopyZchn"/>
    <w:qFormat/>
    <w:rsid w:val="005E2509"/>
    <w:pPr>
      <w:spacing w:line="240" w:lineRule="auto"/>
      <w:jc w:val="both"/>
    </w:pPr>
    <w:rPr>
      <w:rFonts w:ascii="Times New Roman" w:hAnsi="Times New Roman" w:cs="Tahoma"/>
      <w:sz w:val="22"/>
      <w:lang w:val="en-GB"/>
    </w:rPr>
  </w:style>
  <w:style w:type="character" w:customStyle="1" w:styleId="02BodyCopyZchn">
    <w:name w:val="02_Body_Copy Zchn"/>
    <w:link w:val="02BodyCopy"/>
    <w:qFormat/>
    <w:rsid w:val="005E2509"/>
    <w:rPr>
      <w:rFonts w:cs="Tahoma"/>
      <w:sz w:val="22"/>
      <w:lang w:val="en-GB"/>
    </w:rPr>
  </w:style>
  <w:style w:type="character" w:customStyle="1" w:styleId="gi">
    <w:name w:val="gi"/>
    <w:basedOn w:val="DefaultParagraphFont"/>
    <w:qFormat/>
    <w:rsid w:val="005E2509"/>
  </w:style>
  <w:style w:type="paragraph" w:customStyle="1" w:styleId="ERPTableHeading1">
    <w:name w:val="ERP Table Heading 1"/>
    <w:basedOn w:val="Normal"/>
    <w:qFormat/>
    <w:rsid w:val="005E2509"/>
    <w:pPr>
      <w:spacing w:line="240" w:lineRule="auto"/>
    </w:pPr>
    <w:rPr>
      <w:b/>
      <w:sz w:val="20"/>
      <w:lang w:val="en-GB"/>
    </w:rPr>
  </w:style>
  <w:style w:type="character" w:customStyle="1" w:styleId="ListParagraphChar">
    <w:name w:val="List Paragraph Char"/>
    <w:link w:val="ListParagraph1"/>
    <w:uiPriority w:val="34"/>
    <w:qFormat/>
    <w:locked/>
    <w:rsid w:val="005E2509"/>
    <w:rPr>
      <w:rFonts w:ascii="Arial" w:hAnsi="Arial"/>
      <w:sz w:val="24"/>
    </w:rPr>
  </w:style>
  <w:style w:type="table" w:customStyle="1" w:styleId="MediumShading1-Accent11">
    <w:name w:val="Medium Shading 1 - Accent 11"/>
    <w:basedOn w:val="TableNormal"/>
    <w:uiPriority w:val="63"/>
    <w:qFormat/>
    <w:rsid w:val="005E2509"/>
    <w:rPr>
      <w:rFonts w:ascii="Calibri" w:eastAsia="Calibri" w:hAnsi="Calibri"/>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customStyle="1" w:styleId="StyleHeading3ASAPHeading3h3123ParagraphHead33Level3H">
    <w:name w:val="Style Heading 3ASAPHeading 3h31.2.3.ParagraphHead33Level 3 H..."/>
    <w:basedOn w:val="Heading3"/>
    <w:qFormat/>
    <w:rsid w:val="005E2509"/>
    <w:pPr>
      <w:keepNext/>
      <w:numPr>
        <w:numId w:val="25"/>
      </w:numPr>
      <w:tabs>
        <w:tab w:val="left" w:pos="1620"/>
        <w:tab w:val="left" w:pos="3600"/>
        <w:tab w:val="left" w:pos="4140"/>
      </w:tabs>
      <w:spacing w:after="60" w:line="340" w:lineRule="atLeast"/>
      <w:ind w:left="4140"/>
      <w:jc w:val="both"/>
    </w:pPr>
    <w:rPr>
      <w:rFonts w:ascii="Arial Bold" w:hAnsi="Arial Bold" w:cs="Arial"/>
      <w:bCs/>
      <w:color w:val="000000"/>
      <w:sz w:val="22"/>
      <w:szCs w:val="24"/>
      <w:lang w:val="en-GB"/>
    </w:rPr>
  </w:style>
  <w:style w:type="character" w:customStyle="1" w:styleId="street-address">
    <w:name w:val="street-address"/>
    <w:basedOn w:val="DefaultParagraphFont"/>
    <w:qFormat/>
    <w:rsid w:val="005E2509"/>
  </w:style>
  <w:style w:type="character" w:customStyle="1" w:styleId="locality">
    <w:name w:val="locality"/>
    <w:basedOn w:val="DefaultParagraphFont"/>
    <w:qFormat/>
    <w:rsid w:val="005E2509"/>
  </w:style>
  <w:style w:type="character" w:customStyle="1" w:styleId="postal-code">
    <w:name w:val="postal-code"/>
    <w:basedOn w:val="DefaultParagraphFont"/>
    <w:qFormat/>
    <w:rsid w:val="005E2509"/>
  </w:style>
  <w:style w:type="character" w:customStyle="1" w:styleId="country-name">
    <w:name w:val="country-name"/>
    <w:basedOn w:val="DefaultParagraphFont"/>
    <w:qFormat/>
    <w:rsid w:val="005E2509"/>
  </w:style>
  <w:style w:type="table" w:customStyle="1" w:styleId="ListTable3-Accent11">
    <w:name w:val="List Table 3 - Accent 11"/>
    <w:basedOn w:val="TableNormal"/>
    <w:uiPriority w:val="48"/>
    <w:qFormat/>
    <w:rsid w:val="005E2509"/>
    <w:rPr>
      <w:rFonts w:ascii="Calibri" w:eastAsia="Calibri" w:hAnsi="Calibri"/>
    </w:r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2-Accent11">
    <w:name w:val="List Table 2 - Accent 11"/>
    <w:basedOn w:val="TableNormal"/>
    <w:uiPriority w:val="47"/>
    <w:qFormat/>
    <w:rsid w:val="005E2509"/>
    <w:rPr>
      <w:rFonts w:ascii="Calibri" w:eastAsia="Calibri" w:hAnsi="Calibri"/>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11">
    <w:name w:val="Grid Table 4 - Accent 11"/>
    <w:basedOn w:val="TableNormal"/>
    <w:uiPriority w:val="49"/>
    <w:qFormat/>
    <w:rsid w:val="005E2509"/>
    <w:rPr>
      <w:rFonts w:ascii="Calibri" w:eastAsia="Calibri" w:hAnsi="Calibri"/>
    </w:rPr>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CharCharChar">
    <w:name w:val="Char Char Char"/>
    <w:basedOn w:val="Normal"/>
    <w:qFormat/>
    <w:rsid w:val="005E2509"/>
    <w:pPr>
      <w:spacing w:line="240" w:lineRule="exact"/>
    </w:pPr>
    <w:rPr>
      <w:rFonts w:ascii="Verdana" w:hAnsi="Verdana"/>
      <w:sz w:val="20"/>
    </w:rPr>
  </w:style>
  <w:style w:type="paragraph" w:customStyle="1" w:styleId="Otherheading">
    <w:name w:val="Other heading"/>
    <w:basedOn w:val="Normal"/>
    <w:qFormat/>
    <w:rsid w:val="005E2509"/>
    <w:pPr>
      <w:spacing w:line="240" w:lineRule="auto"/>
      <w:ind w:left="720"/>
    </w:pPr>
    <w:rPr>
      <w:rFonts w:cs="Arial"/>
      <w:sz w:val="32"/>
      <w:szCs w:val="32"/>
    </w:rPr>
  </w:style>
  <w:style w:type="paragraph" w:styleId="ListParagraph">
    <w:name w:val="List Paragraph"/>
    <w:basedOn w:val="Normal"/>
    <w:uiPriority w:val="34"/>
    <w:qFormat/>
    <w:rsid w:val="005E2509"/>
    <w:pPr>
      <w:ind w:left="720"/>
      <w:contextualSpacing/>
    </w:pPr>
  </w:style>
  <w:style w:type="paragraph" w:customStyle="1" w:styleId="TableParagraph">
    <w:name w:val="Table Paragraph"/>
    <w:basedOn w:val="Normal"/>
    <w:uiPriority w:val="1"/>
    <w:qFormat/>
    <w:rsid w:val="005E2509"/>
    <w:pPr>
      <w:spacing w:after="0" w:line="240" w:lineRule="auto"/>
      <w:ind w:left="107"/>
    </w:pPr>
    <w:rPr>
      <w:rFonts w:eastAsia="Arial" w:cs="Arial"/>
      <w:sz w:val="22"/>
      <w:szCs w:val="22"/>
      <w:lang w:bidi="en-US"/>
    </w:rPr>
  </w:style>
  <w:style w:type="paragraph" w:customStyle="1" w:styleId="Heading20">
    <w:name w:val="Heading2"/>
    <w:basedOn w:val="Heading10"/>
    <w:link w:val="Heading2Char0"/>
    <w:uiPriority w:val="1"/>
    <w:qFormat/>
    <w:rsid w:val="005E2509"/>
    <w:pPr>
      <w:numPr>
        <w:numId w:val="0"/>
      </w:numPr>
      <w:ind w:left="567"/>
    </w:pPr>
    <w:rPr>
      <w:sz w:val="24"/>
    </w:rPr>
  </w:style>
  <w:style w:type="character" w:customStyle="1" w:styleId="Heading2Char0">
    <w:name w:val="Heading2 Char"/>
    <w:basedOn w:val="DefaultParagraphFont"/>
    <w:link w:val="Heading20"/>
    <w:uiPriority w:val="1"/>
    <w:qFormat/>
    <w:rsid w:val="005E2509"/>
    <w:rPr>
      <w:rFonts w:ascii="Arial" w:eastAsia="Noto Sans CJK SC Regular" w:hAnsi="Arial" w:cs="Lohit Devanagari"/>
      <w:b/>
      <w:color w:val="215868" w:themeColor="accent5" w:themeShade="80"/>
      <w:sz w:val="24"/>
      <w:szCs w:val="28"/>
      <w:lang w:eastAsia="en-US" w:bidi="en-US"/>
    </w:rPr>
  </w:style>
  <w:style w:type="paragraph" w:styleId="HTMLPreformatted">
    <w:name w:val="HTML Preformatted"/>
    <w:basedOn w:val="Normal"/>
    <w:link w:val="HTMLPreformattedChar"/>
    <w:uiPriority w:val="99"/>
    <w:semiHidden/>
    <w:unhideWhenUsed/>
    <w:rsid w:val="002E3E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lang w:val="en-IN" w:eastAsia="en-IN"/>
    </w:rPr>
  </w:style>
  <w:style w:type="character" w:customStyle="1" w:styleId="HTMLPreformattedChar">
    <w:name w:val="HTML Preformatted Char"/>
    <w:basedOn w:val="DefaultParagraphFont"/>
    <w:link w:val="HTMLPreformatted"/>
    <w:uiPriority w:val="99"/>
    <w:semiHidden/>
    <w:rsid w:val="002E3E93"/>
    <w:rPr>
      <w:rFonts w:ascii="Courier New" w:eastAsia="Times New Roman" w:hAnsi="Courier New" w:cs="Courier New"/>
    </w:rPr>
  </w:style>
  <w:style w:type="paragraph" w:styleId="TOCHeading">
    <w:name w:val="TOC Heading"/>
    <w:basedOn w:val="Heading1"/>
    <w:next w:val="Normal"/>
    <w:uiPriority w:val="39"/>
    <w:unhideWhenUsed/>
    <w:qFormat/>
    <w:rsid w:val="00A70C6A"/>
    <w:pPr>
      <w:numPr>
        <w:numId w:val="0"/>
      </w:numPr>
      <w:spacing w:before="240" w:after="0" w:line="320" w:lineRule="exact"/>
      <w:outlineLvl w:val="9"/>
    </w:pPr>
    <w:rPr>
      <w:rFonts w:asciiTheme="majorHAnsi" w:eastAsiaTheme="majorEastAsia" w:hAnsiTheme="majorHAnsi" w:cstheme="majorBidi"/>
      <w:b w:val="0"/>
      <w:color w:val="365F91" w:themeColor="accent1" w:themeShade="BF"/>
      <w:kern w:val="0"/>
      <w:szCs w:val="32"/>
    </w:rPr>
  </w:style>
  <w:style w:type="paragraph" w:styleId="NoSpacing">
    <w:name w:val="No Spacing"/>
    <w:uiPriority w:val="1"/>
    <w:qFormat/>
    <w:rsid w:val="00A70C6A"/>
    <w:pPr>
      <w:spacing w:after="0" w:line="240" w:lineRule="auto"/>
    </w:pPr>
    <w:rPr>
      <w:rFonts w:asciiTheme="minorHAnsi" w:eastAsiaTheme="minorEastAsia" w:hAnsiTheme="minorHAnsi" w:cstheme="minorBidi"/>
      <w:sz w:val="22"/>
      <w:szCs w:val="22"/>
      <w:lang w:val="en-US" w:eastAsia="en-US"/>
    </w:rPr>
  </w:style>
  <w:style w:type="paragraph" w:customStyle="1" w:styleId="TableContents">
    <w:name w:val="Table Contents"/>
    <w:basedOn w:val="Normal"/>
    <w:qFormat/>
    <w:rsid w:val="00A70C6A"/>
    <w:pPr>
      <w:widowControl w:val="0"/>
      <w:suppressLineNumbers/>
      <w:suppressAutoHyphens/>
      <w:spacing w:after="200" w:line="276" w:lineRule="auto"/>
    </w:pPr>
    <w:rPr>
      <w:rFonts w:ascii="Times New Roman" w:eastAsia="Arial Unicode MS" w:hAnsi="Times New Roman"/>
      <w:kern w:val="1"/>
      <w:szCs w:val="24"/>
      <w:lang w:eastAsia="ar-SA"/>
    </w:rPr>
  </w:style>
  <w:style w:type="character" w:customStyle="1" w:styleId="UnresolvedMention1">
    <w:name w:val="Unresolved Mention1"/>
    <w:basedOn w:val="DefaultParagraphFont"/>
    <w:uiPriority w:val="99"/>
    <w:semiHidden/>
    <w:unhideWhenUsed/>
    <w:rsid w:val="00A70C6A"/>
    <w:rPr>
      <w:color w:val="605E5C"/>
      <w:shd w:val="clear" w:color="auto" w:fill="E1DFDD"/>
    </w:rPr>
  </w:style>
  <w:style w:type="table" w:customStyle="1" w:styleId="GridTable4-Accent21">
    <w:name w:val="Grid Table 4 - Accent 21"/>
    <w:basedOn w:val="TableNormal"/>
    <w:uiPriority w:val="49"/>
    <w:rsid w:val="00A70C6A"/>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ghtList-Accent6">
    <w:name w:val="Light List Accent 6"/>
    <w:basedOn w:val="TableNormal"/>
    <w:uiPriority w:val="61"/>
    <w:semiHidden/>
    <w:unhideWhenUsed/>
    <w:rsid w:val="00A70C6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Lines="0" w:beforeAutospacing="0" w:afterLines="0" w:afterAutospacing="0" w:line="240" w:lineRule="auto"/>
      </w:pPr>
      <w:rPr>
        <w:b/>
        <w:bCs/>
        <w:color w:val="FFFFFF" w:themeColor="background1"/>
      </w:rPr>
      <w:tblPr/>
      <w:tcPr>
        <w:shd w:val="clear" w:color="auto" w:fill="F79646" w:themeFill="accent6"/>
      </w:tcPr>
    </w:tblStylePr>
    <w:tblStylePr w:type="lastRow">
      <w:pPr>
        <w:spacing w:beforeLines="0" w:beforeAutospacing="0" w:afterLines="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Revision">
    <w:name w:val="Revision"/>
    <w:hidden/>
    <w:uiPriority w:val="99"/>
    <w:semiHidden/>
    <w:rsid w:val="009D1113"/>
    <w:pPr>
      <w:spacing w:after="0" w:line="240" w:lineRule="auto"/>
    </w:pPr>
    <w:rPr>
      <w:rFonts w:ascii="Arial" w:eastAsia="Times New Roman" w:hAnsi="Arial"/>
      <w:sz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8430498">
      <w:bodyDiv w:val="1"/>
      <w:marLeft w:val="0"/>
      <w:marRight w:val="0"/>
      <w:marTop w:val="0"/>
      <w:marBottom w:val="0"/>
      <w:divBdr>
        <w:top w:val="none" w:sz="0" w:space="0" w:color="auto"/>
        <w:left w:val="none" w:sz="0" w:space="0" w:color="auto"/>
        <w:bottom w:val="none" w:sz="0" w:space="0" w:color="auto"/>
        <w:right w:val="none" w:sz="0" w:space="0" w:color="auto"/>
      </w:divBdr>
    </w:div>
    <w:div w:id="222109112">
      <w:bodyDiv w:val="1"/>
      <w:marLeft w:val="0"/>
      <w:marRight w:val="0"/>
      <w:marTop w:val="0"/>
      <w:marBottom w:val="0"/>
      <w:divBdr>
        <w:top w:val="none" w:sz="0" w:space="0" w:color="auto"/>
        <w:left w:val="none" w:sz="0" w:space="0" w:color="auto"/>
        <w:bottom w:val="none" w:sz="0" w:space="0" w:color="auto"/>
        <w:right w:val="none" w:sz="0" w:space="0" w:color="auto"/>
      </w:divBdr>
    </w:div>
    <w:div w:id="227687541">
      <w:bodyDiv w:val="1"/>
      <w:marLeft w:val="0"/>
      <w:marRight w:val="0"/>
      <w:marTop w:val="0"/>
      <w:marBottom w:val="0"/>
      <w:divBdr>
        <w:top w:val="none" w:sz="0" w:space="0" w:color="auto"/>
        <w:left w:val="none" w:sz="0" w:space="0" w:color="auto"/>
        <w:bottom w:val="none" w:sz="0" w:space="0" w:color="auto"/>
        <w:right w:val="none" w:sz="0" w:space="0" w:color="auto"/>
      </w:divBdr>
    </w:div>
    <w:div w:id="322700788">
      <w:bodyDiv w:val="1"/>
      <w:marLeft w:val="0"/>
      <w:marRight w:val="0"/>
      <w:marTop w:val="0"/>
      <w:marBottom w:val="0"/>
      <w:divBdr>
        <w:top w:val="none" w:sz="0" w:space="0" w:color="auto"/>
        <w:left w:val="none" w:sz="0" w:space="0" w:color="auto"/>
        <w:bottom w:val="none" w:sz="0" w:space="0" w:color="auto"/>
        <w:right w:val="none" w:sz="0" w:space="0" w:color="auto"/>
      </w:divBdr>
    </w:div>
    <w:div w:id="434592132">
      <w:bodyDiv w:val="1"/>
      <w:marLeft w:val="0"/>
      <w:marRight w:val="0"/>
      <w:marTop w:val="0"/>
      <w:marBottom w:val="0"/>
      <w:divBdr>
        <w:top w:val="none" w:sz="0" w:space="0" w:color="auto"/>
        <w:left w:val="none" w:sz="0" w:space="0" w:color="auto"/>
        <w:bottom w:val="none" w:sz="0" w:space="0" w:color="auto"/>
        <w:right w:val="none" w:sz="0" w:space="0" w:color="auto"/>
      </w:divBdr>
    </w:div>
    <w:div w:id="843788601">
      <w:bodyDiv w:val="1"/>
      <w:marLeft w:val="0"/>
      <w:marRight w:val="0"/>
      <w:marTop w:val="0"/>
      <w:marBottom w:val="0"/>
      <w:divBdr>
        <w:top w:val="none" w:sz="0" w:space="0" w:color="auto"/>
        <w:left w:val="none" w:sz="0" w:space="0" w:color="auto"/>
        <w:bottom w:val="none" w:sz="0" w:space="0" w:color="auto"/>
        <w:right w:val="none" w:sz="0" w:space="0" w:color="auto"/>
      </w:divBdr>
    </w:div>
    <w:div w:id="936209916">
      <w:bodyDiv w:val="1"/>
      <w:marLeft w:val="0"/>
      <w:marRight w:val="0"/>
      <w:marTop w:val="0"/>
      <w:marBottom w:val="0"/>
      <w:divBdr>
        <w:top w:val="none" w:sz="0" w:space="0" w:color="auto"/>
        <w:left w:val="none" w:sz="0" w:space="0" w:color="auto"/>
        <w:bottom w:val="none" w:sz="0" w:space="0" w:color="auto"/>
        <w:right w:val="none" w:sz="0" w:space="0" w:color="auto"/>
      </w:divBdr>
    </w:div>
    <w:div w:id="1003124071">
      <w:bodyDiv w:val="1"/>
      <w:marLeft w:val="0"/>
      <w:marRight w:val="0"/>
      <w:marTop w:val="0"/>
      <w:marBottom w:val="0"/>
      <w:divBdr>
        <w:top w:val="none" w:sz="0" w:space="0" w:color="auto"/>
        <w:left w:val="none" w:sz="0" w:space="0" w:color="auto"/>
        <w:bottom w:val="none" w:sz="0" w:space="0" w:color="auto"/>
        <w:right w:val="none" w:sz="0" w:space="0" w:color="auto"/>
      </w:divBdr>
      <w:divsChild>
        <w:div w:id="390079190">
          <w:marLeft w:val="0"/>
          <w:marRight w:val="0"/>
          <w:marTop w:val="0"/>
          <w:marBottom w:val="0"/>
          <w:divBdr>
            <w:top w:val="none" w:sz="0" w:space="0" w:color="auto"/>
            <w:left w:val="none" w:sz="0" w:space="0" w:color="auto"/>
            <w:bottom w:val="none" w:sz="0" w:space="0" w:color="auto"/>
            <w:right w:val="none" w:sz="0" w:space="0" w:color="auto"/>
          </w:divBdr>
        </w:div>
        <w:div w:id="1841848209">
          <w:marLeft w:val="0"/>
          <w:marRight w:val="0"/>
          <w:marTop w:val="0"/>
          <w:marBottom w:val="0"/>
          <w:divBdr>
            <w:top w:val="none" w:sz="0" w:space="0" w:color="auto"/>
            <w:left w:val="none" w:sz="0" w:space="0" w:color="auto"/>
            <w:bottom w:val="none" w:sz="0" w:space="0" w:color="auto"/>
            <w:right w:val="none" w:sz="0" w:space="0" w:color="auto"/>
          </w:divBdr>
        </w:div>
        <w:div w:id="1808813495">
          <w:marLeft w:val="0"/>
          <w:marRight w:val="0"/>
          <w:marTop w:val="0"/>
          <w:marBottom w:val="0"/>
          <w:divBdr>
            <w:top w:val="none" w:sz="0" w:space="0" w:color="auto"/>
            <w:left w:val="none" w:sz="0" w:space="0" w:color="auto"/>
            <w:bottom w:val="none" w:sz="0" w:space="0" w:color="auto"/>
            <w:right w:val="none" w:sz="0" w:space="0" w:color="auto"/>
          </w:divBdr>
        </w:div>
        <w:div w:id="2056929714">
          <w:marLeft w:val="0"/>
          <w:marRight w:val="0"/>
          <w:marTop w:val="0"/>
          <w:marBottom w:val="0"/>
          <w:divBdr>
            <w:top w:val="none" w:sz="0" w:space="0" w:color="auto"/>
            <w:left w:val="none" w:sz="0" w:space="0" w:color="auto"/>
            <w:bottom w:val="none" w:sz="0" w:space="0" w:color="auto"/>
            <w:right w:val="none" w:sz="0" w:space="0" w:color="auto"/>
          </w:divBdr>
        </w:div>
        <w:div w:id="1537113426">
          <w:marLeft w:val="0"/>
          <w:marRight w:val="0"/>
          <w:marTop w:val="0"/>
          <w:marBottom w:val="0"/>
          <w:divBdr>
            <w:top w:val="none" w:sz="0" w:space="0" w:color="auto"/>
            <w:left w:val="none" w:sz="0" w:space="0" w:color="auto"/>
            <w:bottom w:val="none" w:sz="0" w:space="0" w:color="auto"/>
            <w:right w:val="none" w:sz="0" w:space="0" w:color="auto"/>
          </w:divBdr>
        </w:div>
        <w:div w:id="1468157730">
          <w:marLeft w:val="0"/>
          <w:marRight w:val="0"/>
          <w:marTop w:val="0"/>
          <w:marBottom w:val="0"/>
          <w:divBdr>
            <w:top w:val="none" w:sz="0" w:space="0" w:color="auto"/>
            <w:left w:val="none" w:sz="0" w:space="0" w:color="auto"/>
            <w:bottom w:val="none" w:sz="0" w:space="0" w:color="auto"/>
            <w:right w:val="none" w:sz="0" w:space="0" w:color="auto"/>
          </w:divBdr>
        </w:div>
        <w:div w:id="1513030524">
          <w:marLeft w:val="0"/>
          <w:marRight w:val="0"/>
          <w:marTop w:val="0"/>
          <w:marBottom w:val="0"/>
          <w:divBdr>
            <w:top w:val="none" w:sz="0" w:space="0" w:color="auto"/>
            <w:left w:val="none" w:sz="0" w:space="0" w:color="auto"/>
            <w:bottom w:val="none" w:sz="0" w:space="0" w:color="auto"/>
            <w:right w:val="none" w:sz="0" w:space="0" w:color="auto"/>
          </w:divBdr>
        </w:div>
        <w:div w:id="1160921898">
          <w:marLeft w:val="0"/>
          <w:marRight w:val="0"/>
          <w:marTop w:val="0"/>
          <w:marBottom w:val="0"/>
          <w:divBdr>
            <w:top w:val="none" w:sz="0" w:space="0" w:color="auto"/>
            <w:left w:val="none" w:sz="0" w:space="0" w:color="auto"/>
            <w:bottom w:val="none" w:sz="0" w:space="0" w:color="auto"/>
            <w:right w:val="none" w:sz="0" w:space="0" w:color="auto"/>
          </w:divBdr>
        </w:div>
        <w:div w:id="1141263704">
          <w:marLeft w:val="0"/>
          <w:marRight w:val="0"/>
          <w:marTop w:val="0"/>
          <w:marBottom w:val="0"/>
          <w:divBdr>
            <w:top w:val="none" w:sz="0" w:space="0" w:color="auto"/>
            <w:left w:val="none" w:sz="0" w:space="0" w:color="auto"/>
            <w:bottom w:val="none" w:sz="0" w:space="0" w:color="auto"/>
            <w:right w:val="none" w:sz="0" w:space="0" w:color="auto"/>
          </w:divBdr>
        </w:div>
        <w:div w:id="1409500400">
          <w:marLeft w:val="0"/>
          <w:marRight w:val="0"/>
          <w:marTop w:val="0"/>
          <w:marBottom w:val="0"/>
          <w:divBdr>
            <w:top w:val="none" w:sz="0" w:space="0" w:color="auto"/>
            <w:left w:val="none" w:sz="0" w:space="0" w:color="auto"/>
            <w:bottom w:val="none" w:sz="0" w:space="0" w:color="auto"/>
            <w:right w:val="none" w:sz="0" w:space="0" w:color="auto"/>
          </w:divBdr>
        </w:div>
      </w:divsChild>
    </w:div>
    <w:div w:id="1063605747">
      <w:bodyDiv w:val="1"/>
      <w:marLeft w:val="0"/>
      <w:marRight w:val="0"/>
      <w:marTop w:val="0"/>
      <w:marBottom w:val="0"/>
      <w:divBdr>
        <w:top w:val="none" w:sz="0" w:space="0" w:color="auto"/>
        <w:left w:val="none" w:sz="0" w:space="0" w:color="auto"/>
        <w:bottom w:val="none" w:sz="0" w:space="0" w:color="auto"/>
        <w:right w:val="none" w:sz="0" w:space="0" w:color="auto"/>
      </w:divBdr>
    </w:div>
    <w:div w:id="1334793619">
      <w:bodyDiv w:val="1"/>
      <w:marLeft w:val="0"/>
      <w:marRight w:val="0"/>
      <w:marTop w:val="0"/>
      <w:marBottom w:val="0"/>
      <w:divBdr>
        <w:top w:val="none" w:sz="0" w:space="0" w:color="auto"/>
        <w:left w:val="none" w:sz="0" w:space="0" w:color="auto"/>
        <w:bottom w:val="none" w:sz="0" w:space="0" w:color="auto"/>
        <w:right w:val="none" w:sz="0" w:space="0" w:color="auto"/>
      </w:divBdr>
    </w:div>
    <w:div w:id="1374231208">
      <w:bodyDiv w:val="1"/>
      <w:marLeft w:val="0"/>
      <w:marRight w:val="0"/>
      <w:marTop w:val="0"/>
      <w:marBottom w:val="0"/>
      <w:divBdr>
        <w:top w:val="none" w:sz="0" w:space="0" w:color="auto"/>
        <w:left w:val="none" w:sz="0" w:space="0" w:color="auto"/>
        <w:bottom w:val="none" w:sz="0" w:space="0" w:color="auto"/>
        <w:right w:val="none" w:sz="0" w:space="0" w:color="auto"/>
      </w:divBdr>
    </w:div>
    <w:div w:id="1667443121">
      <w:bodyDiv w:val="1"/>
      <w:marLeft w:val="0"/>
      <w:marRight w:val="0"/>
      <w:marTop w:val="0"/>
      <w:marBottom w:val="0"/>
      <w:divBdr>
        <w:top w:val="none" w:sz="0" w:space="0" w:color="auto"/>
        <w:left w:val="none" w:sz="0" w:space="0" w:color="auto"/>
        <w:bottom w:val="none" w:sz="0" w:space="0" w:color="auto"/>
        <w:right w:val="none" w:sz="0" w:space="0" w:color="auto"/>
      </w:divBdr>
    </w:div>
    <w:div w:id="1791363002">
      <w:bodyDiv w:val="1"/>
      <w:marLeft w:val="0"/>
      <w:marRight w:val="0"/>
      <w:marTop w:val="0"/>
      <w:marBottom w:val="0"/>
      <w:divBdr>
        <w:top w:val="none" w:sz="0" w:space="0" w:color="auto"/>
        <w:left w:val="none" w:sz="0" w:space="0" w:color="auto"/>
        <w:bottom w:val="none" w:sz="0" w:space="0" w:color="auto"/>
        <w:right w:val="none" w:sz="0" w:space="0" w:color="auto"/>
      </w:divBdr>
    </w:div>
    <w:div w:id="1800028883">
      <w:bodyDiv w:val="1"/>
      <w:marLeft w:val="0"/>
      <w:marRight w:val="0"/>
      <w:marTop w:val="0"/>
      <w:marBottom w:val="0"/>
      <w:divBdr>
        <w:top w:val="none" w:sz="0" w:space="0" w:color="auto"/>
        <w:left w:val="none" w:sz="0" w:space="0" w:color="auto"/>
        <w:bottom w:val="none" w:sz="0" w:space="0" w:color="auto"/>
        <w:right w:val="none" w:sz="0" w:space="0" w:color="auto"/>
      </w:divBdr>
    </w:div>
    <w:div w:id="18501715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g"/><Relationship Id="rId53" Type="http://schemas.openxmlformats.org/officeDocument/2006/relationships/fontTable" Target="fontTable.xml"/><Relationship Id="rId5" Type="http://schemas.openxmlformats.org/officeDocument/2006/relationships/settings" Target="settings.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footer" Target="footer2.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header" Target="header2.xml"/><Relationship Id="rId3" Type="http://schemas.openxmlformats.org/officeDocument/2006/relationships/numbering" Target="numbering.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6.PNG"/><Relationship Id="rId46" Type="http://schemas.openxmlformats.org/officeDocument/2006/relationships/image" Target="media/image34.jpg"/><Relationship Id="rId20" Type="http://schemas.openxmlformats.org/officeDocument/2006/relationships/image" Target="media/image8.jpg"/><Relationship Id="rId41" Type="http://schemas.openxmlformats.org/officeDocument/2006/relationships/image" Target="media/image29.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8.jpeg"/><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76EEA810-4E61-4533-9254-8559B6BD66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2500</TotalTime>
  <Pages>38</Pages>
  <Words>6976</Words>
  <Characters>39764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hari prasath</cp:lastModifiedBy>
  <cp:revision>827</cp:revision>
  <cp:lastPrinted>2020-06-26T07:05:00Z</cp:lastPrinted>
  <dcterms:created xsi:type="dcterms:W3CDTF">2020-07-06T13:31:00Z</dcterms:created>
  <dcterms:modified xsi:type="dcterms:W3CDTF">2020-07-17T07:56:00Z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1033-11.1.0.8722</vt:lpwstr>
  </property>
</Properties>
</file>